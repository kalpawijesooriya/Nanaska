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8AC315" w14:textId="77777777" w:rsidR="00094C7A" w:rsidRDefault="00094C7A" w:rsidP="00EF6774">
      <w:pPr>
        <w:autoSpaceDE w:val="0"/>
        <w:autoSpaceDN w:val="0"/>
        <w:adjustRightInd w:val="0"/>
        <w:spacing w:after="0" w:line="240" w:lineRule="auto"/>
        <w:jc w:val="right"/>
        <w:rPr>
          <w:rFonts w:cstheme="minorHAnsi"/>
          <w:b/>
          <w:bCs/>
          <w:color w:val="000000"/>
          <w:sz w:val="96"/>
          <w:szCs w:val="96"/>
        </w:rPr>
      </w:pPr>
    </w:p>
    <w:p w14:paraId="616AC7EE" w14:textId="77777777"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User Requi</w:t>
      </w:r>
      <w:bookmarkStart w:id="0" w:name="_GoBack"/>
      <w:bookmarkEnd w:id="0"/>
      <w:del w:id="1" w:author="kalpa wijesooriya" w:date="2020-03-13T13:28:00Z">
        <w:r w:rsidRPr="00094C7A" w:rsidDel="00891873">
          <w:rPr>
            <w:rFonts w:cstheme="minorHAnsi"/>
            <w:b/>
            <w:bCs/>
            <w:color w:val="000000"/>
            <w:sz w:val="96"/>
            <w:szCs w:val="96"/>
          </w:rPr>
          <w:delText>r</w:delText>
        </w:r>
      </w:del>
      <w:del w:id="2" w:author="kalpa wijesooriya" w:date="2020-03-13T13:27:00Z">
        <w:r w:rsidRPr="00094C7A" w:rsidDel="00891873">
          <w:rPr>
            <w:rFonts w:cstheme="minorHAnsi"/>
            <w:b/>
            <w:bCs/>
            <w:color w:val="000000"/>
            <w:sz w:val="96"/>
            <w:szCs w:val="96"/>
          </w:rPr>
          <w:delText>ements</w:delText>
        </w:r>
      </w:del>
    </w:p>
    <w:p w14:paraId="5884E45B" w14:textId="77777777"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Specification</w:t>
      </w:r>
    </w:p>
    <w:p w14:paraId="7D394A4D" w14:textId="77777777"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r w:rsidRPr="00094C7A">
        <w:rPr>
          <w:rFonts w:cstheme="minorHAnsi"/>
          <w:b/>
          <w:bCs/>
          <w:i/>
          <w:iCs/>
          <w:color w:val="000000"/>
          <w:sz w:val="96"/>
          <w:szCs w:val="96"/>
        </w:rPr>
        <w:t>For</w:t>
      </w:r>
    </w:p>
    <w:p w14:paraId="19E4649C" w14:textId="77777777"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p>
    <w:p w14:paraId="69F4793B" w14:textId="77777777" w:rsidR="00EF6774" w:rsidRPr="00094C7A" w:rsidRDefault="004E4DFE" w:rsidP="00EF6774">
      <w:pPr>
        <w:autoSpaceDE w:val="0"/>
        <w:autoSpaceDN w:val="0"/>
        <w:adjustRightInd w:val="0"/>
        <w:spacing w:after="0" w:line="240" w:lineRule="auto"/>
        <w:jc w:val="right"/>
        <w:rPr>
          <w:rFonts w:cstheme="minorHAnsi"/>
          <w:b/>
          <w:bCs/>
          <w:i/>
          <w:iCs/>
          <w:color w:val="000000"/>
          <w:sz w:val="96"/>
          <w:szCs w:val="96"/>
        </w:rPr>
      </w:pPr>
      <w:del w:id="3" w:author="Ellipsis" w:date="2014-06-09T15:32:00Z">
        <w:r w:rsidDel="00507DE0">
          <w:rPr>
            <w:rFonts w:cstheme="minorHAnsi"/>
            <w:b/>
            <w:bCs/>
            <w:i/>
            <w:iCs/>
            <w:color w:val="000000"/>
            <w:sz w:val="96"/>
            <w:szCs w:val="96"/>
          </w:rPr>
          <w:delText>top</w:delText>
        </w:r>
        <w:r w:rsidR="00EF6774" w:rsidRPr="00094C7A" w:rsidDel="00507DE0">
          <w:rPr>
            <w:rFonts w:cstheme="minorHAnsi"/>
            <w:b/>
            <w:bCs/>
            <w:i/>
            <w:iCs/>
            <w:color w:val="000000"/>
            <w:sz w:val="96"/>
            <w:szCs w:val="96"/>
          </w:rPr>
          <w:delText>CIMA</w:delText>
        </w:r>
      </w:del>
      <w:ins w:id="4" w:author="Ellipsis" w:date="2014-06-09T15:32:00Z">
        <w:r w:rsidR="00507DE0">
          <w:rPr>
            <w:rFonts w:cstheme="minorHAnsi"/>
            <w:b/>
            <w:bCs/>
            <w:i/>
            <w:iCs/>
            <w:color w:val="000000"/>
            <w:sz w:val="96"/>
            <w:szCs w:val="96"/>
          </w:rPr>
          <w:t>LearnCIMA</w:t>
        </w:r>
      </w:ins>
      <w:r w:rsidR="00EF6774" w:rsidRPr="00094C7A">
        <w:rPr>
          <w:rFonts w:cstheme="minorHAnsi"/>
          <w:b/>
          <w:bCs/>
          <w:i/>
          <w:iCs/>
          <w:color w:val="000000"/>
          <w:sz w:val="96"/>
          <w:szCs w:val="96"/>
        </w:rPr>
        <w:tab/>
      </w:r>
    </w:p>
    <w:p w14:paraId="62DBADFD"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20AEAFC8"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689A6292" w14:textId="77777777" w:rsidR="00EF6774" w:rsidRDefault="00EF6774" w:rsidP="00EF6774">
      <w:pPr>
        <w:autoSpaceDE w:val="0"/>
        <w:autoSpaceDN w:val="0"/>
        <w:adjustRightInd w:val="0"/>
        <w:spacing w:after="0" w:line="240" w:lineRule="auto"/>
        <w:jc w:val="right"/>
        <w:rPr>
          <w:rFonts w:cstheme="minorHAnsi"/>
          <w:b/>
          <w:bCs/>
          <w:i/>
          <w:iCs/>
          <w:color w:val="000000"/>
          <w:sz w:val="24"/>
          <w:szCs w:val="24"/>
        </w:rPr>
      </w:pPr>
    </w:p>
    <w:p w14:paraId="05C46FDB"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5C03DEDA"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1B89372D"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7A1674FD"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4A92FE3A"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042FDBB4"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3B0C39B2"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5F0E2912" w14:textId="77777777" w:rsidR="00094C7A" w:rsidRDefault="00094C7A" w:rsidP="00EF6774">
      <w:pPr>
        <w:autoSpaceDE w:val="0"/>
        <w:autoSpaceDN w:val="0"/>
        <w:adjustRightInd w:val="0"/>
        <w:spacing w:after="0" w:line="240" w:lineRule="auto"/>
        <w:jc w:val="right"/>
        <w:rPr>
          <w:rFonts w:cstheme="minorHAnsi"/>
          <w:b/>
          <w:bCs/>
          <w:i/>
          <w:iCs/>
          <w:color w:val="000000"/>
          <w:sz w:val="24"/>
          <w:szCs w:val="24"/>
        </w:rPr>
      </w:pPr>
    </w:p>
    <w:p w14:paraId="3D4A755A" w14:textId="77777777" w:rsidR="00094C7A" w:rsidRPr="003C1166" w:rsidRDefault="00094C7A" w:rsidP="00EF6774">
      <w:pPr>
        <w:autoSpaceDE w:val="0"/>
        <w:autoSpaceDN w:val="0"/>
        <w:adjustRightInd w:val="0"/>
        <w:spacing w:after="0" w:line="240" w:lineRule="auto"/>
        <w:jc w:val="right"/>
        <w:rPr>
          <w:rFonts w:cstheme="minorHAnsi"/>
          <w:b/>
          <w:bCs/>
          <w:i/>
          <w:iCs/>
          <w:color w:val="000000"/>
          <w:sz w:val="24"/>
          <w:szCs w:val="24"/>
        </w:rPr>
      </w:pPr>
    </w:p>
    <w:p w14:paraId="6C84C10E" w14:textId="77777777"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14:paraId="3BEF1B3D" w14:textId="77777777" w:rsidR="00EF6774" w:rsidRPr="003C1166" w:rsidRDefault="002A7F6C" w:rsidP="00EF6774">
      <w:pPr>
        <w:autoSpaceDE w:val="0"/>
        <w:autoSpaceDN w:val="0"/>
        <w:adjustRightInd w:val="0"/>
        <w:spacing w:after="0" w:line="240" w:lineRule="auto"/>
        <w:jc w:val="right"/>
        <w:rPr>
          <w:rFonts w:cstheme="minorHAnsi"/>
          <w:color w:val="00000A"/>
          <w:sz w:val="24"/>
          <w:szCs w:val="24"/>
        </w:rPr>
      </w:pPr>
      <w:r>
        <w:rPr>
          <w:rFonts w:cstheme="minorHAnsi"/>
          <w:color w:val="00000A"/>
          <w:sz w:val="24"/>
          <w:szCs w:val="24"/>
        </w:rPr>
        <w:t>Version 1.1</w:t>
      </w:r>
    </w:p>
    <w:p w14:paraId="5EF4D564"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14:paraId="71AB3C2F"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 xml:space="preserve">Ellipsis </w:t>
      </w:r>
      <w:r w:rsidR="004E4DFE">
        <w:rPr>
          <w:rFonts w:cstheme="minorHAnsi"/>
          <w:color w:val="00000A"/>
          <w:sz w:val="24"/>
          <w:szCs w:val="24"/>
        </w:rPr>
        <w:t>(</w:t>
      </w:r>
      <w:r w:rsidRPr="003C1166">
        <w:rPr>
          <w:rFonts w:cstheme="minorHAnsi"/>
          <w:color w:val="00000A"/>
          <w:sz w:val="24"/>
          <w:szCs w:val="24"/>
        </w:rPr>
        <w:t>Private</w:t>
      </w:r>
      <w:r w:rsidR="004E4DFE">
        <w:rPr>
          <w:rFonts w:cstheme="minorHAnsi"/>
          <w:color w:val="00000A"/>
          <w:sz w:val="24"/>
          <w:szCs w:val="24"/>
        </w:rPr>
        <w:t>)</w:t>
      </w:r>
      <w:r w:rsidRPr="003C1166">
        <w:rPr>
          <w:rFonts w:cstheme="minorHAnsi"/>
          <w:color w:val="00000A"/>
          <w:sz w:val="24"/>
          <w:szCs w:val="24"/>
        </w:rPr>
        <w:t xml:space="preserve"> Limited</w:t>
      </w:r>
    </w:p>
    <w:p w14:paraId="5130D5A1" w14:textId="77777777"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14:paraId="59805362" w14:textId="77777777" w:rsidR="00EF6774" w:rsidRPr="003C1166" w:rsidRDefault="00BE588E" w:rsidP="00EF6774">
      <w:pPr>
        <w:autoSpaceDE w:val="0"/>
        <w:autoSpaceDN w:val="0"/>
        <w:adjustRightInd w:val="0"/>
        <w:spacing w:after="0" w:line="240" w:lineRule="auto"/>
        <w:jc w:val="right"/>
        <w:rPr>
          <w:rFonts w:cstheme="minorHAnsi"/>
          <w:sz w:val="24"/>
          <w:szCs w:val="24"/>
        </w:rPr>
      </w:pPr>
      <w:r>
        <w:rPr>
          <w:rFonts w:cstheme="minorHAnsi"/>
          <w:color w:val="00000A"/>
          <w:sz w:val="24"/>
          <w:szCs w:val="24"/>
        </w:rPr>
        <w:t>May 27</w:t>
      </w:r>
      <w:r w:rsidR="00EF6774" w:rsidRPr="003C1166">
        <w:rPr>
          <w:rFonts w:cstheme="minorHAnsi"/>
          <w:color w:val="00000A"/>
          <w:sz w:val="24"/>
          <w:szCs w:val="24"/>
        </w:rPr>
        <w:t>, 2014</w:t>
      </w:r>
    </w:p>
    <w:p w14:paraId="2B0BC4E6" w14:textId="77777777" w:rsidR="00DB3C70" w:rsidRPr="003C1166" w:rsidRDefault="00DB3C70">
      <w:pPr>
        <w:rPr>
          <w:rFonts w:cstheme="minorHAnsi"/>
          <w:sz w:val="24"/>
          <w:szCs w:val="24"/>
        </w:rPr>
      </w:pPr>
    </w:p>
    <w:sdt>
      <w:sdtPr>
        <w:rPr>
          <w:rFonts w:asciiTheme="minorHAnsi" w:eastAsiaTheme="minorEastAsia" w:hAnsiTheme="minorHAnsi" w:cstheme="minorBidi"/>
          <w:b w:val="0"/>
          <w:bCs w:val="0"/>
          <w:color w:val="auto"/>
          <w:sz w:val="22"/>
          <w:szCs w:val="22"/>
        </w:rPr>
        <w:id w:val="20852358"/>
        <w:docPartObj>
          <w:docPartGallery w:val="Table of Contents"/>
          <w:docPartUnique/>
        </w:docPartObj>
      </w:sdtPr>
      <w:sdtEndPr/>
      <w:sdtContent>
        <w:p w14:paraId="7D8D6D6A" w14:textId="77777777" w:rsidR="00C20CDC" w:rsidRDefault="00C20CDC">
          <w:pPr>
            <w:pStyle w:val="TOCHeading"/>
          </w:pPr>
          <w:r>
            <w:t>Contents</w:t>
          </w:r>
        </w:p>
        <w:p w14:paraId="35AB6EC0" w14:textId="77777777" w:rsidR="00393FD8" w:rsidRDefault="00286E7F">
          <w:pPr>
            <w:pStyle w:val="TOC1"/>
            <w:tabs>
              <w:tab w:val="right" w:leader="dot" w:pos="9350"/>
            </w:tabs>
            <w:rPr>
              <w:ins w:id="5" w:author="Ellipsis" w:date="2014-06-09T15:40:00Z"/>
              <w:rFonts w:eastAsiaTheme="minorEastAsia"/>
              <w:noProof/>
            </w:rPr>
          </w:pPr>
          <w:r>
            <w:fldChar w:fldCharType="begin"/>
          </w:r>
          <w:r w:rsidR="00C20CDC">
            <w:instrText xml:space="preserve"> TOC \o "1-3" \h \z \u </w:instrText>
          </w:r>
          <w:r>
            <w:fldChar w:fldCharType="separate"/>
          </w:r>
          <w:ins w:id="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"_Toc390091779"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1. Introduction</w:t>
            </w:r>
            <w:r w:rsidR="00393FD8">
              <w:rPr>
                <w:noProof/>
                <w:webHidden/>
              </w:rPr>
              <w:tab/>
            </w:r>
            <w:r>
              <w:rPr>
                <w:noProof/>
                <w:webHidden/>
              </w:rPr>
              <w:fldChar w:fldCharType="begin"/>
            </w:r>
            <w:r w:rsidR="00393FD8">
              <w:rPr>
                <w:noProof/>
                <w:webHidden/>
              </w:rPr>
              <w:instrText xml:space="preserve"> PAGEREF _Toc390091779 \h </w:instrText>
            </w:r>
          </w:ins>
          <w:r>
            <w:rPr>
              <w:noProof/>
              <w:webHidden/>
            </w:rPr>
          </w:r>
          <w:r>
            <w:rPr>
              <w:noProof/>
              <w:webHidden/>
            </w:rPr>
            <w:fldChar w:fldCharType="separate"/>
          </w:r>
          <w:ins w:id="7" w:author="Ellipsis" w:date="2014-06-09T15:43:00Z">
            <w:r w:rsidR="001B385E">
              <w:rPr>
                <w:noProof/>
                <w:webHidden/>
              </w:rPr>
              <w:t>18</w:t>
            </w:r>
          </w:ins>
          <w:ins w:id="8" w:author="Ellipsis" w:date="2014-06-09T15:40:00Z">
            <w:r>
              <w:rPr>
                <w:noProof/>
                <w:webHidden/>
              </w:rPr>
              <w:fldChar w:fldCharType="end"/>
            </w:r>
            <w:r w:rsidRPr="00ED008A">
              <w:rPr>
                <w:rStyle w:val="Hyperlink"/>
                <w:noProof/>
              </w:rPr>
              <w:fldChar w:fldCharType="end"/>
            </w:r>
          </w:ins>
        </w:p>
        <w:p w14:paraId="0CC47D51" w14:textId="77777777" w:rsidR="00393FD8" w:rsidRDefault="00286E7F">
          <w:pPr>
            <w:pStyle w:val="TOC2"/>
            <w:tabs>
              <w:tab w:val="right" w:leader="dot" w:pos="9350"/>
            </w:tabs>
            <w:rPr>
              <w:ins w:id="9" w:author="Ellipsis" w:date="2014-06-09T15:40:00Z"/>
              <w:rFonts w:eastAsiaTheme="minorEastAsia"/>
              <w:noProof/>
            </w:rPr>
          </w:pPr>
          <w:ins w:id="1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1.1 Purpose</w:t>
            </w:r>
            <w:r w:rsidR="00393FD8">
              <w:rPr>
                <w:noProof/>
                <w:webHidden/>
              </w:rPr>
              <w:tab/>
            </w:r>
            <w:r>
              <w:rPr>
                <w:noProof/>
                <w:webHidden/>
              </w:rPr>
              <w:fldChar w:fldCharType="begin"/>
            </w:r>
            <w:r w:rsidR="00393FD8">
              <w:rPr>
                <w:noProof/>
                <w:webHidden/>
              </w:rPr>
              <w:instrText xml:space="preserve"> PAGEREF _Toc390091780 \h </w:instrText>
            </w:r>
          </w:ins>
          <w:r>
            <w:rPr>
              <w:noProof/>
              <w:webHidden/>
            </w:rPr>
          </w:r>
          <w:r>
            <w:rPr>
              <w:noProof/>
              <w:webHidden/>
            </w:rPr>
            <w:fldChar w:fldCharType="separate"/>
          </w:r>
          <w:ins w:id="11" w:author="Ellipsis" w:date="2014-06-09T15:43:00Z">
            <w:r w:rsidR="001B385E">
              <w:rPr>
                <w:noProof/>
                <w:webHidden/>
              </w:rPr>
              <w:t>18</w:t>
            </w:r>
          </w:ins>
          <w:ins w:id="12" w:author="Ellipsis" w:date="2014-06-09T15:40:00Z">
            <w:r>
              <w:rPr>
                <w:noProof/>
                <w:webHidden/>
              </w:rPr>
              <w:fldChar w:fldCharType="end"/>
            </w:r>
            <w:r w:rsidRPr="00ED008A">
              <w:rPr>
                <w:rStyle w:val="Hyperlink"/>
                <w:noProof/>
              </w:rPr>
              <w:fldChar w:fldCharType="end"/>
            </w:r>
          </w:ins>
        </w:p>
        <w:p w14:paraId="69083D6D" w14:textId="77777777" w:rsidR="00393FD8" w:rsidRDefault="00286E7F">
          <w:pPr>
            <w:pStyle w:val="TOC2"/>
            <w:tabs>
              <w:tab w:val="right" w:leader="dot" w:pos="9350"/>
            </w:tabs>
            <w:rPr>
              <w:ins w:id="13" w:author="Ellipsis" w:date="2014-06-09T15:40:00Z"/>
              <w:rFonts w:eastAsiaTheme="minorEastAsia"/>
              <w:noProof/>
            </w:rPr>
          </w:pPr>
          <w:ins w:id="1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1.2 Intended Audience and Reading Suggestions</w:t>
            </w:r>
            <w:r w:rsidR="00393FD8">
              <w:rPr>
                <w:noProof/>
                <w:webHidden/>
              </w:rPr>
              <w:tab/>
            </w:r>
            <w:r>
              <w:rPr>
                <w:noProof/>
                <w:webHidden/>
              </w:rPr>
              <w:fldChar w:fldCharType="begin"/>
            </w:r>
            <w:r w:rsidR="00393FD8">
              <w:rPr>
                <w:noProof/>
                <w:webHidden/>
              </w:rPr>
              <w:instrText xml:space="preserve"> PAGEREF _Toc390091781 \h </w:instrText>
            </w:r>
          </w:ins>
          <w:r>
            <w:rPr>
              <w:noProof/>
              <w:webHidden/>
            </w:rPr>
          </w:r>
          <w:r>
            <w:rPr>
              <w:noProof/>
              <w:webHidden/>
            </w:rPr>
            <w:fldChar w:fldCharType="separate"/>
          </w:r>
          <w:ins w:id="15" w:author="Ellipsis" w:date="2014-06-09T15:43:00Z">
            <w:r w:rsidR="001B385E">
              <w:rPr>
                <w:noProof/>
                <w:webHidden/>
              </w:rPr>
              <w:t>18</w:t>
            </w:r>
          </w:ins>
          <w:ins w:id="16" w:author="Ellipsis" w:date="2014-06-09T15:40:00Z">
            <w:r>
              <w:rPr>
                <w:noProof/>
                <w:webHidden/>
              </w:rPr>
              <w:fldChar w:fldCharType="end"/>
            </w:r>
            <w:r w:rsidRPr="00ED008A">
              <w:rPr>
                <w:rStyle w:val="Hyperlink"/>
                <w:noProof/>
              </w:rPr>
              <w:fldChar w:fldCharType="end"/>
            </w:r>
          </w:ins>
        </w:p>
        <w:p w14:paraId="7C2976DB" w14:textId="77777777" w:rsidR="00393FD8" w:rsidRDefault="00286E7F">
          <w:pPr>
            <w:pStyle w:val="TOC2"/>
            <w:tabs>
              <w:tab w:val="right" w:leader="dot" w:pos="9350"/>
            </w:tabs>
            <w:rPr>
              <w:ins w:id="17" w:author="Ellipsis" w:date="2014-06-09T15:40:00Z"/>
              <w:rFonts w:eastAsiaTheme="minorEastAsia"/>
              <w:noProof/>
            </w:rPr>
          </w:pPr>
          <w:ins w:id="1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1.3 Project Scope</w:t>
            </w:r>
            <w:r w:rsidR="00393FD8">
              <w:rPr>
                <w:noProof/>
                <w:webHidden/>
              </w:rPr>
              <w:tab/>
            </w:r>
            <w:r>
              <w:rPr>
                <w:noProof/>
                <w:webHidden/>
              </w:rPr>
              <w:fldChar w:fldCharType="begin"/>
            </w:r>
            <w:r w:rsidR="00393FD8">
              <w:rPr>
                <w:noProof/>
                <w:webHidden/>
              </w:rPr>
              <w:instrText xml:space="preserve"> PAGEREF _Toc390091782 \h </w:instrText>
            </w:r>
          </w:ins>
          <w:r>
            <w:rPr>
              <w:noProof/>
              <w:webHidden/>
            </w:rPr>
          </w:r>
          <w:r>
            <w:rPr>
              <w:noProof/>
              <w:webHidden/>
            </w:rPr>
            <w:fldChar w:fldCharType="separate"/>
          </w:r>
          <w:ins w:id="19" w:author="Ellipsis" w:date="2014-06-09T15:43:00Z">
            <w:r w:rsidR="001B385E">
              <w:rPr>
                <w:noProof/>
                <w:webHidden/>
              </w:rPr>
              <w:t>18</w:t>
            </w:r>
          </w:ins>
          <w:ins w:id="20" w:author="Ellipsis" w:date="2014-06-09T15:40:00Z">
            <w:r>
              <w:rPr>
                <w:noProof/>
                <w:webHidden/>
              </w:rPr>
              <w:fldChar w:fldCharType="end"/>
            </w:r>
            <w:r w:rsidRPr="00ED008A">
              <w:rPr>
                <w:rStyle w:val="Hyperlink"/>
                <w:noProof/>
              </w:rPr>
              <w:fldChar w:fldCharType="end"/>
            </w:r>
          </w:ins>
        </w:p>
        <w:p w14:paraId="5DC19DDA" w14:textId="77777777" w:rsidR="00393FD8" w:rsidRDefault="00286E7F">
          <w:pPr>
            <w:pStyle w:val="TOC1"/>
            <w:tabs>
              <w:tab w:val="right" w:leader="dot" w:pos="9350"/>
            </w:tabs>
            <w:rPr>
              <w:ins w:id="21" w:author="Ellipsis" w:date="2014-06-09T15:40:00Z"/>
              <w:rFonts w:eastAsiaTheme="minorEastAsia"/>
              <w:noProof/>
            </w:rPr>
          </w:pPr>
          <w:ins w:id="2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2. Overall Description</w:t>
            </w:r>
            <w:r w:rsidR="00393FD8">
              <w:rPr>
                <w:noProof/>
                <w:webHidden/>
              </w:rPr>
              <w:tab/>
            </w:r>
            <w:r>
              <w:rPr>
                <w:noProof/>
                <w:webHidden/>
              </w:rPr>
              <w:fldChar w:fldCharType="begin"/>
            </w:r>
            <w:r w:rsidR="00393FD8">
              <w:rPr>
                <w:noProof/>
                <w:webHidden/>
              </w:rPr>
              <w:instrText xml:space="preserve"> PAGEREF _Toc390091783 \h </w:instrText>
            </w:r>
          </w:ins>
          <w:r>
            <w:rPr>
              <w:noProof/>
              <w:webHidden/>
            </w:rPr>
          </w:r>
          <w:r>
            <w:rPr>
              <w:noProof/>
              <w:webHidden/>
            </w:rPr>
            <w:fldChar w:fldCharType="separate"/>
          </w:r>
          <w:ins w:id="23" w:author="Ellipsis" w:date="2014-06-09T15:43:00Z">
            <w:r w:rsidR="001B385E">
              <w:rPr>
                <w:noProof/>
                <w:webHidden/>
              </w:rPr>
              <w:t>19</w:t>
            </w:r>
          </w:ins>
          <w:ins w:id="24" w:author="Ellipsis" w:date="2014-06-09T15:40:00Z">
            <w:r>
              <w:rPr>
                <w:noProof/>
                <w:webHidden/>
              </w:rPr>
              <w:fldChar w:fldCharType="end"/>
            </w:r>
            <w:r w:rsidRPr="00ED008A">
              <w:rPr>
                <w:rStyle w:val="Hyperlink"/>
                <w:noProof/>
              </w:rPr>
              <w:fldChar w:fldCharType="end"/>
            </w:r>
          </w:ins>
        </w:p>
        <w:p w14:paraId="67D19C6B" w14:textId="77777777" w:rsidR="00393FD8" w:rsidRDefault="00286E7F">
          <w:pPr>
            <w:pStyle w:val="TOC2"/>
            <w:tabs>
              <w:tab w:val="right" w:leader="dot" w:pos="9350"/>
            </w:tabs>
            <w:rPr>
              <w:ins w:id="25" w:author="Ellipsis" w:date="2014-06-09T15:40:00Z"/>
              <w:rFonts w:eastAsiaTheme="minorEastAsia"/>
              <w:noProof/>
            </w:rPr>
          </w:pPr>
          <w:ins w:id="2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2.1 Product Perspective</w:t>
            </w:r>
            <w:r w:rsidR="00393FD8">
              <w:rPr>
                <w:noProof/>
                <w:webHidden/>
              </w:rPr>
              <w:tab/>
            </w:r>
            <w:r>
              <w:rPr>
                <w:noProof/>
                <w:webHidden/>
              </w:rPr>
              <w:fldChar w:fldCharType="begin"/>
            </w:r>
            <w:r w:rsidR="00393FD8">
              <w:rPr>
                <w:noProof/>
                <w:webHidden/>
              </w:rPr>
              <w:instrText xml:space="preserve"> PAGEREF _Toc390091784 \h </w:instrText>
            </w:r>
          </w:ins>
          <w:r>
            <w:rPr>
              <w:noProof/>
              <w:webHidden/>
            </w:rPr>
          </w:r>
          <w:r>
            <w:rPr>
              <w:noProof/>
              <w:webHidden/>
            </w:rPr>
            <w:fldChar w:fldCharType="separate"/>
          </w:r>
          <w:ins w:id="27" w:author="Ellipsis" w:date="2014-06-09T15:43:00Z">
            <w:r w:rsidR="001B385E">
              <w:rPr>
                <w:noProof/>
                <w:webHidden/>
              </w:rPr>
              <w:t>19</w:t>
            </w:r>
          </w:ins>
          <w:ins w:id="28" w:author="Ellipsis" w:date="2014-06-09T15:40:00Z">
            <w:r>
              <w:rPr>
                <w:noProof/>
                <w:webHidden/>
              </w:rPr>
              <w:fldChar w:fldCharType="end"/>
            </w:r>
            <w:r w:rsidRPr="00ED008A">
              <w:rPr>
                <w:rStyle w:val="Hyperlink"/>
                <w:noProof/>
              </w:rPr>
              <w:fldChar w:fldCharType="end"/>
            </w:r>
          </w:ins>
        </w:p>
        <w:p w14:paraId="6F6AA81C" w14:textId="77777777" w:rsidR="00393FD8" w:rsidRDefault="00286E7F">
          <w:pPr>
            <w:pStyle w:val="TOC2"/>
            <w:tabs>
              <w:tab w:val="right" w:leader="dot" w:pos="9350"/>
            </w:tabs>
            <w:rPr>
              <w:ins w:id="29" w:author="Ellipsis" w:date="2014-06-09T15:40:00Z"/>
              <w:rFonts w:eastAsiaTheme="minorEastAsia"/>
              <w:noProof/>
            </w:rPr>
          </w:pPr>
          <w:ins w:id="3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2.2 Product Features</w:t>
            </w:r>
            <w:r w:rsidR="00393FD8">
              <w:rPr>
                <w:noProof/>
                <w:webHidden/>
              </w:rPr>
              <w:tab/>
            </w:r>
            <w:r>
              <w:rPr>
                <w:noProof/>
                <w:webHidden/>
              </w:rPr>
              <w:fldChar w:fldCharType="begin"/>
            </w:r>
            <w:r w:rsidR="00393FD8">
              <w:rPr>
                <w:noProof/>
                <w:webHidden/>
              </w:rPr>
              <w:instrText xml:space="preserve"> PAGEREF _Toc390091785 \h </w:instrText>
            </w:r>
          </w:ins>
          <w:r>
            <w:rPr>
              <w:noProof/>
              <w:webHidden/>
            </w:rPr>
          </w:r>
          <w:r>
            <w:rPr>
              <w:noProof/>
              <w:webHidden/>
            </w:rPr>
            <w:fldChar w:fldCharType="separate"/>
          </w:r>
          <w:ins w:id="31" w:author="Ellipsis" w:date="2014-06-09T15:43:00Z">
            <w:r w:rsidR="001B385E">
              <w:rPr>
                <w:noProof/>
                <w:webHidden/>
              </w:rPr>
              <w:t>19</w:t>
            </w:r>
          </w:ins>
          <w:ins w:id="32" w:author="Ellipsis" w:date="2014-06-09T15:40:00Z">
            <w:r>
              <w:rPr>
                <w:noProof/>
                <w:webHidden/>
              </w:rPr>
              <w:fldChar w:fldCharType="end"/>
            </w:r>
            <w:r w:rsidRPr="00ED008A">
              <w:rPr>
                <w:rStyle w:val="Hyperlink"/>
                <w:noProof/>
              </w:rPr>
              <w:fldChar w:fldCharType="end"/>
            </w:r>
          </w:ins>
        </w:p>
        <w:p w14:paraId="69C021F2" w14:textId="77777777" w:rsidR="00393FD8" w:rsidRDefault="00286E7F">
          <w:pPr>
            <w:pStyle w:val="TOC3"/>
            <w:tabs>
              <w:tab w:val="right" w:leader="dot" w:pos="9350"/>
            </w:tabs>
            <w:rPr>
              <w:ins w:id="33" w:author="Ellipsis" w:date="2014-06-09T15:40:00Z"/>
              <w:rFonts w:eastAsiaTheme="minorEastAsia"/>
              <w:noProof/>
            </w:rPr>
          </w:pPr>
          <w:ins w:id="3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2.2.1 Core Features</w:t>
            </w:r>
            <w:r w:rsidR="00393FD8">
              <w:rPr>
                <w:noProof/>
                <w:webHidden/>
              </w:rPr>
              <w:tab/>
            </w:r>
            <w:r>
              <w:rPr>
                <w:noProof/>
                <w:webHidden/>
              </w:rPr>
              <w:fldChar w:fldCharType="begin"/>
            </w:r>
            <w:r w:rsidR="00393FD8">
              <w:rPr>
                <w:noProof/>
                <w:webHidden/>
              </w:rPr>
              <w:instrText xml:space="preserve"> PAGEREF _Toc390091786 \h </w:instrText>
            </w:r>
          </w:ins>
          <w:r>
            <w:rPr>
              <w:noProof/>
              <w:webHidden/>
            </w:rPr>
          </w:r>
          <w:r>
            <w:rPr>
              <w:noProof/>
              <w:webHidden/>
            </w:rPr>
            <w:fldChar w:fldCharType="separate"/>
          </w:r>
          <w:ins w:id="35" w:author="Ellipsis" w:date="2014-06-09T15:43:00Z">
            <w:r w:rsidR="001B385E">
              <w:rPr>
                <w:noProof/>
                <w:webHidden/>
              </w:rPr>
              <w:t>19</w:t>
            </w:r>
          </w:ins>
          <w:ins w:id="36" w:author="Ellipsis" w:date="2014-06-09T15:40:00Z">
            <w:r>
              <w:rPr>
                <w:noProof/>
                <w:webHidden/>
              </w:rPr>
              <w:fldChar w:fldCharType="end"/>
            </w:r>
            <w:r w:rsidRPr="00ED008A">
              <w:rPr>
                <w:rStyle w:val="Hyperlink"/>
                <w:noProof/>
              </w:rPr>
              <w:fldChar w:fldCharType="end"/>
            </w:r>
          </w:ins>
        </w:p>
        <w:p w14:paraId="0AE330C9" w14:textId="77777777" w:rsidR="00393FD8" w:rsidRDefault="00286E7F">
          <w:pPr>
            <w:pStyle w:val="TOC1"/>
            <w:tabs>
              <w:tab w:val="right" w:leader="dot" w:pos="9350"/>
            </w:tabs>
            <w:rPr>
              <w:ins w:id="37" w:author="Ellipsis" w:date="2014-06-09T15:40:00Z"/>
              <w:rFonts w:eastAsiaTheme="minorEastAsia"/>
              <w:noProof/>
            </w:rPr>
          </w:pPr>
          <w:ins w:id="3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 System Features and User Stories</w:t>
            </w:r>
            <w:r w:rsidR="00393FD8">
              <w:rPr>
                <w:noProof/>
                <w:webHidden/>
              </w:rPr>
              <w:tab/>
            </w:r>
            <w:r>
              <w:rPr>
                <w:noProof/>
                <w:webHidden/>
              </w:rPr>
              <w:fldChar w:fldCharType="begin"/>
            </w:r>
            <w:r w:rsidR="00393FD8">
              <w:rPr>
                <w:noProof/>
                <w:webHidden/>
              </w:rPr>
              <w:instrText xml:space="preserve"> PAGEREF _Toc390091787 \h </w:instrText>
            </w:r>
          </w:ins>
          <w:r>
            <w:rPr>
              <w:noProof/>
              <w:webHidden/>
            </w:rPr>
          </w:r>
          <w:r>
            <w:rPr>
              <w:noProof/>
              <w:webHidden/>
            </w:rPr>
            <w:fldChar w:fldCharType="separate"/>
          </w:r>
          <w:ins w:id="39" w:author="Ellipsis" w:date="2014-06-09T15:43:00Z">
            <w:r w:rsidR="001B385E">
              <w:rPr>
                <w:noProof/>
                <w:webHidden/>
              </w:rPr>
              <w:t>23</w:t>
            </w:r>
          </w:ins>
          <w:ins w:id="40" w:author="Ellipsis" w:date="2014-06-09T15:40:00Z">
            <w:r>
              <w:rPr>
                <w:noProof/>
                <w:webHidden/>
              </w:rPr>
              <w:fldChar w:fldCharType="end"/>
            </w:r>
            <w:r w:rsidRPr="00ED008A">
              <w:rPr>
                <w:rStyle w:val="Hyperlink"/>
                <w:noProof/>
              </w:rPr>
              <w:fldChar w:fldCharType="end"/>
            </w:r>
          </w:ins>
        </w:p>
        <w:p w14:paraId="48D349C3" w14:textId="77777777" w:rsidR="00393FD8" w:rsidRDefault="00286E7F">
          <w:pPr>
            <w:pStyle w:val="TOC2"/>
            <w:tabs>
              <w:tab w:val="right" w:leader="dot" w:pos="9350"/>
            </w:tabs>
            <w:rPr>
              <w:ins w:id="41" w:author="Ellipsis" w:date="2014-06-09T15:40:00Z"/>
              <w:rFonts w:eastAsiaTheme="minorEastAsia"/>
              <w:noProof/>
            </w:rPr>
          </w:pPr>
          <w:ins w:id="4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 Application Management</w:t>
            </w:r>
            <w:r w:rsidR="00393FD8">
              <w:rPr>
                <w:noProof/>
                <w:webHidden/>
              </w:rPr>
              <w:tab/>
            </w:r>
            <w:r>
              <w:rPr>
                <w:noProof/>
                <w:webHidden/>
              </w:rPr>
              <w:fldChar w:fldCharType="begin"/>
            </w:r>
            <w:r w:rsidR="00393FD8">
              <w:rPr>
                <w:noProof/>
                <w:webHidden/>
              </w:rPr>
              <w:instrText xml:space="preserve"> PAGEREF _Toc390091788 \h </w:instrText>
            </w:r>
          </w:ins>
          <w:r>
            <w:rPr>
              <w:noProof/>
              <w:webHidden/>
            </w:rPr>
          </w:r>
          <w:r>
            <w:rPr>
              <w:noProof/>
              <w:webHidden/>
            </w:rPr>
            <w:fldChar w:fldCharType="separate"/>
          </w:r>
          <w:ins w:id="43" w:author="Ellipsis" w:date="2014-06-09T15:43:00Z">
            <w:r w:rsidR="001B385E">
              <w:rPr>
                <w:noProof/>
                <w:webHidden/>
              </w:rPr>
              <w:t>23</w:t>
            </w:r>
          </w:ins>
          <w:ins w:id="44" w:author="Ellipsis" w:date="2014-06-09T15:40:00Z">
            <w:r>
              <w:rPr>
                <w:noProof/>
                <w:webHidden/>
              </w:rPr>
              <w:fldChar w:fldCharType="end"/>
            </w:r>
            <w:r w:rsidRPr="00ED008A">
              <w:rPr>
                <w:rStyle w:val="Hyperlink"/>
                <w:noProof/>
              </w:rPr>
              <w:fldChar w:fldCharType="end"/>
            </w:r>
          </w:ins>
        </w:p>
        <w:p w14:paraId="6CC1A743" w14:textId="77777777" w:rsidR="00393FD8" w:rsidRDefault="00286E7F">
          <w:pPr>
            <w:pStyle w:val="TOC3"/>
            <w:tabs>
              <w:tab w:val="right" w:leader="dot" w:pos="9350"/>
            </w:tabs>
            <w:rPr>
              <w:ins w:id="45" w:author="Ellipsis" w:date="2014-06-09T15:40:00Z"/>
              <w:rFonts w:eastAsiaTheme="minorEastAsia"/>
              <w:noProof/>
            </w:rPr>
          </w:pPr>
          <w:ins w:id="4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"_Toc390091789"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 User Login</w:t>
            </w:r>
            <w:r w:rsidR="00393FD8">
              <w:rPr>
                <w:noProof/>
                <w:webHidden/>
              </w:rPr>
              <w:tab/>
            </w:r>
            <w:r>
              <w:rPr>
                <w:noProof/>
                <w:webHidden/>
              </w:rPr>
              <w:fldChar w:fldCharType="begin"/>
            </w:r>
            <w:r w:rsidR="00393FD8">
              <w:rPr>
                <w:noProof/>
                <w:webHidden/>
              </w:rPr>
              <w:instrText xml:space="preserve"> PAGEREF _Toc390091789 \h </w:instrText>
            </w:r>
          </w:ins>
          <w:r>
            <w:rPr>
              <w:noProof/>
              <w:webHidden/>
            </w:rPr>
          </w:r>
          <w:r>
            <w:rPr>
              <w:noProof/>
              <w:webHidden/>
            </w:rPr>
            <w:fldChar w:fldCharType="separate"/>
          </w:r>
          <w:ins w:id="47" w:author="Ellipsis" w:date="2014-06-09T15:43:00Z">
            <w:r w:rsidR="001B385E">
              <w:rPr>
                <w:noProof/>
                <w:webHidden/>
              </w:rPr>
              <w:t>23</w:t>
            </w:r>
          </w:ins>
          <w:ins w:id="48" w:author="Ellipsis" w:date="2014-06-09T15:40:00Z">
            <w:r>
              <w:rPr>
                <w:noProof/>
                <w:webHidden/>
              </w:rPr>
              <w:fldChar w:fldCharType="end"/>
            </w:r>
            <w:r w:rsidRPr="00ED008A">
              <w:rPr>
                <w:rStyle w:val="Hyperlink"/>
                <w:noProof/>
              </w:rPr>
              <w:fldChar w:fldCharType="end"/>
            </w:r>
          </w:ins>
        </w:p>
        <w:p w14:paraId="5C3AA4FB" w14:textId="77777777" w:rsidR="00393FD8" w:rsidRDefault="00286E7F">
          <w:pPr>
            <w:pStyle w:val="TOC3"/>
            <w:tabs>
              <w:tab w:val="right" w:leader="dot" w:pos="9350"/>
            </w:tabs>
            <w:rPr>
              <w:ins w:id="49" w:author="Ellipsis" w:date="2014-06-09T15:40:00Z"/>
              <w:rFonts w:eastAsiaTheme="minorEastAsia"/>
              <w:noProof/>
            </w:rPr>
          </w:pPr>
          <w:ins w:id="5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3.1.2 Forgot Password</w:t>
            </w:r>
            <w:r w:rsidR="00393FD8">
              <w:rPr>
                <w:noProof/>
                <w:webHidden/>
              </w:rPr>
              <w:tab/>
            </w:r>
            <w:r>
              <w:rPr>
                <w:noProof/>
                <w:webHidden/>
              </w:rPr>
              <w:fldChar w:fldCharType="begin"/>
            </w:r>
            <w:r w:rsidR="00393FD8">
              <w:rPr>
                <w:noProof/>
                <w:webHidden/>
              </w:rPr>
              <w:instrText xml:space="preserve"> PAGEREF _Toc390091790 \h </w:instrText>
            </w:r>
          </w:ins>
          <w:r>
            <w:rPr>
              <w:noProof/>
              <w:webHidden/>
            </w:rPr>
          </w:r>
          <w:r>
            <w:rPr>
              <w:noProof/>
              <w:webHidden/>
            </w:rPr>
            <w:fldChar w:fldCharType="separate"/>
          </w:r>
          <w:ins w:id="51" w:author="Ellipsis" w:date="2014-06-09T15:43:00Z">
            <w:r w:rsidR="001B385E">
              <w:rPr>
                <w:noProof/>
                <w:webHidden/>
              </w:rPr>
              <w:t>25</w:t>
            </w:r>
          </w:ins>
          <w:ins w:id="52" w:author="Ellipsis" w:date="2014-06-09T15:40:00Z">
            <w:r>
              <w:rPr>
                <w:noProof/>
                <w:webHidden/>
              </w:rPr>
              <w:fldChar w:fldCharType="end"/>
            </w:r>
            <w:r w:rsidRPr="00ED008A">
              <w:rPr>
                <w:rStyle w:val="Hyperlink"/>
                <w:noProof/>
              </w:rPr>
              <w:fldChar w:fldCharType="end"/>
            </w:r>
          </w:ins>
        </w:p>
        <w:p w14:paraId="50D823E6" w14:textId="77777777" w:rsidR="00393FD8" w:rsidRDefault="00286E7F">
          <w:pPr>
            <w:pStyle w:val="TOC3"/>
            <w:tabs>
              <w:tab w:val="right" w:leader="dot" w:pos="9350"/>
            </w:tabs>
            <w:rPr>
              <w:ins w:id="53" w:author="Ellipsis" w:date="2014-06-09T15:40:00Z"/>
              <w:rFonts w:eastAsiaTheme="minorEastAsia"/>
              <w:noProof/>
            </w:rPr>
          </w:pPr>
          <w:ins w:id="5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3.1.3 Student Registration</w:t>
            </w:r>
            <w:r w:rsidR="00393FD8">
              <w:rPr>
                <w:noProof/>
                <w:webHidden/>
              </w:rPr>
              <w:tab/>
            </w:r>
            <w:r>
              <w:rPr>
                <w:noProof/>
                <w:webHidden/>
              </w:rPr>
              <w:fldChar w:fldCharType="begin"/>
            </w:r>
            <w:r w:rsidR="00393FD8">
              <w:rPr>
                <w:noProof/>
                <w:webHidden/>
              </w:rPr>
              <w:instrText xml:space="preserve"> PAGEREF _Toc390091791 \h </w:instrText>
            </w:r>
          </w:ins>
          <w:r>
            <w:rPr>
              <w:noProof/>
              <w:webHidden/>
            </w:rPr>
          </w:r>
          <w:r>
            <w:rPr>
              <w:noProof/>
              <w:webHidden/>
            </w:rPr>
            <w:fldChar w:fldCharType="separate"/>
          </w:r>
          <w:ins w:id="55" w:author="Ellipsis" w:date="2014-06-09T15:43:00Z">
            <w:r w:rsidR="001B385E">
              <w:rPr>
                <w:noProof/>
                <w:webHidden/>
              </w:rPr>
              <w:t>27</w:t>
            </w:r>
          </w:ins>
          <w:ins w:id="56" w:author="Ellipsis" w:date="2014-06-09T15:40:00Z">
            <w:r>
              <w:rPr>
                <w:noProof/>
                <w:webHidden/>
              </w:rPr>
              <w:fldChar w:fldCharType="end"/>
            </w:r>
            <w:r w:rsidRPr="00ED008A">
              <w:rPr>
                <w:rStyle w:val="Hyperlink"/>
                <w:noProof/>
              </w:rPr>
              <w:fldChar w:fldCharType="end"/>
            </w:r>
          </w:ins>
        </w:p>
        <w:p w14:paraId="0EE60BEB" w14:textId="77777777" w:rsidR="00393FD8" w:rsidRDefault="00286E7F">
          <w:pPr>
            <w:pStyle w:val="TOC3"/>
            <w:tabs>
              <w:tab w:val="right" w:leader="dot" w:pos="9350"/>
            </w:tabs>
            <w:rPr>
              <w:ins w:id="57" w:author="Ellipsis" w:date="2014-06-09T15:40:00Z"/>
              <w:rFonts w:eastAsiaTheme="minorEastAsia"/>
              <w:noProof/>
            </w:rPr>
          </w:pPr>
          <w:ins w:id="5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3.1.4 Save Password</w:t>
            </w:r>
            <w:r w:rsidR="00393FD8">
              <w:rPr>
                <w:noProof/>
                <w:webHidden/>
              </w:rPr>
              <w:tab/>
            </w:r>
            <w:r>
              <w:rPr>
                <w:noProof/>
                <w:webHidden/>
              </w:rPr>
              <w:fldChar w:fldCharType="begin"/>
            </w:r>
            <w:r w:rsidR="00393FD8">
              <w:rPr>
                <w:noProof/>
                <w:webHidden/>
              </w:rPr>
              <w:instrText xml:space="preserve"> PAGEREF _Toc390091792 \h </w:instrText>
            </w:r>
          </w:ins>
          <w:r>
            <w:rPr>
              <w:noProof/>
              <w:webHidden/>
            </w:rPr>
          </w:r>
          <w:r>
            <w:rPr>
              <w:noProof/>
              <w:webHidden/>
            </w:rPr>
            <w:fldChar w:fldCharType="separate"/>
          </w:r>
          <w:ins w:id="59" w:author="Ellipsis" w:date="2014-06-09T15:43:00Z">
            <w:r w:rsidR="001B385E">
              <w:rPr>
                <w:noProof/>
                <w:webHidden/>
              </w:rPr>
              <w:t>30</w:t>
            </w:r>
          </w:ins>
          <w:ins w:id="60" w:author="Ellipsis" w:date="2014-06-09T15:40:00Z">
            <w:r>
              <w:rPr>
                <w:noProof/>
                <w:webHidden/>
              </w:rPr>
              <w:fldChar w:fldCharType="end"/>
            </w:r>
            <w:r w:rsidRPr="00ED008A">
              <w:rPr>
                <w:rStyle w:val="Hyperlink"/>
                <w:noProof/>
              </w:rPr>
              <w:fldChar w:fldCharType="end"/>
            </w:r>
          </w:ins>
        </w:p>
        <w:p w14:paraId="2A63F649" w14:textId="77777777" w:rsidR="00393FD8" w:rsidRDefault="00286E7F">
          <w:pPr>
            <w:pStyle w:val="TOC2"/>
            <w:tabs>
              <w:tab w:val="right" w:leader="dot" w:pos="9350"/>
            </w:tabs>
            <w:rPr>
              <w:ins w:id="61" w:author="Ellipsis" w:date="2014-06-09T15:40:00Z"/>
              <w:rFonts w:eastAsiaTheme="minorEastAsia"/>
              <w:noProof/>
            </w:rPr>
          </w:pPr>
          <w:ins w:id="6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3.2 Application Help</w:t>
            </w:r>
            <w:r w:rsidR="00393FD8">
              <w:rPr>
                <w:noProof/>
                <w:webHidden/>
              </w:rPr>
              <w:tab/>
            </w:r>
            <w:r>
              <w:rPr>
                <w:noProof/>
                <w:webHidden/>
              </w:rPr>
              <w:fldChar w:fldCharType="begin"/>
            </w:r>
            <w:r w:rsidR="00393FD8">
              <w:rPr>
                <w:noProof/>
                <w:webHidden/>
              </w:rPr>
              <w:instrText xml:space="preserve"> PAGEREF _Toc390091793 \h </w:instrText>
            </w:r>
          </w:ins>
          <w:r>
            <w:rPr>
              <w:noProof/>
              <w:webHidden/>
            </w:rPr>
          </w:r>
          <w:r>
            <w:rPr>
              <w:noProof/>
              <w:webHidden/>
            </w:rPr>
            <w:fldChar w:fldCharType="separate"/>
          </w:r>
          <w:ins w:id="63" w:author="Ellipsis" w:date="2014-06-09T15:43:00Z">
            <w:r w:rsidR="001B385E">
              <w:rPr>
                <w:noProof/>
                <w:webHidden/>
              </w:rPr>
              <w:t>32</w:t>
            </w:r>
          </w:ins>
          <w:ins w:id="64" w:author="Ellipsis" w:date="2014-06-09T15:40:00Z">
            <w:r>
              <w:rPr>
                <w:noProof/>
                <w:webHidden/>
              </w:rPr>
              <w:fldChar w:fldCharType="end"/>
            </w:r>
            <w:r w:rsidRPr="00ED008A">
              <w:rPr>
                <w:rStyle w:val="Hyperlink"/>
                <w:noProof/>
              </w:rPr>
              <w:fldChar w:fldCharType="end"/>
            </w:r>
          </w:ins>
        </w:p>
        <w:p w14:paraId="57EC2609" w14:textId="77777777" w:rsidR="00393FD8" w:rsidRDefault="00286E7F">
          <w:pPr>
            <w:pStyle w:val="TOC3"/>
            <w:tabs>
              <w:tab w:val="right" w:leader="dot" w:pos="9350"/>
            </w:tabs>
            <w:rPr>
              <w:ins w:id="65" w:author="Ellipsis" w:date="2014-06-09T15:40:00Z"/>
              <w:rFonts w:eastAsiaTheme="minorEastAsia"/>
              <w:noProof/>
            </w:rPr>
          </w:pPr>
          <w:ins w:id="6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3.2.1 Site Map</w:t>
            </w:r>
            <w:r w:rsidR="00393FD8">
              <w:rPr>
                <w:noProof/>
                <w:webHidden/>
              </w:rPr>
              <w:tab/>
            </w:r>
            <w:r>
              <w:rPr>
                <w:noProof/>
                <w:webHidden/>
              </w:rPr>
              <w:fldChar w:fldCharType="begin"/>
            </w:r>
            <w:r w:rsidR="00393FD8">
              <w:rPr>
                <w:noProof/>
                <w:webHidden/>
              </w:rPr>
              <w:instrText xml:space="preserve"> PAGEREF _Toc390091794 \h </w:instrText>
            </w:r>
          </w:ins>
          <w:r>
            <w:rPr>
              <w:noProof/>
              <w:webHidden/>
            </w:rPr>
          </w:r>
          <w:r>
            <w:rPr>
              <w:noProof/>
              <w:webHidden/>
            </w:rPr>
            <w:fldChar w:fldCharType="separate"/>
          </w:r>
          <w:ins w:id="67" w:author="Ellipsis" w:date="2014-06-09T15:43:00Z">
            <w:r w:rsidR="001B385E">
              <w:rPr>
                <w:noProof/>
                <w:webHidden/>
              </w:rPr>
              <w:t>32</w:t>
            </w:r>
          </w:ins>
          <w:ins w:id="68" w:author="Ellipsis" w:date="2014-06-09T15:40:00Z">
            <w:r>
              <w:rPr>
                <w:noProof/>
                <w:webHidden/>
              </w:rPr>
              <w:fldChar w:fldCharType="end"/>
            </w:r>
            <w:r w:rsidRPr="00ED008A">
              <w:rPr>
                <w:rStyle w:val="Hyperlink"/>
                <w:noProof/>
              </w:rPr>
              <w:fldChar w:fldCharType="end"/>
            </w:r>
          </w:ins>
        </w:p>
        <w:p w14:paraId="197C071B" w14:textId="77777777" w:rsidR="00393FD8" w:rsidRDefault="00286E7F">
          <w:pPr>
            <w:pStyle w:val="TOC3"/>
            <w:tabs>
              <w:tab w:val="right" w:leader="dot" w:pos="9350"/>
            </w:tabs>
            <w:rPr>
              <w:ins w:id="69" w:author="Ellipsis" w:date="2014-06-09T15:40:00Z"/>
              <w:rFonts w:eastAsiaTheme="minorEastAsia"/>
              <w:noProof/>
            </w:rPr>
          </w:pPr>
          <w:ins w:id="7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3.2.2 Contact Us</w:t>
            </w:r>
            <w:r w:rsidR="00393FD8">
              <w:rPr>
                <w:noProof/>
                <w:webHidden/>
              </w:rPr>
              <w:tab/>
            </w:r>
            <w:r>
              <w:rPr>
                <w:noProof/>
                <w:webHidden/>
              </w:rPr>
              <w:fldChar w:fldCharType="begin"/>
            </w:r>
            <w:r w:rsidR="00393FD8">
              <w:rPr>
                <w:noProof/>
                <w:webHidden/>
              </w:rPr>
              <w:instrText xml:space="preserve"> PAGEREF _Toc390091795 \h </w:instrText>
            </w:r>
          </w:ins>
          <w:r>
            <w:rPr>
              <w:noProof/>
              <w:webHidden/>
            </w:rPr>
          </w:r>
          <w:r>
            <w:rPr>
              <w:noProof/>
              <w:webHidden/>
            </w:rPr>
            <w:fldChar w:fldCharType="separate"/>
          </w:r>
          <w:ins w:id="71" w:author="Ellipsis" w:date="2014-06-09T15:43:00Z">
            <w:r w:rsidR="001B385E">
              <w:rPr>
                <w:noProof/>
                <w:webHidden/>
              </w:rPr>
              <w:t>34</w:t>
            </w:r>
          </w:ins>
          <w:ins w:id="72" w:author="Ellipsis" w:date="2014-06-09T15:40:00Z">
            <w:r>
              <w:rPr>
                <w:noProof/>
                <w:webHidden/>
              </w:rPr>
              <w:fldChar w:fldCharType="end"/>
            </w:r>
            <w:r w:rsidRPr="00ED008A">
              <w:rPr>
                <w:rStyle w:val="Hyperlink"/>
                <w:noProof/>
              </w:rPr>
              <w:fldChar w:fldCharType="end"/>
            </w:r>
          </w:ins>
        </w:p>
        <w:p w14:paraId="4629567F" w14:textId="77777777" w:rsidR="00393FD8" w:rsidRDefault="00286E7F">
          <w:pPr>
            <w:pStyle w:val="TOC2"/>
            <w:tabs>
              <w:tab w:val="right" w:leader="dot" w:pos="9350"/>
            </w:tabs>
            <w:rPr>
              <w:ins w:id="73" w:author="Ellipsis" w:date="2014-06-09T15:40:00Z"/>
              <w:rFonts w:eastAsiaTheme="minorEastAsia"/>
              <w:noProof/>
            </w:rPr>
          </w:pPr>
          <w:ins w:id="7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3.3 Profile Management</w:t>
            </w:r>
            <w:r w:rsidR="00393FD8">
              <w:rPr>
                <w:noProof/>
                <w:webHidden/>
              </w:rPr>
              <w:tab/>
            </w:r>
            <w:r>
              <w:rPr>
                <w:noProof/>
                <w:webHidden/>
              </w:rPr>
              <w:fldChar w:fldCharType="begin"/>
            </w:r>
            <w:r w:rsidR="00393FD8">
              <w:rPr>
                <w:noProof/>
                <w:webHidden/>
              </w:rPr>
              <w:instrText xml:space="preserve"> PAGEREF _Toc390091796 \h </w:instrText>
            </w:r>
          </w:ins>
          <w:r>
            <w:rPr>
              <w:noProof/>
              <w:webHidden/>
            </w:rPr>
          </w:r>
          <w:r>
            <w:rPr>
              <w:noProof/>
              <w:webHidden/>
            </w:rPr>
            <w:fldChar w:fldCharType="separate"/>
          </w:r>
          <w:ins w:id="75" w:author="Ellipsis" w:date="2014-06-09T15:43:00Z">
            <w:r w:rsidR="001B385E">
              <w:rPr>
                <w:noProof/>
                <w:webHidden/>
              </w:rPr>
              <w:t>36</w:t>
            </w:r>
          </w:ins>
          <w:ins w:id="76" w:author="Ellipsis" w:date="2014-06-09T15:40:00Z">
            <w:r>
              <w:rPr>
                <w:noProof/>
                <w:webHidden/>
              </w:rPr>
              <w:fldChar w:fldCharType="end"/>
            </w:r>
            <w:r w:rsidRPr="00ED008A">
              <w:rPr>
                <w:rStyle w:val="Hyperlink"/>
                <w:noProof/>
              </w:rPr>
              <w:fldChar w:fldCharType="end"/>
            </w:r>
          </w:ins>
        </w:p>
        <w:p w14:paraId="3AE82F1D" w14:textId="77777777" w:rsidR="00393FD8" w:rsidRDefault="00286E7F">
          <w:pPr>
            <w:pStyle w:val="TOC3"/>
            <w:tabs>
              <w:tab w:val="right" w:leader="dot" w:pos="9350"/>
            </w:tabs>
            <w:rPr>
              <w:ins w:id="77" w:author="Ellipsis" w:date="2014-06-09T15:40:00Z"/>
              <w:rFonts w:eastAsiaTheme="minorEastAsia"/>
              <w:noProof/>
            </w:rPr>
          </w:pPr>
          <w:ins w:id="7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3.3.1 View Profile</w:t>
            </w:r>
            <w:r w:rsidR="00393FD8">
              <w:rPr>
                <w:noProof/>
                <w:webHidden/>
              </w:rPr>
              <w:tab/>
            </w:r>
            <w:r>
              <w:rPr>
                <w:noProof/>
                <w:webHidden/>
              </w:rPr>
              <w:fldChar w:fldCharType="begin"/>
            </w:r>
            <w:r w:rsidR="00393FD8">
              <w:rPr>
                <w:noProof/>
                <w:webHidden/>
              </w:rPr>
              <w:instrText xml:space="preserve"> PAGEREF _Toc390091797 \h </w:instrText>
            </w:r>
          </w:ins>
          <w:r>
            <w:rPr>
              <w:noProof/>
              <w:webHidden/>
            </w:rPr>
          </w:r>
          <w:r>
            <w:rPr>
              <w:noProof/>
              <w:webHidden/>
            </w:rPr>
            <w:fldChar w:fldCharType="separate"/>
          </w:r>
          <w:ins w:id="79" w:author="Ellipsis" w:date="2014-06-09T15:43:00Z">
            <w:r w:rsidR="001B385E">
              <w:rPr>
                <w:noProof/>
                <w:webHidden/>
              </w:rPr>
              <w:t>36</w:t>
            </w:r>
          </w:ins>
          <w:ins w:id="80" w:author="Ellipsis" w:date="2014-06-09T15:40:00Z">
            <w:r>
              <w:rPr>
                <w:noProof/>
                <w:webHidden/>
              </w:rPr>
              <w:fldChar w:fldCharType="end"/>
            </w:r>
            <w:r w:rsidRPr="00ED008A">
              <w:rPr>
                <w:rStyle w:val="Hyperlink"/>
                <w:noProof/>
              </w:rPr>
              <w:fldChar w:fldCharType="end"/>
            </w:r>
          </w:ins>
        </w:p>
        <w:p w14:paraId="7864315D" w14:textId="77777777" w:rsidR="00393FD8" w:rsidRDefault="00286E7F">
          <w:pPr>
            <w:pStyle w:val="TOC3"/>
            <w:tabs>
              <w:tab w:val="right" w:leader="dot" w:pos="9350"/>
            </w:tabs>
            <w:rPr>
              <w:ins w:id="81" w:author="Ellipsis" w:date="2014-06-09T15:40:00Z"/>
              <w:rFonts w:eastAsiaTheme="minorEastAsia"/>
              <w:noProof/>
            </w:rPr>
          </w:pPr>
          <w:ins w:id="8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3.3.2 View Account Settings</w:t>
            </w:r>
            <w:r w:rsidR="00393FD8">
              <w:rPr>
                <w:noProof/>
                <w:webHidden/>
              </w:rPr>
              <w:tab/>
            </w:r>
            <w:r>
              <w:rPr>
                <w:noProof/>
                <w:webHidden/>
              </w:rPr>
              <w:fldChar w:fldCharType="begin"/>
            </w:r>
            <w:r w:rsidR="00393FD8">
              <w:rPr>
                <w:noProof/>
                <w:webHidden/>
              </w:rPr>
              <w:instrText xml:space="preserve"> PAGEREF _Toc390091798 \h </w:instrText>
            </w:r>
          </w:ins>
          <w:r>
            <w:rPr>
              <w:noProof/>
              <w:webHidden/>
            </w:rPr>
          </w:r>
          <w:r>
            <w:rPr>
              <w:noProof/>
              <w:webHidden/>
            </w:rPr>
            <w:fldChar w:fldCharType="separate"/>
          </w:r>
          <w:ins w:id="83" w:author="Ellipsis" w:date="2014-06-09T15:43:00Z">
            <w:r w:rsidR="001B385E">
              <w:rPr>
                <w:noProof/>
                <w:webHidden/>
              </w:rPr>
              <w:t>38</w:t>
            </w:r>
          </w:ins>
          <w:ins w:id="84" w:author="Ellipsis" w:date="2014-06-09T15:40:00Z">
            <w:r>
              <w:rPr>
                <w:noProof/>
                <w:webHidden/>
              </w:rPr>
              <w:fldChar w:fldCharType="end"/>
            </w:r>
            <w:r w:rsidRPr="00ED008A">
              <w:rPr>
                <w:rStyle w:val="Hyperlink"/>
                <w:noProof/>
              </w:rPr>
              <w:fldChar w:fldCharType="end"/>
            </w:r>
          </w:ins>
        </w:p>
        <w:p w14:paraId="36C6C814" w14:textId="77777777" w:rsidR="00393FD8" w:rsidRDefault="00286E7F">
          <w:pPr>
            <w:pStyle w:val="TOC3"/>
            <w:tabs>
              <w:tab w:val="right" w:leader="dot" w:pos="9350"/>
            </w:tabs>
            <w:rPr>
              <w:ins w:id="85" w:author="Ellipsis" w:date="2014-06-09T15:40:00Z"/>
              <w:rFonts w:eastAsiaTheme="minorEastAsia"/>
              <w:noProof/>
            </w:rPr>
          </w:pPr>
          <w:ins w:id="8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"_Toc390091799"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3.3.3 Edit Account Settings</w:t>
            </w:r>
            <w:r w:rsidR="00393FD8">
              <w:rPr>
                <w:noProof/>
                <w:webHidden/>
              </w:rPr>
              <w:tab/>
            </w:r>
            <w:r>
              <w:rPr>
                <w:noProof/>
                <w:webHidden/>
              </w:rPr>
              <w:fldChar w:fldCharType="begin"/>
            </w:r>
            <w:r w:rsidR="00393FD8">
              <w:rPr>
                <w:noProof/>
                <w:webHidden/>
              </w:rPr>
              <w:instrText xml:space="preserve"> PAGEREF _Toc390091799 \h </w:instrText>
            </w:r>
          </w:ins>
          <w:r>
            <w:rPr>
              <w:noProof/>
              <w:webHidden/>
            </w:rPr>
          </w:r>
          <w:r>
            <w:rPr>
              <w:noProof/>
              <w:webHidden/>
            </w:rPr>
            <w:fldChar w:fldCharType="separate"/>
          </w:r>
          <w:ins w:id="87" w:author="Ellipsis" w:date="2014-06-09T15:43:00Z">
            <w:r w:rsidR="001B385E">
              <w:rPr>
                <w:noProof/>
                <w:webHidden/>
              </w:rPr>
              <w:t>39</w:t>
            </w:r>
          </w:ins>
          <w:ins w:id="88" w:author="Ellipsis" w:date="2014-06-09T15:40:00Z">
            <w:r>
              <w:rPr>
                <w:noProof/>
                <w:webHidden/>
              </w:rPr>
              <w:fldChar w:fldCharType="end"/>
            </w:r>
            <w:r w:rsidRPr="00ED008A">
              <w:rPr>
                <w:rStyle w:val="Hyperlink"/>
                <w:noProof/>
              </w:rPr>
              <w:fldChar w:fldCharType="end"/>
            </w:r>
          </w:ins>
        </w:p>
        <w:p w14:paraId="02F67485" w14:textId="77777777" w:rsidR="00393FD8" w:rsidRDefault="00286E7F">
          <w:pPr>
            <w:pStyle w:val="TOC2"/>
            <w:tabs>
              <w:tab w:val="right" w:leader="dot" w:pos="9350"/>
            </w:tabs>
            <w:rPr>
              <w:ins w:id="89" w:author="Ellipsis" w:date="2014-06-09T15:40:00Z"/>
              <w:rFonts w:eastAsiaTheme="minorEastAsia"/>
              <w:noProof/>
            </w:rPr>
          </w:pPr>
          <w:ins w:id="9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 Exam Management</w:t>
            </w:r>
            <w:r w:rsidR="00393FD8">
              <w:rPr>
                <w:noProof/>
                <w:webHidden/>
              </w:rPr>
              <w:tab/>
            </w:r>
            <w:r>
              <w:rPr>
                <w:noProof/>
                <w:webHidden/>
              </w:rPr>
              <w:fldChar w:fldCharType="begin"/>
            </w:r>
            <w:r w:rsidR="00393FD8">
              <w:rPr>
                <w:noProof/>
                <w:webHidden/>
              </w:rPr>
              <w:instrText xml:space="preserve"> PAGEREF _Toc390091800 \h </w:instrText>
            </w:r>
          </w:ins>
          <w:r>
            <w:rPr>
              <w:noProof/>
              <w:webHidden/>
            </w:rPr>
          </w:r>
          <w:r>
            <w:rPr>
              <w:noProof/>
              <w:webHidden/>
            </w:rPr>
            <w:fldChar w:fldCharType="separate"/>
          </w:r>
          <w:ins w:id="91" w:author="Ellipsis" w:date="2014-06-09T15:43:00Z">
            <w:r w:rsidR="001B385E">
              <w:rPr>
                <w:noProof/>
                <w:webHidden/>
              </w:rPr>
              <w:t>42</w:t>
            </w:r>
          </w:ins>
          <w:ins w:id="92" w:author="Ellipsis" w:date="2014-06-09T15:40:00Z">
            <w:r>
              <w:rPr>
                <w:noProof/>
                <w:webHidden/>
              </w:rPr>
              <w:fldChar w:fldCharType="end"/>
            </w:r>
            <w:r w:rsidRPr="00ED008A">
              <w:rPr>
                <w:rStyle w:val="Hyperlink"/>
                <w:noProof/>
              </w:rPr>
              <w:fldChar w:fldCharType="end"/>
            </w:r>
          </w:ins>
        </w:p>
        <w:p w14:paraId="43E0D035" w14:textId="77777777" w:rsidR="00393FD8" w:rsidRDefault="00286E7F">
          <w:pPr>
            <w:pStyle w:val="TOC3"/>
            <w:tabs>
              <w:tab w:val="right" w:leader="dot" w:pos="9350"/>
            </w:tabs>
            <w:rPr>
              <w:ins w:id="93" w:author="Ellipsis" w:date="2014-06-09T15:40:00Z"/>
              <w:rFonts w:eastAsiaTheme="minorEastAsia"/>
              <w:noProof/>
            </w:rPr>
          </w:pPr>
          <w:ins w:id="9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 View Available Exams</w:t>
            </w:r>
            <w:r w:rsidR="00393FD8">
              <w:rPr>
                <w:noProof/>
                <w:webHidden/>
              </w:rPr>
              <w:tab/>
            </w:r>
            <w:r>
              <w:rPr>
                <w:noProof/>
                <w:webHidden/>
              </w:rPr>
              <w:fldChar w:fldCharType="begin"/>
            </w:r>
            <w:r w:rsidR="00393FD8">
              <w:rPr>
                <w:noProof/>
                <w:webHidden/>
              </w:rPr>
              <w:instrText xml:space="preserve"> PAGEREF _Toc390091801 \h </w:instrText>
            </w:r>
          </w:ins>
          <w:r>
            <w:rPr>
              <w:noProof/>
              <w:webHidden/>
            </w:rPr>
          </w:r>
          <w:r>
            <w:rPr>
              <w:noProof/>
              <w:webHidden/>
            </w:rPr>
            <w:fldChar w:fldCharType="separate"/>
          </w:r>
          <w:ins w:id="95" w:author="Ellipsis" w:date="2014-06-09T15:43:00Z">
            <w:r w:rsidR="001B385E">
              <w:rPr>
                <w:noProof/>
                <w:webHidden/>
              </w:rPr>
              <w:t>42</w:t>
            </w:r>
          </w:ins>
          <w:ins w:id="96" w:author="Ellipsis" w:date="2014-06-09T15:40:00Z">
            <w:r>
              <w:rPr>
                <w:noProof/>
                <w:webHidden/>
              </w:rPr>
              <w:fldChar w:fldCharType="end"/>
            </w:r>
            <w:r w:rsidRPr="00ED008A">
              <w:rPr>
                <w:rStyle w:val="Hyperlink"/>
                <w:noProof/>
              </w:rPr>
              <w:fldChar w:fldCharType="end"/>
            </w:r>
          </w:ins>
        </w:p>
        <w:p w14:paraId="22A05C72" w14:textId="77777777" w:rsidR="00393FD8" w:rsidRDefault="00286E7F">
          <w:pPr>
            <w:pStyle w:val="TOC3"/>
            <w:tabs>
              <w:tab w:val="right" w:leader="dot" w:pos="9350"/>
            </w:tabs>
            <w:rPr>
              <w:ins w:id="97" w:author="Ellipsis" w:date="2014-06-09T15:40:00Z"/>
              <w:rFonts w:eastAsiaTheme="minorEastAsia"/>
              <w:noProof/>
            </w:rPr>
          </w:pPr>
          <w:ins w:id="9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3.4.2 View Each Available Exams</w:t>
            </w:r>
            <w:r w:rsidR="00393FD8">
              <w:rPr>
                <w:noProof/>
                <w:webHidden/>
              </w:rPr>
              <w:tab/>
            </w:r>
            <w:r>
              <w:rPr>
                <w:noProof/>
                <w:webHidden/>
              </w:rPr>
              <w:fldChar w:fldCharType="begin"/>
            </w:r>
            <w:r w:rsidR="00393FD8">
              <w:rPr>
                <w:noProof/>
                <w:webHidden/>
              </w:rPr>
              <w:instrText xml:space="preserve"> PAGEREF _Toc390091802 \h </w:instrText>
            </w:r>
          </w:ins>
          <w:r>
            <w:rPr>
              <w:noProof/>
              <w:webHidden/>
            </w:rPr>
          </w:r>
          <w:r>
            <w:rPr>
              <w:noProof/>
              <w:webHidden/>
            </w:rPr>
            <w:fldChar w:fldCharType="separate"/>
          </w:r>
          <w:ins w:id="99" w:author="Ellipsis" w:date="2014-06-09T15:43:00Z">
            <w:r w:rsidR="001B385E">
              <w:rPr>
                <w:noProof/>
                <w:webHidden/>
              </w:rPr>
              <w:t>44</w:t>
            </w:r>
          </w:ins>
          <w:ins w:id="100" w:author="Ellipsis" w:date="2014-06-09T15:40:00Z">
            <w:r>
              <w:rPr>
                <w:noProof/>
                <w:webHidden/>
              </w:rPr>
              <w:fldChar w:fldCharType="end"/>
            </w:r>
            <w:r w:rsidRPr="00ED008A">
              <w:rPr>
                <w:rStyle w:val="Hyperlink"/>
                <w:noProof/>
              </w:rPr>
              <w:fldChar w:fldCharType="end"/>
            </w:r>
          </w:ins>
        </w:p>
        <w:p w14:paraId="7D074E10" w14:textId="77777777" w:rsidR="00393FD8" w:rsidRDefault="00286E7F">
          <w:pPr>
            <w:pStyle w:val="TOC3"/>
            <w:tabs>
              <w:tab w:val="right" w:leader="dot" w:pos="9350"/>
            </w:tabs>
            <w:rPr>
              <w:ins w:id="101" w:author="Ellipsis" w:date="2014-06-09T15:40:00Z"/>
              <w:rFonts w:eastAsiaTheme="minorEastAsia"/>
              <w:noProof/>
            </w:rPr>
          </w:pPr>
          <w:ins w:id="10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3.4.3 Take Exam</w:t>
            </w:r>
            <w:r w:rsidR="00393FD8">
              <w:rPr>
                <w:noProof/>
                <w:webHidden/>
              </w:rPr>
              <w:tab/>
            </w:r>
            <w:r>
              <w:rPr>
                <w:noProof/>
                <w:webHidden/>
              </w:rPr>
              <w:fldChar w:fldCharType="begin"/>
            </w:r>
            <w:r w:rsidR="00393FD8">
              <w:rPr>
                <w:noProof/>
                <w:webHidden/>
              </w:rPr>
              <w:instrText xml:space="preserve"> PAGEREF _Toc390091803 \h </w:instrText>
            </w:r>
          </w:ins>
          <w:r>
            <w:rPr>
              <w:noProof/>
              <w:webHidden/>
            </w:rPr>
          </w:r>
          <w:r>
            <w:rPr>
              <w:noProof/>
              <w:webHidden/>
            </w:rPr>
            <w:fldChar w:fldCharType="separate"/>
          </w:r>
          <w:ins w:id="103" w:author="Ellipsis" w:date="2014-06-09T15:43:00Z">
            <w:r w:rsidR="001B385E">
              <w:rPr>
                <w:noProof/>
                <w:webHidden/>
              </w:rPr>
              <w:t>46</w:t>
            </w:r>
          </w:ins>
          <w:ins w:id="104" w:author="Ellipsis" w:date="2014-06-09T15:40:00Z">
            <w:r>
              <w:rPr>
                <w:noProof/>
                <w:webHidden/>
              </w:rPr>
              <w:fldChar w:fldCharType="end"/>
            </w:r>
            <w:r w:rsidRPr="00ED008A">
              <w:rPr>
                <w:rStyle w:val="Hyperlink"/>
                <w:noProof/>
              </w:rPr>
              <w:fldChar w:fldCharType="end"/>
            </w:r>
          </w:ins>
        </w:p>
        <w:p w14:paraId="1C4AB50D" w14:textId="77777777" w:rsidR="00393FD8" w:rsidRDefault="00286E7F">
          <w:pPr>
            <w:pStyle w:val="TOC3"/>
            <w:tabs>
              <w:tab w:val="right" w:leader="dot" w:pos="9350"/>
            </w:tabs>
            <w:rPr>
              <w:ins w:id="105" w:author="Ellipsis" w:date="2014-06-09T15:40:00Z"/>
              <w:rFonts w:eastAsiaTheme="minorEastAsia"/>
              <w:noProof/>
            </w:rPr>
          </w:pPr>
          <w:ins w:id="10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3.4.4 Questions with single answers</w:t>
            </w:r>
            <w:r w:rsidR="00393FD8">
              <w:rPr>
                <w:noProof/>
                <w:webHidden/>
              </w:rPr>
              <w:tab/>
            </w:r>
            <w:r>
              <w:rPr>
                <w:noProof/>
                <w:webHidden/>
              </w:rPr>
              <w:fldChar w:fldCharType="begin"/>
            </w:r>
            <w:r w:rsidR="00393FD8">
              <w:rPr>
                <w:noProof/>
                <w:webHidden/>
              </w:rPr>
              <w:instrText xml:space="preserve"> PAGEREF _Toc390091804 \h </w:instrText>
            </w:r>
          </w:ins>
          <w:r>
            <w:rPr>
              <w:noProof/>
              <w:webHidden/>
            </w:rPr>
          </w:r>
          <w:r>
            <w:rPr>
              <w:noProof/>
              <w:webHidden/>
            </w:rPr>
            <w:fldChar w:fldCharType="separate"/>
          </w:r>
          <w:ins w:id="107" w:author="Ellipsis" w:date="2014-06-09T15:43:00Z">
            <w:r w:rsidR="001B385E">
              <w:rPr>
                <w:noProof/>
                <w:webHidden/>
              </w:rPr>
              <w:t>48</w:t>
            </w:r>
          </w:ins>
          <w:ins w:id="108" w:author="Ellipsis" w:date="2014-06-09T15:40:00Z">
            <w:r>
              <w:rPr>
                <w:noProof/>
                <w:webHidden/>
              </w:rPr>
              <w:fldChar w:fldCharType="end"/>
            </w:r>
            <w:r w:rsidRPr="00ED008A">
              <w:rPr>
                <w:rStyle w:val="Hyperlink"/>
                <w:noProof/>
              </w:rPr>
              <w:fldChar w:fldCharType="end"/>
            </w:r>
          </w:ins>
        </w:p>
        <w:p w14:paraId="7910634D" w14:textId="77777777" w:rsidR="00393FD8" w:rsidRDefault="00286E7F">
          <w:pPr>
            <w:pStyle w:val="TOC3"/>
            <w:tabs>
              <w:tab w:val="right" w:leader="dot" w:pos="9350"/>
            </w:tabs>
            <w:rPr>
              <w:ins w:id="109" w:author="Ellipsis" w:date="2014-06-09T15:40:00Z"/>
              <w:rFonts w:eastAsiaTheme="minorEastAsia"/>
              <w:noProof/>
            </w:rPr>
          </w:pPr>
          <w:ins w:id="11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3.4.5 Multiple Answer Questions</w:t>
            </w:r>
            <w:r w:rsidR="00393FD8">
              <w:rPr>
                <w:noProof/>
                <w:webHidden/>
              </w:rPr>
              <w:tab/>
            </w:r>
            <w:r>
              <w:rPr>
                <w:noProof/>
                <w:webHidden/>
              </w:rPr>
              <w:fldChar w:fldCharType="begin"/>
            </w:r>
            <w:r w:rsidR="00393FD8">
              <w:rPr>
                <w:noProof/>
                <w:webHidden/>
              </w:rPr>
              <w:instrText xml:space="preserve"> PAGEREF _Toc390091805 \h </w:instrText>
            </w:r>
          </w:ins>
          <w:r>
            <w:rPr>
              <w:noProof/>
              <w:webHidden/>
            </w:rPr>
          </w:r>
          <w:r>
            <w:rPr>
              <w:noProof/>
              <w:webHidden/>
            </w:rPr>
            <w:fldChar w:fldCharType="separate"/>
          </w:r>
          <w:ins w:id="111" w:author="Ellipsis" w:date="2014-06-09T15:43:00Z">
            <w:r w:rsidR="001B385E">
              <w:rPr>
                <w:noProof/>
                <w:webHidden/>
              </w:rPr>
              <w:t>50</w:t>
            </w:r>
          </w:ins>
          <w:ins w:id="112" w:author="Ellipsis" w:date="2014-06-09T15:40:00Z">
            <w:r>
              <w:rPr>
                <w:noProof/>
                <w:webHidden/>
              </w:rPr>
              <w:fldChar w:fldCharType="end"/>
            </w:r>
            <w:r w:rsidRPr="00ED008A">
              <w:rPr>
                <w:rStyle w:val="Hyperlink"/>
                <w:noProof/>
              </w:rPr>
              <w:fldChar w:fldCharType="end"/>
            </w:r>
          </w:ins>
        </w:p>
        <w:p w14:paraId="04BE67EE" w14:textId="77777777" w:rsidR="00393FD8" w:rsidRDefault="00286E7F">
          <w:pPr>
            <w:pStyle w:val="TOC3"/>
            <w:tabs>
              <w:tab w:val="right" w:leader="dot" w:pos="9350"/>
            </w:tabs>
            <w:rPr>
              <w:ins w:id="113" w:author="Ellipsis" w:date="2014-06-09T15:40:00Z"/>
              <w:rFonts w:eastAsiaTheme="minorEastAsia"/>
              <w:noProof/>
            </w:rPr>
          </w:pPr>
          <w:ins w:id="11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3.4.6 Short Written Answer Questions</w:t>
            </w:r>
            <w:r w:rsidR="00393FD8">
              <w:rPr>
                <w:noProof/>
                <w:webHidden/>
              </w:rPr>
              <w:tab/>
            </w:r>
            <w:r>
              <w:rPr>
                <w:noProof/>
                <w:webHidden/>
              </w:rPr>
              <w:fldChar w:fldCharType="begin"/>
            </w:r>
            <w:r w:rsidR="00393FD8">
              <w:rPr>
                <w:noProof/>
                <w:webHidden/>
              </w:rPr>
              <w:instrText xml:space="preserve"> PAGEREF _Toc390091806 \h </w:instrText>
            </w:r>
          </w:ins>
          <w:r>
            <w:rPr>
              <w:noProof/>
              <w:webHidden/>
            </w:rPr>
          </w:r>
          <w:r>
            <w:rPr>
              <w:noProof/>
              <w:webHidden/>
            </w:rPr>
            <w:fldChar w:fldCharType="separate"/>
          </w:r>
          <w:ins w:id="115" w:author="Ellipsis" w:date="2014-06-09T15:43:00Z">
            <w:r w:rsidR="001B385E">
              <w:rPr>
                <w:noProof/>
                <w:webHidden/>
              </w:rPr>
              <w:t>52</w:t>
            </w:r>
          </w:ins>
          <w:ins w:id="116" w:author="Ellipsis" w:date="2014-06-09T15:40:00Z">
            <w:r>
              <w:rPr>
                <w:noProof/>
                <w:webHidden/>
              </w:rPr>
              <w:fldChar w:fldCharType="end"/>
            </w:r>
            <w:r w:rsidRPr="00ED008A">
              <w:rPr>
                <w:rStyle w:val="Hyperlink"/>
                <w:noProof/>
              </w:rPr>
              <w:fldChar w:fldCharType="end"/>
            </w:r>
          </w:ins>
        </w:p>
        <w:p w14:paraId="17A5B8C1" w14:textId="77777777" w:rsidR="00393FD8" w:rsidRDefault="00286E7F">
          <w:pPr>
            <w:pStyle w:val="TOC3"/>
            <w:tabs>
              <w:tab w:val="right" w:leader="dot" w:pos="9350"/>
            </w:tabs>
            <w:rPr>
              <w:ins w:id="117" w:author="Ellipsis" w:date="2014-06-09T15:40:00Z"/>
              <w:rFonts w:eastAsiaTheme="minorEastAsia"/>
              <w:noProof/>
            </w:rPr>
          </w:pPr>
          <w:ins w:id="11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3.4.7 Drag and Drop Answers Type A Questions</w:t>
            </w:r>
            <w:r w:rsidR="00393FD8">
              <w:rPr>
                <w:noProof/>
                <w:webHidden/>
              </w:rPr>
              <w:tab/>
            </w:r>
            <w:r>
              <w:rPr>
                <w:noProof/>
                <w:webHidden/>
              </w:rPr>
              <w:fldChar w:fldCharType="begin"/>
            </w:r>
            <w:r w:rsidR="00393FD8">
              <w:rPr>
                <w:noProof/>
                <w:webHidden/>
              </w:rPr>
              <w:instrText xml:space="preserve"> PAGEREF _Toc390091807 \h </w:instrText>
            </w:r>
          </w:ins>
          <w:r>
            <w:rPr>
              <w:noProof/>
              <w:webHidden/>
            </w:rPr>
          </w:r>
          <w:r>
            <w:rPr>
              <w:noProof/>
              <w:webHidden/>
            </w:rPr>
            <w:fldChar w:fldCharType="separate"/>
          </w:r>
          <w:ins w:id="119" w:author="Ellipsis" w:date="2014-06-09T15:43:00Z">
            <w:r w:rsidR="001B385E">
              <w:rPr>
                <w:noProof/>
                <w:webHidden/>
              </w:rPr>
              <w:t>54</w:t>
            </w:r>
          </w:ins>
          <w:ins w:id="120" w:author="Ellipsis" w:date="2014-06-09T15:40:00Z">
            <w:r>
              <w:rPr>
                <w:noProof/>
                <w:webHidden/>
              </w:rPr>
              <w:fldChar w:fldCharType="end"/>
            </w:r>
            <w:r w:rsidRPr="00ED008A">
              <w:rPr>
                <w:rStyle w:val="Hyperlink"/>
                <w:noProof/>
              </w:rPr>
              <w:fldChar w:fldCharType="end"/>
            </w:r>
          </w:ins>
        </w:p>
        <w:p w14:paraId="4BAD8CCB" w14:textId="77777777" w:rsidR="00393FD8" w:rsidRDefault="00286E7F">
          <w:pPr>
            <w:pStyle w:val="TOC3"/>
            <w:tabs>
              <w:tab w:val="right" w:leader="dot" w:pos="9350"/>
            </w:tabs>
            <w:rPr>
              <w:ins w:id="121" w:author="Ellipsis" w:date="2014-06-09T15:40:00Z"/>
              <w:rFonts w:eastAsiaTheme="minorEastAsia"/>
              <w:noProof/>
            </w:rPr>
          </w:pPr>
          <w:ins w:id="12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3.4.8Drag and Drop Answers Type B Questions</w:t>
            </w:r>
            <w:r w:rsidR="00393FD8">
              <w:rPr>
                <w:noProof/>
                <w:webHidden/>
              </w:rPr>
              <w:tab/>
            </w:r>
            <w:r>
              <w:rPr>
                <w:noProof/>
                <w:webHidden/>
              </w:rPr>
              <w:fldChar w:fldCharType="begin"/>
            </w:r>
            <w:r w:rsidR="00393FD8">
              <w:rPr>
                <w:noProof/>
                <w:webHidden/>
              </w:rPr>
              <w:instrText xml:space="preserve"> PAGEREF _Toc390091808 \h </w:instrText>
            </w:r>
          </w:ins>
          <w:r>
            <w:rPr>
              <w:noProof/>
              <w:webHidden/>
            </w:rPr>
          </w:r>
          <w:r>
            <w:rPr>
              <w:noProof/>
              <w:webHidden/>
            </w:rPr>
            <w:fldChar w:fldCharType="separate"/>
          </w:r>
          <w:ins w:id="123" w:author="Ellipsis" w:date="2014-06-09T15:43:00Z">
            <w:r w:rsidR="001B385E">
              <w:rPr>
                <w:noProof/>
                <w:webHidden/>
              </w:rPr>
              <w:t>56</w:t>
            </w:r>
          </w:ins>
          <w:ins w:id="124" w:author="Ellipsis" w:date="2014-06-09T15:40:00Z">
            <w:r>
              <w:rPr>
                <w:noProof/>
                <w:webHidden/>
              </w:rPr>
              <w:fldChar w:fldCharType="end"/>
            </w:r>
            <w:r w:rsidRPr="00ED008A">
              <w:rPr>
                <w:rStyle w:val="Hyperlink"/>
                <w:noProof/>
              </w:rPr>
              <w:fldChar w:fldCharType="end"/>
            </w:r>
          </w:ins>
        </w:p>
        <w:p w14:paraId="5BFF28ED" w14:textId="77777777" w:rsidR="00393FD8" w:rsidRDefault="00286E7F">
          <w:pPr>
            <w:pStyle w:val="TOC3"/>
            <w:tabs>
              <w:tab w:val="right" w:leader="dot" w:pos="9350"/>
            </w:tabs>
            <w:rPr>
              <w:ins w:id="125" w:author="Ellipsis" w:date="2014-06-09T15:40:00Z"/>
              <w:rFonts w:eastAsiaTheme="minorEastAsia"/>
              <w:noProof/>
            </w:rPr>
          </w:pPr>
          <w:ins w:id="12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"_Toc390091809"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3.4.9 Multiple Choice Answer Questions</w:t>
            </w:r>
            <w:r w:rsidR="00393FD8">
              <w:rPr>
                <w:noProof/>
                <w:webHidden/>
              </w:rPr>
              <w:tab/>
            </w:r>
            <w:r>
              <w:rPr>
                <w:noProof/>
                <w:webHidden/>
              </w:rPr>
              <w:fldChar w:fldCharType="begin"/>
            </w:r>
            <w:r w:rsidR="00393FD8">
              <w:rPr>
                <w:noProof/>
                <w:webHidden/>
              </w:rPr>
              <w:instrText xml:space="preserve"> PAGEREF _Toc390091809 \h </w:instrText>
            </w:r>
          </w:ins>
          <w:r>
            <w:rPr>
              <w:noProof/>
              <w:webHidden/>
            </w:rPr>
          </w:r>
          <w:r>
            <w:rPr>
              <w:noProof/>
              <w:webHidden/>
            </w:rPr>
            <w:fldChar w:fldCharType="separate"/>
          </w:r>
          <w:ins w:id="127" w:author="Ellipsis" w:date="2014-06-09T15:43:00Z">
            <w:r w:rsidR="001B385E">
              <w:rPr>
                <w:noProof/>
                <w:webHidden/>
              </w:rPr>
              <w:t>58</w:t>
            </w:r>
          </w:ins>
          <w:ins w:id="128" w:author="Ellipsis" w:date="2014-06-09T15:40:00Z">
            <w:r>
              <w:rPr>
                <w:noProof/>
                <w:webHidden/>
              </w:rPr>
              <w:fldChar w:fldCharType="end"/>
            </w:r>
            <w:r w:rsidRPr="00ED008A">
              <w:rPr>
                <w:rStyle w:val="Hyperlink"/>
                <w:noProof/>
              </w:rPr>
              <w:fldChar w:fldCharType="end"/>
            </w:r>
          </w:ins>
        </w:p>
        <w:p w14:paraId="66D1FC7D" w14:textId="77777777" w:rsidR="00393FD8" w:rsidRDefault="00286E7F">
          <w:pPr>
            <w:pStyle w:val="TOC3"/>
            <w:tabs>
              <w:tab w:val="right" w:leader="dot" w:pos="9350"/>
            </w:tabs>
            <w:rPr>
              <w:ins w:id="129" w:author="Ellipsis" w:date="2014-06-09T15:40:00Z"/>
              <w:rFonts w:eastAsiaTheme="minorEastAsia"/>
              <w:noProof/>
            </w:rPr>
          </w:pPr>
          <w:ins w:id="130" w:author="Ellipsis" w:date="2014-06-09T15:40:00Z">
            <w:r w:rsidRPr="00ED008A">
              <w:rPr>
                <w:rStyle w:val="Hyperlink"/>
                <w:noProof/>
              </w:rPr>
              <w:lastRenderedPageBreak/>
              <w:fldChar w:fldCharType="begin"/>
            </w:r>
            <w:r w:rsidR="00393FD8" w:rsidRPr="00ED008A">
              <w:rPr>
                <w:rStyle w:val="Hyperlink"/>
                <w:noProof/>
              </w:rPr>
              <w:instrText xml:space="preserve"> </w:instrText>
            </w:r>
            <w:r w:rsidR="00393FD8">
              <w:rPr>
                <w:noProof/>
              </w:rPr>
              <w:instrText>HYPERLINK \l "_Toc390091810"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3.4.10 Move to Next Question in the Exam</w:t>
            </w:r>
            <w:r w:rsidR="00393FD8">
              <w:rPr>
                <w:noProof/>
                <w:webHidden/>
              </w:rPr>
              <w:tab/>
            </w:r>
            <w:r>
              <w:rPr>
                <w:noProof/>
                <w:webHidden/>
              </w:rPr>
              <w:fldChar w:fldCharType="begin"/>
            </w:r>
            <w:r w:rsidR="00393FD8">
              <w:rPr>
                <w:noProof/>
                <w:webHidden/>
              </w:rPr>
              <w:instrText xml:space="preserve"> PAGEREF _Toc390091810 \h </w:instrText>
            </w:r>
          </w:ins>
          <w:r>
            <w:rPr>
              <w:noProof/>
              <w:webHidden/>
            </w:rPr>
          </w:r>
          <w:r>
            <w:rPr>
              <w:noProof/>
              <w:webHidden/>
            </w:rPr>
            <w:fldChar w:fldCharType="separate"/>
          </w:r>
          <w:ins w:id="131" w:author="Ellipsis" w:date="2014-06-09T15:43:00Z">
            <w:r w:rsidR="001B385E">
              <w:rPr>
                <w:noProof/>
                <w:webHidden/>
              </w:rPr>
              <w:t>60</w:t>
            </w:r>
          </w:ins>
          <w:ins w:id="132" w:author="Ellipsis" w:date="2014-06-09T15:40:00Z">
            <w:r>
              <w:rPr>
                <w:noProof/>
                <w:webHidden/>
              </w:rPr>
              <w:fldChar w:fldCharType="end"/>
            </w:r>
            <w:r w:rsidRPr="00ED008A">
              <w:rPr>
                <w:rStyle w:val="Hyperlink"/>
                <w:noProof/>
              </w:rPr>
              <w:fldChar w:fldCharType="end"/>
            </w:r>
          </w:ins>
        </w:p>
        <w:p w14:paraId="20D032EF" w14:textId="77777777" w:rsidR="00393FD8" w:rsidRDefault="00286E7F">
          <w:pPr>
            <w:pStyle w:val="TOC3"/>
            <w:tabs>
              <w:tab w:val="right" w:leader="dot" w:pos="9350"/>
            </w:tabs>
            <w:rPr>
              <w:ins w:id="133" w:author="Ellipsis" w:date="2014-06-09T15:40:00Z"/>
              <w:rFonts w:eastAsiaTheme="minorEastAsia"/>
              <w:noProof/>
            </w:rPr>
          </w:pPr>
          <w:ins w:id="13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3.4.11Move to Previous Question in the Exam</w:t>
            </w:r>
            <w:r w:rsidR="00393FD8">
              <w:rPr>
                <w:noProof/>
                <w:webHidden/>
              </w:rPr>
              <w:tab/>
            </w:r>
            <w:r>
              <w:rPr>
                <w:noProof/>
                <w:webHidden/>
              </w:rPr>
              <w:fldChar w:fldCharType="begin"/>
            </w:r>
            <w:r w:rsidR="00393FD8">
              <w:rPr>
                <w:noProof/>
                <w:webHidden/>
              </w:rPr>
              <w:instrText xml:space="preserve"> PAGEREF _Toc390091811 \h </w:instrText>
            </w:r>
          </w:ins>
          <w:r>
            <w:rPr>
              <w:noProof/>
              <w:webHidden/>
            </w:rPr>
          </w:r>
          <w:r>
            <w:rPr>
              <w:noProof/>
              <w:webHidden/>
            </w:rPr>
            <w:fldChar w:fldCharType="separate"/>
          </w:r>
          <w:ins w:id="135" w:author="Ellipsis" w:date="2014-06-09T15:43:00Z">
            <w:r w:rsidR="001B385E">
              <w:rPr>
                <w:noProof/>
                <w:webHidden/>
              </w:rPr>
              <w:t>62</w:t>
            </w:r>
          </w:ins>
          <w:ins w:id="136" w:author="Ellipsis" w:date="2014-06-09T15:40:00Z">
            <w:r>
              <w:rPr>
                <w:noProof/>
                <w:webHidden/>
              </w:rPr>
              <w:fldChar w:fldCharType="end"/>
            </w:r>
            <w:r w:rsidRPr="00ED008A">
              <w:rPr>
                <w:rStyle w:val="Hyperlink"/>
                <w:noProof/>
              </w:rPr>
              <w:fldChar w:fldCharType="end"/>
            </w:r>
          </w:ins>
        </w:p>
        <w:p w14:paraId="6E3EC766" w14:textId="77777777" w:rsidR="00393FD8" w:rsidRDefault="00286E7F">
          <w:pPr>
            <w:pStyle w:val="TOC3"/>
            <w:tabs>
              <w:tab w:val="right" w:leader="dot" w:pos="9350"/>
            </w:tabs>
            <w:rPr>
              <w:ins w:id="137" w:author="Ellipsis" w:date="2014-06-09T15:40:00Z"/>
              <w:rFonts w:eastAsiaTheme="minorEastAsia"/>
              <w:noProof/>
            </w:rPr>
          </w:pPr>
          <w:ins w:id="13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3.4.12 Timer</w:t>
            </w:r>
            <w:r w:rsidR="00393FD8">
              <w:rPr>
                <w:noProof/>
                <w:webHidden/>
              </w:rPr>
              <w:tab/>
            </w:r>
            <w:r>
              <w:rPr>
                <w:noProof/>
                <w:webHidden/>
              </w:rPr>
              <w:fldChar w:fldCharType="begin"/>
            </w:r>
            <w:r w:rsidR="00393FD8">
              <w:rPr>
                <w:noProof/>
                <w:webHidden/>
              </w:rPr>
              <w:instrText xml:space="preserve"> PAGEREF _Toc390091812 \h </w:instrText>
            </w:r>
          </w:ins>
          <w:r>
            <w:rPr>
              <w:noProof/>
              <w:webHidden/>
            </w:rPr>
          </w:r>
          <w:r>
            <w:rPr>
              <w:noProof/>
              <w:webHidden/>
            </w:rPr>
            <w:fldChar w:fldCharType="separate"/>
          </w:r>
          <w:ins w:id="139" w:author="Ellipsis" w:date="2014-06-09T15:43:00Z">
            <w:r w:rsidR="001B385E">
              <w:rPr>
                <w:noProof/>
                <w:webHidden/>
              </w:rPr>
              <w:t>64</w:t>
            </w:r>
          </w:ins>
          <w:ins w:id="140" w:author="Ellipsis" w:date="2014-06-09T15:40:00Z">
            <w:r>
              <w:rPr>
                <w:noProof/>
                <w:webHidden/>
              </w:rPr>
              <w:fldChar w:fldCharType="end"/>
            </w:r>
            <w:r w:rsidRPr="00ED008A">
              <w:rPr>
                <w:rStyle w:val="Hyperlink"/>
                <w:noProof/>
              </w:rPr>
              <w:fldChar w:fldCharType="end"/>
            </w:r>
          </w:ins>
        </w:p>
        <w:p w14:paraId="79748651" w14:textId="77777777" w:rsidR="00393FD8" w:rsidRDefault="00286E7F">
          <w:pPr>
            <w:pStyle w:val="TOC3"/>
            <w:tabs>
              <w:tab w:val="right" w:leader="dot" w:pos="9350"/>
            </w:tabs>
            <w:rPr>
              <w:ins w:id="141" w:author="Ellipsis" w:date="2014-06-09T15:40:00Z"/>
              <w:rFonts w:eastAsiaTheme="minorEastAsia"/>
              <w:noProof/>
            </w:rPr>
          </w:pPr>
          <w:ins w:id="14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3.4.13 Change previously attempted questions answer(s)</w:t>
            </w:r>
            <w:r w:rsidR="00393FD8">
              <w:rPr>
                <w:noProof/>
                <w:webHidden/>
              </w:rPr>
              <w:tab/>
            </w:r>
            <w:r>
              <w:rPr>
                <w:noProof/>
                <w:webHidden/>
              </w:rPr>
              <w:fldChar w:fldCharType="begin"/>
            </w:r>
            <w:r w:rsidR="00393FD8">
              <w:rPr>
                <w:noProof/>
                <w:webHidden/>
              </w:rPr>
              <w:instrText xml:space="preserve"> PAGEREF _Toc390091813 \h </w:instrText>
            </w:r>
          </w:ins>
          <w:r>
            <w:rPr>
              <w:noProof/>
              <w:webHidden/>
            </w:rPr>
          </w:r>
          <w:r>
            <w:rPr>
              <w:noProof/>
              <w:webHidden/>
            </w:rPr>
            <w:fldChar w:fldCharType="separate"/>
          </w:r>
          <w:ins w:id="143" w:author="Ellipsis" w:date="2014-06-09T15:43:00Z">
            <w:r w:rsidR="001B385E">
              <w:rPr>
                <w:noProof/>
                <w:webHidden/>
              </w:rPr>
              <w:t>67</w:t>
            </w:r>
          </w:ins>
          <w:ins w:id="144" w:author="Ellipsis" w:date="2014-06-09T15:40:00Z">
            <w:r>
              <w:rPr>
                <w:noProof/>
                <w:webHidden/>
              </w:rPr>
              <w:fldChar w:fldCharType="end"/>
            </w:r>
            <w:r w:rsidRPr="00ED008A">
              <w:rPr>
                <w:rStyle w:val="Hyperlink"/>
                <w:noProof/>
              </w:rPr>
              <w:fldChar w:fldCharType="end"/>
            </w:r>
          </w:ins>
        </w:p>
        <w:p w14:paraId="0651D1C8" w14:textId="77777777" w:rsidR="00393FD8" w:rsidRDefault="00286E7F">
          <w:pPr>
            <w:pStyle w:val="TOC3"/>
            <w:tabs>
              <w:tab w:val="right" w:leader="dot" w:pos="9350"/>
            </w:tabs>
            <w:rPr>
              <w:ins w:id="145" w:author="Ellipsis" w:date="2014-06-09T15:40:00Z"/>
              <w:rFonts w:eastAsiaTheme="minorEastAsia"/>
              <w:noProof/>
            </w:rPr>
          </w:pPr>
          <w:ins w:id="14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3.4.14 View Exam Summary</w:t>
            </w:r>
            <w:r w:rsidR="00393FD8">
              <w:rPr>
                <w:noProof/>
                <w:webHidden/>
              </w:rPr>
              <w:tab/>
            </w:r>
            <w:r>
              <w:rPr>
                <w:noProof/>
                <w:webHidden/>
              </w:rPr>
              <w:fldChar w:fldCharType="begin"/>
            </w:r>
            <w:r w:rsidR="00393FD8">
              <w:rPr>
                <w:noProof/>
                <w:webHidden/>
              </w:rPr>
              <w:instrText xml:space="preserve"> PAGEREF _Toc390091814 \h </w:instrText>
            </w:r>
          </w:ins>
          <w:r>
            <w:rPr>
              <w:noProof/>
              <w:webHidden/>
            </w:rPr>
          </w:r>
          <w:r>
            <w:rPr>
              <w:noProof/>
              <w:webHidden/>
            </w:rPr>
            <w:fldChar w:fldCharType="separate"/>
          </w:r>
          <w:ins w:id="147" w:author="Ellipsis" w:date="2014-06-09T15:43:00Z">
            <w:r w:rsidR="001B385E">
              <w:rPr>
                <w:noProof/>
                <w:webHidden/>
              </w:rPr>
              <w:t>69</w:t>
            </w:r>
          </w:ins>
          <w:ins w:id="148" w:author="Ellipsis" w:date="2014-06-09T15:40:00Z">
            <w:r>
              <w:rPr>
                <w:noProof/>
                <w:webHidden/>
              </w:rPr>
              <w:fldChar w:fldCharType="end"/>
            </w:r>
            <w:r w:rsidRPr="00ED008A">
              <w:rPr>
                <w:rStyle w:val="Hyperlink"/>
                <w:noProof/>
              </w:rPr>
              <w:fldChar w:fldCharType="end"/>
            </w:r>
          </w:ins>
        </w:p>
        <w:p w14:paraId="0BE99EFB" w14:textId="77777777" w:rsidR="00393FD8" w:rsidRDefault="00286E7F">
          <w:pPr>
            <w:pStyle w:val="TOC3"/>
            <w:tabs>
              <w:tab w:val="right" w:leader="dot" w:pos="9350"/>
            </w:tabs>
            <w:rPr>
              <w:ins w:id="149" w:author="Ellipsis" w:date="2014-06-09T15:40:00Z"/>
              <w:rFonts w:eastAsiaTheme="minorEastAsia"/>
              <w:noProof/>
            </w:rPr>
          </w:pPr>
          <w:ins w:id="15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3.4.15 End Exam</w:t>
            </w:r>
            <w:r w:rsidR="00393FD8">
              <w:rPr>
                <w:noProof/>
                <w:webHidden/>
              </w:rPr>
              <w:tab/>
            </w:r>
            <w:r>
              <w:rPr>
                <w:noProof/>
                <w:webHidden/>
              </w:rPr>
              <w:fldChar w:fldCharType="begin"/>
            </w:r>
            <w:r w:rsidR="00393FD8">
              <w:rPr>
                <w:noProof/>
                <w:webHidden/>
              </w:rPr>
              <w:instrText xml:space="preserve"> PAGEREF _Toc390091815 \h </w:instrText>
            </w:r>
          </w:ins>
          <w:r>
            <w:rPr>
              <w:noProof/>
              <w:webHidden/>
            </w:rPr>
          </w:r>
          <w:r>
            <w:rPr>
              <w:noProof/>
              <w:webHidden/>
            </w:rPr>
            <w:fldChar w:fldCharType="separate"/>
          </w:r>
          <w:ins w:id="151" w:author="Ellipsis" w:date="2014-06-09T15:43:00Z">
            <w:r w:rsidR="001B385E">
              <w:rPr>
                <w:noProof/>
                <w:webHidden/>
              </w:rPr>
              <w:t>71</w:t>
            </w:r>
          </w:ins>
          <w:ins w:id="152" w:author="Ellipsis" w:date="2014-06-09T15:40:00Z">
            <w:r>
              <w:rPr>
                <w:noProof/>
                <w:webHidden/>
              </w:rPr>
              <w:fldChar w:fldCharType="end"/>
            </w:r>
            <w:r w:rsidRPr="00ED008A">
              <w:rPr>
                <w:rStyle w:val="Hyperlink"/>
                <w:noProof/>
              </w:rPr>
              <w:fldChar w:fldCharType="end"/>
            </w:r>
          </w:ins>
        </w:p>
        <w:p w14:paraId="1C84B4F0" w14:textId="77777777" w:rsidR="00393FD8" w:rsidRDefault="00286E7F">
          <w:pPr>
            <w:pStyle w:val="TOC2"/>
            <w:tabs>
              <w:tab w:val="right" w:leader="dot" w:pos="9350"/>
            </w:tabs>
            <w:rPr>
              <w:ins w:id="153" w:author="Ellipsis" w:date="2014-06-09T15:40:00Z"/>
              <w:rFonts w:eastAsiaTheme="minorEastAsia"/>
              <w:noProof/>
            </w:rPr>
          </w:pPr>
          <w:ins w:id="15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 Exam Help</w:t>
            </w:r>
            <w:r w:rsidR="00393FD8">
              <w:rPr>
                <w:noProof/>
                <w:webHidden/>
              </w:rPr>
              <w:tab/>
            </w:r>
            <w:r>
              <w:rPr>
                <w:noProof/>
                <w:webHidden/>
              </w:rPr>
              <w:fldChar w:fldCharType="begin"/>
            </w:r>
            <w:r w:rsidR="00393FD8">
              <w:rPr>
                <w:noProof/>
                <w:webHidden/>
              </w:rPr>
              <w:instrText xml:space="preserve"> PAGEREF _Toc390091816 \h </w:instrText>
            </w:r>
          </w:ins>
          <w:r>
            <w:rPr>
              <w:noProof/>
              <w:webHidden/>
            </w:rPr>
          </w:r>
          <w:r>
            <w:rPr>
              <w:noProof/>
              <w:webHidden/>
            </w:rPr>
            <w:fldChar w:fldCharType="separate"/>
          </w:r>
          <w:ins w:id="155" w:author="Ellipsis" w:date="2014-06-09T15:43:00Z">
            <w:r w:rsidR="001B385E">
              <w:rPr>
                <w:noProof/>
                <w:webHidden/>
              </w:rPr>
              <w:t>73</w:t>
            </w:r>
          </w:ins>
          <w:ins w:id="156" w:author="Ellipsis" w:date="2014-06-09T15:40:00Z">
            <w:r>
              <w:rPr>
                <w:noProof/>
                <w:webHidden/>
              </w:rPr>
              <w:fldChar w:fldCharType="end"/>
            </w:r>
            <w:r w:rsidRPr="00ED008A">
              <w:rPr>
                <w:rStyle w:val="Hyperlink"/>
                <w:noProof/>
              </w:rPr>
              <w:fldChar w:fldCharType="end"/>
            </w:r>
          </w:ins>
        </w:p>
        <w:p w14:paraId="2A1E260B" w14:textId="77777777" w:rsidR="00393FD8" w:rsidRDefault="00286E7F">
          <w:pPr>
            <w:pStyle w:val="TOC3"/>
            <w:tabs>
              <w:tab w:val="right" w:leader="dot" w:pos="9350"/>
            </w:tabs>
            <w:rPr>
              <w:ins w:id="157" w:author="Ellipsis" w:date="2014-06-09T15:40:00Z"/>
              <w:rFonts w:eastAsiaTheme="minorEastAsia"/>
              <w:noProof/>
            </w:rPr>
          </w:pPr>
          <w:ins w:id="15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3.5.1 Mark Questions for further reference</w:t>
            </w:r>
            <w:r w:rsidR="00393FD8">
              <w:rPr>
                <w:noProof/>
                <w:webHidden/>
              </w:rPr>
              <w:tab/>
            </w:r>
            <w:r>
              <w:rPr>
                <w:noProof/>
                <w:webHidden/>
              </w:rPr>
              <w:fldChar w:fldCharType="begin"/>
            </w:r>
            <w:r w:rsidR="00393FD8">
              <w:rPr>
                <w:noProof/>
                <w:webHidden/>
              </w:rPr>
              <w:instrText xml:space="preserve"> PAGEREF _Toc390091817 \h </w:instrText>
            </w:r>
          </w:ins>
          <w:r>
            <w:rPr>
              <w:noProof/>
              <w:webHidden/>
            </w:rPr>
          </w:r>
          <w:r>
            <w:rPr>
              <w:noProof/>
              <w:webHidden/>
            </w:rPr>
            <w:fldChar w:fldCharType="separate"/>
          </w:r>
          <w:ins w:id="159" w:author="Ellipsis" w:date="2014-06-09T15:43:00Z">
            <w:r w:rsidR="001B385E">
              <w:rPr>
                <w:noProof/>
                <w:webHidden/>
              </w:rPr>
              <w:t>73</w:t>
            </w:r>
          </w:ins>
          <w:ins w:id="160" w:author="Ellipsis" w:date="2014-06-09T15:40:00Z">
            <w:r>
              <w:rPr>
                <w:noProof/>
                <w:webHidden/>
              </w:rPr>
              <w:fldChar w:fldCharType="end"/>
            </w:r>
            <w:r w:rsidRPr="00ED008A">
              <w:rPr>
                <w:rStyle w:val="Hyperlink"/>
                <w:noProof/>
              </w:rPr>
              <w:fldChar w:fldCharType="end"/>
            </w:r>
          </w:ins>
        </w:p>
        <w:p w14:paraId="61A63914" w14:textId="77777777" w:rsidR="00393FD8" w:rsidRDefault="00286E7F">
          <w:pPr>
            <w:pStyle w:val="TOC3"/>
            <w:tabs>
              <w:tab w:val="right" w:leader="dot" w:pos="9350"/>
            </w:tabs>
            <w:rPr>
              <w:ins w:id="161" w:author="Ellipsis" w:date="2014-06-09T15:40:00Z"/>
              <w:rFonts w:eastAsiaTheme="minorEastAsia"/>
              <w:noProof/>
            </w:rPr>
          </w:pPr>
          <w:ins w:id="16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3.5.2 View Marked Questions</w:t>
            </w:r>
            <w:r w:rsidR="00393FD8">
              <w:rPr>
                <w:noProof/>
                <w:webHidden/>
              </w:rPr>
              <w:tab/>
            </w:r>
            <w:r>
              <w:rPr>
                <w:noProof/>
                <w:webHidden/>
              </w:rPr>
              <w:fldChar w:fldCharType="begin"/>
            </w:r>
            <w:r w:rsidR="00393FD8">
              <w:rPr>
                <w:noProof/>
                <w:webHidden/>
              </w:rPr>
              <w:instrText xml:space="preserve"> PAGEREF _Toc390091818 \h </w:instrText>
            </w:r>
          </w:ins>
          <w:r>
            <w:rPr>
              <w:noProof/>
              <w:webHidden/>
            </w:rPr>
          </w:r>
          <w:r>
            <w:rPr>
              <w:noProof/>
              <w:webHidden/>
            </w:rPr>
            <w:fldChar w:fldCharType="separate"/>
          </w:r>
          <w:ins w:id="163" w:author="Ellipsis" w:date="2014-06-09T15:43:00Z">
            <w:r w:rsidR="001B385E">
              <w:rPr>
                <w:noProof/>
                <w:webHidden/>
              </w:rPr>
              <w:t>75</w:t>
            </w:r>
          </w:ins>
          <w:ins w:id="164" w:author="Ellipsis" w:date="2014-06-09T15:40:00Z">
            <w:r>
              <w:rPr>
                <w:noProof/>
                <w:webHidden/>
              </w:rPr>
              <w:fldChar w:fldCharType="end"/>
            </w:r>
            <w:r w:rsidRPr="00ED008A">
              <w:rPr>
                <w:rStyle w:val="Hyperlink"/>
                <w:noProof/>
              </w:rPr>
              <w:fldChar w:fldCharType="end"/>
            </w:r>
          </w:ins>
        </w:p>
        <w:p w14:paraId="40E8A03D" w14:textId="77777777" w:rsidR="00393FD8" w:rsidRDefault="00286E7F">
          <w:pPr>
            <w:pStyle w:val="TOC3"/>
            <w:tabs>
              <w:tab w:val="right" w:leader="dot" w:pos="9350"/>
            </w:tabs>
            <w:rPr>
              <w:ins w:id="165" w:author="Ellipsis" w:date="2014-06-09T15:40:00Z"/>
              <w:rFonts w:eastAsiaTheme="minorEastAsia"/>
              <w:noProof/>
            </w:rPr>
          </w:pPr>
          <w:ins w:id="16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"_Toc390091819"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3.5.3 Go back to a marked question</w:t>
            </w:r>
            <w:r w:rsidR="00393FD8">
              <w:rPr>
                <w:noProof/>
                <w:webHidden/>
              </w:rPr>
              <w:tab/>
            </w:r>
            <w:r>
              <w:rPr>
                <w:noProof/>
                <w:webHidden/>
              </w:rPr>
              <w:fldChar w:fldCharType="begin"/>
            </w:r>
            <w:r w:rsidR="00393FD8">
              <w:rPr>
                <w:noProof/>
                <w:webHidden/>
              </w:rPr>
              <w:instrText xml:space="preserve"> PAGEREF _Toc390091819 \h </w:instrText>
            </w:r>
          </w:ins>
          <w:r>
            <w:rPr>
              <w:noProof/>
              <w:webHidden/>
            </w:rPr>
          </w:r>
          <w:r>
            <w:rPr>
              <w:noProof/>
              <w:webHidden/>
            </w:rPr>
            <w:fldChar w:fldCharType="separate"/>
          </w:r>
          <w:ins w:id="167" w:author="Ellipsis" w:date="2014-06-09T15:43:00Z">
            <w:r w:rsidR="001B385E">
              <w:rPr>
                <w:noProof/>
                <w:webHidden/>
              </w:rPr>
              <w:t>77</w:t>
            </w:r>
          </w:ins>
          <w:ins w:id="168" w:author="Ellipsis" w:date="2014-06-09T15:40:00Z">
            <w:r>
              <w:rPr>
                <w:noProof/>
                <w:webHidden/>
              </w:rPr>
              <w:fldChar w:fldCharType="end"/>
            </w:r>
            <w:r w:rsidRPr="00ED008A">
              <w:rPr>
                <w:rStyle w:val="Hyperlink"/>
                <w:noProof/>
              </w:rPr>
              <w:fldChar w:fldCharType="end"/>
            </w:r>
          </w:ins>
        </w:p>
        <w:p w14:paraId="3758142F" w14:textId="77777777" w:rsidR="00393FD8" w:rsidRDefault="00286E7F">
          <w:pPr>
            <w:pStyle w:val="TOC3"/>
            <w:tabs>
              <w:tab w:val="right" w:leader="dot" w:pos="9350"/>
            </w:tabs>
            <w:rPr>
              <w:ins w:id="169" w:author="Ellipsis" w:date="2014-06-09T15:40:00Z"/>
              <w:rFonts w:eastAsiaTheme="minorEastAsia"/>
              <w:noProof/>
            </w:rPr>
          </w:pPr>
          <w:ins w:id="17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3.5.4 Scientific Calculator</w:t>
            </w:r>
            <w:r w:rsidR="00393FD8">
              <w:rPr>
                <w:noProof/>
                <w:webHidden/>
              </w:rPr>
              <w:tab/>
            </w:r>
            <w:r>
              <w:rPr>
                <w:noProof/>
                <w:webHidden/>
              </w:rPr>
              <w:fldChar w:fldCharType="begin"/>
            </w:r>
            <w:r w:rsidR="00393FD8">
              <w:rPr>
                <w:noProof/>
                <w:webHidden/>
              </w:rPr>
              <w:instrText xml:space="preserve"> PAGEREF _Toc390091820 \h </w:instrText>
            </w:r>
          </w:ins>
          <w:r>
            <w:rPr>
              <w:noProof/>
              <w:webHidden/>
            </w:rPr>
          </w:r>
          <w:r>
            <w:rPr>
              <w:noProof/>
              <w:webHidden/>
            </w:rPr>
            <w:fldChar w:fldCharType="separate"/>
          </w:r>
          <w:ins w:id="171" w:author="Ellipsis" w:date="2014-06-09T15:43:00Z">
            <w:r w:rsidR="001B385E">
              <w:rPr>
                <w:noProof/>
                <w:webHidden/>
              </w:rPr>
              <w:t>79</w:t>
            </w:r>
          </w:ins>
          <w:ins w:id="172" w:author="Ellipsis" w:date="2014-06-09T15:40:00Z">
            <w:r>
              <w:rPr>
                <w:noProof/>
                <w:webHidden/>
              </w:rPr>
              <w:fldChar w:fldCharType="end"/>
            </w:r>
            <w:r w:rsidRPr="00ED008A">
              <w:rPr>
                <w:rStyle w:val="Hyperlink"/>
                <w:noProof/>
              </w:rPr>
              <w:fldChar w:fldCharType="end"/>
            </w:r>
          </w:ins>
        </w:p>
        <w:p w14:paraId="490B289D" w14:textId="77777777" w:rsidR="00393FD8" w:rsidRDefault="00286E7F">
          <w:pPr>
            <w:pStyle w:val="TOC3"/>
            <w:tabs>
              <w:tab w:val="right" w:leader="dot" w:pos="9350"/>
            </w:tabs>
            <w:rPr>
              <w:ins w:id="173" w:author="Ellipsis" w:date="2014-06-09T15:40:00Z"/>
              <w:rFonts w:eastAsiaTheme="minorEastAsia"/>
              <w:noProof/>
            </w:rPr>
          </w:pPr>
          <w:ins w:id="17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3.5.5 Notepad</w:t>
            </w:r>
            <w:r w:rsidR="00393FD8">
              <w:rPr>
                <w:noProof/>
                <w:webHidden/>
              </w:rPr>
              <w:tab/>
            </w:r>
            <w:r>
              <w:rPr>
                <w:noProof/>
                <w:webHidden/>
              </w:rPr>
              <w:fldChar w:fldCharType="begin"/>
            </w:r>
            <w:r w:rsidR="00393FD8">
              <w:rPr>
                <w:noProof/>
                <w:webHidden/>
              </w:rPr>
              <w:instrText xml:space="preserve"> PAGEREF _Toc390091821 \h </w:instrText>
            </w:r>
          </w:ins>
          <w:r>
            <w:rPr>
              <w:noProof/>
              <w:webHidden/>
            </w:rPr>
          </w:r>
          <w:r>
            <w:rPr>
              <w:noProof/>
              <w:webHidden/>
            </w:rPr>
            <w:fldChar w:fldCharType="separate"/>
          </w:r>
          <w:ins w:id="175" w:author="Ellipsis" w:date="2014-06-09T15:43:00Z">
            <w:r w:rsidR="001B385E">
              <w:rPr>
                <w:noProof/>
                <w:webHidden/>
              </w:rPr>
              <w:t>81</w:t>
            </w:r>
          </w:ins>
          <w:ins w:id="176" w:author="Ellipsis" w:date="2014-06-09T15:40:00Z">
            <w:r>
              <w:rPr>
                <w:noProof/>
                <w:webHidden/>
              </w:rPr>
              <w:fldChar w:fldCharType="end"/>
            </w:r>
            <w:r w:rsidRPr="00ED008A">
              <w:rPr>
                <w:rStyle w:val="Hyperlink"/>
                <w:noProof/>
              </w:rPr>
              <w:fldChar w:fldCharType="end"/>
            </w:r>
          </w:ins>
        </w:p>
        <w:p w14:paraId="4C21EB32" w14:textId="77777777" w:rsidR="00393FD8" w:rsidRDefault="00286E7F">
          <w:pPr>
            <w:pStyle w:val="TOC3"/>
            <w:tabs>
              <w:tab w:val="right" w:leader="dot" w:pos="9350"/>
            </w:tabs>
            <w:rPr>
              <w:ins w:id="177" w:author="Ellipsis" w:date="2014-06-09T15:40:00Z"/>
              <w:rFonts w:eastAsiaTheme="minorEastAsia"/>
              <w:noProof/>
            </w:rPr>
          </w:pPr>
          <w:ins w:id="17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3.5.6 View Sample Exam</w:t>
            </w:r>
            <w:r w:rsidR="00393FD8">
              <w:rPr>
                <w:noProof/>
                <w:webHidden/>
              </w:rPr>
              <w:tab/>
            </w:r>
            <w:r>
              <w:rPr>
                <w:noProof/>
                <w:webHidden/>
              </w:rPr>
              <w:fldChar w:fldCharType="begin"/>
            </w:r>
            <w:r w:rsidR="00393FD8">
              <w:rPr>
                <w:noProof/>
                <w:webHidden/>
              </w:rPr>
              <w:instrText xml:space="preserve"> PAGEREF _Toc390091822 \h </w:instrText>
            </w:r>
          </w:ins>
          <w:r>
            <w:rPr>
              <w:noProof/>
              <w:webHidden/>
            </w:rPr>
          </w:r>
          <w:r>
            <w:rPr>
              <w:noProof/>
              <w:webHidden/>
            </w:rPr>
            <w:fldChar w:fldCharType="separate"/>
          </w:r>
          <w:ins w:id="179" w:author="Ellipsis" w:date="2014-06-09T15:43:00Z">
            <w:r w:rsidR="001B385E">
              <w:rPr>
                <w:noProof/>
                <w:webHidden/>
              </w:rPr>
              <w:t>83</w:t>
            </w:r>
          </w:ins>
          <w:ins w:id="180" w:author="Ellipsis" w:date="2014-06-09T15:40:00Z">
            <w:r>
              <w:rPr>
                <w:noProof/>
                <w:webHidden/>
              </w:rPr>
              <w:fldChar w:fldCharType="end"/>
            </w:r>
            <w:r w:rsidRPr="00ED008A">
              <w:rPr>
                <w:rStyle w:val="Hyperlink"/>
                <w:noProof/>
              </w:rPr>
              <w:fldChar w:fldCharType="end"/>
            </w:r>
          </w:ins>
        </w:p>
        <w:p w14:paraId="4C48C70A" w14:textId="77777777" w:rsidR="00393FD8" w:rsidRDefault="00286E7F">
          <w:pPr>
            <w:pStyle w:val="TOC2"/>
            <w:tabs>
              <w:tab w:val="right" w:leader="dot" w:pos="9350"/>
            </w:tabs>
            <w:rPr>
              <w:ins w:id="181" w:author="Ellipsis" w:date="2014-06-09T15:40:00Z"/>
              <w:rFonts w:eastAsiaTheme="minorEastAsia"/>
              <w:noProof/>
            </w:rPr>
          </w:pPr>
          <w:ins w:id="18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 Student Management (Admin)</w:t>
            </w:r>
            <w:r w:rsidR="00393FD8">
              <w:rPr>
                <w:noProof/>
                <w:webHidden/>
              </w:rPr>
              <w:tab/>
            </w:r>
            <w:r>
              <w:rPr>
                <w:noProof/>
                <w:webHidden/>
              </w:rPr>
              <w:fldChar w:fldCharType="begin"/>
            </w:r>
            <w:r w:rsidR="00393FD8">
              <w:rPr>
                <w:noProof/>
                <w:webHidden/>
              </w:rPr>
              <w:instrText xml:space="preserve"> PAGEREF _Toc390091823 \h </w:instrText>
            </w:r>
          </w:ins>
          <w:r>
            <w:rPr>
              <w:noProof/>
              <w:webHidden/>
            </w:rPr>
          </w:r>
          <w:r>
            <w:rPr>
              <w:noProof/>
              <w:webHidden/>
            </w:rPr>
            <w:fldChar w:fldCharType="separate"/>
          </w:r>
          <w:ins w:id="183" w:author="Ellipsis" w:date="2014-06-09T15:43:00Z">
            <w:r w:rsidR="001B385E">
              <w:rPr>
                <w:noProof/>
                <w:webHidden/>
              </w:rPr>
              <w:t>85</w:t>
            </w:r>
          </w:ins>
          <w:ins w:id="184" w:author="Ellipsis" w:date="2014-06-09T15:40:00Z">
            <w:r>
              <w:rPr>
                <w:noProof/>
                <w:webHidden/>
              </w:rPr>
              <w:fldChar w:fldCharType="end"/>
            </w:r>
            <w:r w:rsidRPr="00ED008A">
              <w:rPr>
                <w:rStyle w:val="Hyperlink"/>
                <w:noProof/>
              </w:rPr>
              <w:fldChar w:fldCharType="end"/>
            </w:r>
          </w:ins>
        </w:p>
        <w:p w14:paraId="1F08975D" w14:textId="77777777" w:rsidR="00393FD8" w:rsidRDefault="00286E7F">
          <w:pPr>
            <w:pStyle w:val="TOC3"/>
            <w:tabs>
              <w:tab w:val="right" w:leader="dot" w:pos="9350"/>
            </w:tabs>
            <w:rPr>
              <w:ins w:id="185" w:author="Ellipsis" w:date="2014-06-09T15:40:00Z"/>
              <w:rFonts w:eastAsiaTheme="minorEastAsia"/>
              <w:noProof/>
            </w:rPr>
          </w:pPr>
          <w:ins w:id="18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3.6.1 View Registered Students</w:t>
            </w:r>
            <w:r w:rsidR="00393FD8">
              <w:rPr>
                <w:noProof/>
                <w:webHidden/>
              </w:rPr>
              <w:tab/>
            </w:r>
            <w:r>
              <w:rPr>
                <w:noProof/>
                <w:webHidden/>
              </w:rPr>
              <w:fldChar w:fldCharType="begin"/>
            </w:r>
            <w:r w:rsidR="00393FD8">
              <w:rPr>
                <w:noProof/>
                <w:webHidden/>
              </w:rPr>
              <w:instrText xml:space="preserve"> PAGEREF _Toc390091824 \h </w:instrText>
            </w:r>
          </w:ins>
          <w:r>
            <w:rPr>
              <w:noProof/>
              <w:webHidden/>
            </w:rPr>
          </w:r>
          <w:r>
            <w:rPr>
              <w:noProof/>
              <w:webHidden/>
            </w:rPr>
            <w:fldChar w:fldCharType="separate"/>
          </w:r>
          <w:ins w:id="187" w:author="Ellipsis" w:date="2014-06-09T15:43:00Z">
            <w:r w:rsidR="001B385E">
              <w:rPr>
                <w:noProof/>
                <w:webHidden/>
              </w:rPr>
              <w:t>85</w:t>
            </w:r>
          </w:ins>
          <w:ins w:id="188" w:author="Ellipsis" w:date="2014-06-09T15:40:00Z">
            <w:r>
              <w:rPr>
                <w:noProof/>
                <w:webHidden/>
              </w:rPr>
              <w:fldChar w:fldCharType="end"/>
            </w:r>
            <w:r w:rsidRPr="00ED008A">
              <w:rPr>
                <w:rStyle w:val="Hyperlink"/>
                <w:noProof/>
              </w:rPr>
              <w:fldChar w:fldCharType="end"/>
            </w:r>
          </w:ins>
        </w:p>
        <w:p w14:paraId="27A37E43" w14:textId="77777777" w:rsidR="00393FD8" w:rsidRDefault="00286E7F">
          <w:pPr>
            <w:pStyle w:val="TOC3"/>
            <w:tabs>
              <w:tab w:val="right" w:leader="dot" w:pos="9350"/>
            </w:tabs>
            <w:rPr>
              <w:ins w:id="189" w:author="Ellipsis" w:date="2014-06-09T15:40:00Z"/>
              <w:rFonts w:eastAsiaTheme="minorEastAsia"/>
              <w:noProof/>
            </w:rPr>
          </w:pPr>
          <w:ins w:id="19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3.6.2 Create new Student</w:t>
            </w:r>
            <w:r w:rsidR="00393FD8">
              <w:rPr>
                <w:noProof/>
                <w:webHidden/>
              </w:rPr>
              <w:tab/>
            </w:r>
            <w:r>
              <w:rPr>
                <w:noProof/>
                <w:webHidden/>
              </w:rPr>
              <w:fldChar w:fldCharType="begin"/>
            </w:r>
            <w:r w:rsidR="00393FD8">
              <w:rPr>
                <w:noProof/>
                <w:webHidden/>
              </w:rPr>
              <w:instrText xml:space="preserve"> PAGEREF _Toc390091825 \h </w:instrText>
            </w:r>
          </w:ins>
          <w:r>
            <w:rPr>
              <w:noProof/>
              <w:webHidden/>
            </w:rPr>
          </w:r>
          <w:r>
            <w:rPr>
              <w:noProof/>
              <w:webHidden/>
            </w:rPr>
            <w:fldChar w:fldCharType="separate"/>
          </w:r>
          <w:ins w:id="191" w:author="Ellipsis" w:date="2014-06-09T15:43:00Z">
            <w:r w:rsidR="001B385E">
              <w:rPr>
                <w:noProof/>
                <w:webHidden/>
              </w:rPr>
              <w:t>87</w:t>
            </w:r>
          </w:ins>
          <w:ins w:id="192" w:author="Ellipsis" w:date="2014-06-09T15:40:00Z">
            <w:r>
              <w:rPr>
                <w:noProof/>
                <w:webHidden/>
              </w:rPr>
              <w:fldChar w:fldCharType="end"/>
            </w:r>
            <w:r w:rsidRPr="00ED008A">
              <w:rPr>
                <w:rStyle w:val="Hyperlink"/>
                <w:noProof/>
              </w:rPr>
              <w:fldChar w:fldCharType="end"/>
            </w:r>
          </w:ins>
        </w:p>
        <w:p w14:paraId="462FA203" w14:textId="77777777" w:rsidR="00393FD8" w:rsidRDefault="00286E7F">
          <w:pPr>
            <w:pStyle w:val="TOC3"/>
            <w:tabs>
              <w:tab w:val="right" w:leader="dot" w:pos="9350"/>
            </w:tabs>
            <w:rPr>
              <w:ins w:id="193" w:author="Ellipsis" w:date="2014-06-09T15:40:00Z"/>
              <w:rFonts w:eastAsiaTheme="minorEastAsia"/>
              <w:noProof/>
            </w:rPr>
          </w:pPr>
          <w:ins w:id="19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3.6.3 Edit Student</w:t>
            </w:r>
            <w:r w:rsidR="00393FD8">
              <w:rPr>
                <w:noProof/>
                <w:webHidden/>
              </w:rPr>
              <w:tab/>
            </w:r>
            <w:r>
              <w:rPr>
                <w:noProof/>
                <w:webHidden/>
              </w:rPr>
              <w:fldChar w:fldCharType="begin"/>
            </w:r>
            <w:r w:rsidR="00393FD8">
              <w:rPr>
                <w:noProof/>
                <w:webHidden/>
              </w:rPr>
              <w:instrText xml:space="preserve"> PAGEREF _Toc390091826 \h </w:instrText>
            </w:r>
          </w:ins>
          <w:r>
            <w:rPr>
              <w:noProof/>
              <w:webHidden/>
            </w:rPr>
          </w:r>
          <w:r>
            <w:rPr>
              <w:noProof/>
              <w:webHidden/>
            </w:rPr>
            <w:fldChar w:fldCharType="separate"/>
          </w:r>
          <w:ins w:id="195" w:author="Ellipsis" w:date="2014-06-09T15:43:00Z">
            <w:r w:rsidR="001B385E">
              <w:rPr>
                <w:noProof/>
                <w:webHidden/>
              </w:rPr>
              <w:t>89</w:t>
            </w:r>
          </w:ins>
          <w:ins w:id="196" w:author="Ellipsis" w:date="2014-06-09T15:40:00Z">
            <w:r>
              <w:rPr>
                <w:noProof/>
                <w:webHidden/>
              </w:rPr>
              <w:fldChar w:fldCharType="end"/>
            </w:r>
            <w:r w:rsidRPr="00ED008A">
              <w:rPr>
                <w:rStyle w:val="Hyperlink"/>
                <w:noProof/>
              </w:rPr>
              <w:fldChar w:fldCharType="end"/>
            </w:r>
          </w:ins>
        </w:p>
        <w:p w14:paraId="2C67267B" w14:textId="77777777" w:rsidR="00393FD8" w:rsidRDefault="00286E7F">
          <w:pPr>
            <w:pStyle w:val="TOC3"/>
            <w:tabs>
              <w:tab w:val="right" w:leader="dot" w:pos="9350"/>
            </w:tabs>
            <w:rPr>
              <w:ins w:id="197" w:author="Ellipsis" w:date="2014-06-09T15:40:00Z"/>
              <w:rFonts w:eastAsiaTheme="minorEastAsia"/>
              <w:noProof/>
            </w:rPr>
          </w:pPr>
          <w:ins w:id="19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3.6.4 Delete Students</w:t>
            </w:r>
            <w:r w:rsidR="00393FD8">
              <w:rPr>
                <w:noProof/>
                <w:webHidden/>
              </w:rPr>
              <w:tab/>
            </w:r>
            <w:r>
              <w:rPr>
                <w:noProof/>
                <w:webHidden/>
              </w:rPr>
              <w:fldChar w:fldCharType="begin"/>
            </w:r>
            <w:r w:rsidR="00393FD8">
              <w:rPr>
                <w:noProof/>
                <w:webHidden/>
              </w:rPr>
              <w:instrText xml:space="preserve"> PAGEREF _Toc390091827 \h </w:instrText>
            </w:r>
          </w:ins>
          <w:r>
            <w:rPr>
              <w:noProof/>
              <w:webHidden/>
            </w:rPr>
          </w:r>
          <w:r>
            <w:rPr>
              <w:noProof/>
              <w:webHidden/>
            </w:rPr>
            <w:fldChar w:fldCharType="separate"/>
          </w:r>
          <w:ins w:id="199" w:author="Ellipsis" w:date="2014-06-09T15:43:00Z">
            <w:r w:rsidR="001B385E">
              <w:rPr>
                <w:noProof/>
                <w:webHidden/>
              </w:rPr>
              <w:t>91</w:t>
            </w:r>
          </w:ins>
          <w:ins w:id="200" w:author="Ellipsis" w:date="2014-06-09T15:40:00Z">
            <w:r>
              <w:rPr>
                <w:noProof/>
                <w:webHidden/>
              </w:rPr>
              <w:fldChar w:fldCharType="end"/>
            </w:r>
            <w:r w:rsidRPr="00ED008A">
              <w:rPr>
                <w:rStyle w:val="Hyperlink"/>
                <w:noProof/>
              </w:rPr>
              <w:fldChar w:fldCharType="end"/>
            </w:r>
          </w:ins>
        </w:p>
        <w:p w14:paraId="0C3C0AEA" w14:textId="77777777" w:rsidR="00393FD8" w:rsidRDefault="00286E7F">
          <w:pPr>
            <w:pStyle w:val="TOC3"/>
            <w:tabs>
              <w:tab w:val="right" w:leader="dot" w:pos="9350"/>
            </w:tabs>
            <w:rPr>
              <w:ins w:id="201" w:author="Ellipsis" w:date="2014-06-09T15:40:00Z"/>
              <w:rFonts w:eastAsiaTheme="minorEastAsia"/>
              <w:noProof/>
            </w:rPr>
          </w:pPr>
          <w:ins w:id="20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3.6.5 Suspend Students</w:t>
            </w:r>
            <w:r w:rsidR="00393FD8">
              <w:rPr>
                <w:noProof/>
                <w:webHidden/>
              </w:rPr>
              <w:tab/>
            </w:r>
            <w:r>
              <w:rPr>
                <w:noProof/>
                <w:webHidden/>
              </w:rPr>
              <w:fldChar w:fldCharType="begin"/>
            </w:r>
            <w:r w:rsidR="00393FD8">
              <w:rPr>
                <w:noProof/>
                <w:webHidden/>
              </w:rPr>
              <w:instrText xml:space="preserve"> PAGEREF _Toc390091828 \h </w:instrText>
            </w:r>
          </w:ins>
          <w:r>
            <w:rPr>
              <w:noProof/>
              <w:webHidden/>
            </w:rPr>
          </w:r>
          <w:r>
            <w:rPr>
              <w:noProof/>
              <w:webHidden/>
            </w:rPr>
            <w:fldChar w:fldCharType="separate"/>
          </w:r>
          <w:ins w:id="203" w:author="Ellipsis" w:date="2014-06-09T15:43:00Z">
            <w:r w:rsidR="001B385E">
              <w:rPr>
                <w:noProof/>
                <w:webHidden/>
              </w:rPr>
              <w:t>93</w:t>
            </w:r>
          </w:ins>
          <w:ins w:id="204" w:author="Ellipsis" w:date="2014-06-09T15:40:00Z">
            <w:r>
              <w:rPr>
                <w:noProof/>
                <w:webHidden/>
              </w:rPr>
              <w:fldChar w:fldCharType="end"/>
            </w:r>
            <w:r w:rsidRPr="00ED008A">
              <w:rPr>
                <w:rStyle w:val="Hyperlink"/>
                <w:noProof/>
              </w:rPr>
              <w:fldChar w:fldCharType="end"/>
            </w:r>
          </w:ins>
        </w:p>
        <w:p w14:paraId="767B5865" w14:textId="77777777" w:rsidR="00393FD8" w:rsidRDefault="00286E7F">
          <w:pPr>
            <w:pStyle w:val="TOC3"/>
            <w:tabs>
              <w:tab w:val="right" w:leader="dot" w:pos="9350"/>
            </w:tabs>
            <w:rPr>
              <w:ins w:id="205" w:author="Ellipsis" w:date="2014-06-09T15:40:00Z"/>
              <w:rFonts w:eastAsiaTheme="minorEastAsia"/>
              <w:noProof/>
            </w:rPr>
          </w:pPr>
          <w:ins w:id="20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"_Toc390091829"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3.6.6 Manage Students</w:t>
            </w:r>
            <w:r w:rsidR="00393FD8">
              <w:rPr>
                <w:noProof/>
                <w:webHidden/>
              </w:rPr>
              <w:tab/>
            </w:r>
            <w:r>
              <w:rPr>
                <w:noProof/>
                <w:webHidden/>
              </w:rPr>
              <w:fldChar w:fldCharType="begin"/>
            </w:r>
            <w:r w:rsidR="00393FD8">
              <w:rPr>
                <w:noProof/>
                <w:webHidden/>
              </w:rPr>
              <w:instrText xml:space="preserve"> PAGEREF _Toc390091829 \h </w:instrText>
            </w:r>
          </w:ins>
          <w:r>
            <w:rPr>
              <w:noProof/>
              <w:webHidden/>
            </w:rPr>
          </w:r>
          <w:r>
            <w:rPr>
              <w:noProof/>
              <w:webHidden/>
            </w:rPr>
            <w:fldChar w:fldCharType="separate"/>
          </w:r>
          <w:ins w:id="207" w:author="Ellipsis" w:date="2014-06-09T15:43:00Z">
            <w:r w:rsidR="001B385E">
              <w:rPr>
                <w:noProof/>
                <w:webHidden/>
              </w:rPr>
              <w:t>95</w:t>
            </w:r>
          </w:ins>
          <w:ins w:id="208" w:author="Ellipsis" w:date="2014-06-09T15:40:00Z">
            <w:r>
              <w:rPr>
                <w:noProof/>
                <w:webHidden/>
              </w:rPr>
              <w:fldChar w:fldCharType="end"/>
            </w:r>
            <w:r w:rsidRPr="00ED008A">
              <w:rPr>
                <w:rStyle w:val="Hyperlink"/>
                <w:noProof/>
              </w:rPr>
              <w:fldChar w:fldCharType="end"/>
            </w:r>
          </w:ins>
        </w:p>
        <w:p w14:paraId="74FB0D07" w14:textId="77777777" w:rsidR="00393FD8" w:rsidRDefault="00286E7F">
          <w:pPr>
            <w:pStyle w:val="TOC3"/>
            <w:tabs>
              <w:tab w:val="right" w:leader="dot" w:pos="9350"/>
            </w:tabs>
            <w:rPr>
              <w:ins w:id="209" w:author="Ellipsis" w:date="2014-06-09T15:40:00Z"/>
              <w:rFonts w:eastAsiaTheme="minorEastAsia"/>
              <w:noProof/>
            </w:rPr>
          </w:pPr>
          <w:ins w:id="21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3.6.7 Re-Activate Students</w:t>
            </w:r>
            <w:r w:rsidR="00393FD8">
              <w:rPr>
                <w:noProof/>
                <w:webHidden/>
              </w:rPr>
              <w:tab/>
            </w:r>
            <w:r>
              <w:rPr>
                <w:noProof/>
                <w:webHidden/>
              </w:rPr>
              <w:fldChar w:fldCharType="begin"/>
            </w:r>
            <w:r w:rsidR="00393FD8">
              <w:rPr>
                <w:noProof/>
                <w:webHidden/>
              </w:rPr>
              <w:instrText xml:space="preserve"> PAGEREF _Toc390091830 \h </w:instrText>
            </w:r>
          </w:ins>
          <w:r>
            <w:rPr>
              <w:noProof/>
              <w:webHidden/>
            </w:rPr>
          </w:r>
          <w:r>
            <w:rPr>
              <w:noProof/>
              <w:webHidden/>
            </w:rPr>
            <w:fldChar w:fldCharType="separate"/>
          </w:r>
          <w:ins w:id="211" w:author="Ellipsis" w:date="2014-06-09T15:43:00Z">
            <w:r w:rsidR="001B385E">
              <w:rPr>
                <w:noProof/>
                <w:webHidden/>
              </w:rPr>
              <w:t>97</w:t>
            </w:r>
          </w:ins>
          <w:ins w:id="212" w:author="Ellipsis" w:date="2014-06-09T15:40:00Z">
            <w:r>
              <w:rPr>
                <w:noProof/>
                <w:webHidden/>
              </w:rPr>
              <w:fldChar w:fldCharType="end"/>
            </w:r>
            <w:r w:rsidRPr="00ED008A">
              <w:rPr>
                <w:rStyle w:val="Hyperlink"/>
                <w:noProof/>
              </w:rPr>
              <w:fldChar w:fldCharType="end"/>
            </w:r>
          </w:ins>
        </w:p>
        <w:p w14:paraId="5E2FCCF0" w14:textId="77777777" w:rsidR="00393FD8" w:rsidRDefault="00286E7F">
          <w:pPr>
            <w:pStyle w:val="TOC2"/>
            <w:tabs>
              <w:tab w:val="right" w:leader="dot" w:pos="9350"/>
            </w:tabs>
            <w:rPr>
              <w:ins w:id="213" w:author="Ellipsis" w:date="2014-06-09T15:40:00Z"/>
              <w:rFonts w:eastAsiaTheme="minorEastAsia"/>
              <w:noProof/>
            </w:rPr>
          </w:pPr>
          <w:ins w:id="21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 Exam Management (Admin)</w:t>
            </w:r>
            <w:r w:rsidR="00393FD8">
              <w:rPr>
                <w:noProof/>
                <w:webHidden/>
              </w:rPr>
              <w:tab/>
            </w:r>
            <w:r>
              <w:rPr>
                <w:noProof/>
                <w:webHidden/>
              </w:rPr>
              <w:fldChar w:fldCharType="begin"/>
            </w:r>
            <w:r w:rsidR="00393FD8">
              <w:rPr>
                <w:noProof/>
                <w:webHidden/>
              </w:rPr>
              <w:instrText xml:space="preserve"> PAGEREF _Toc390091831 \h </w:instrText>
            </w:r>
          </w:ins>
          <w:r>
            <w:rPr>
              <w:noProof/>
              <w:webHidden/>
            </w:rPr>
          </w:r>
          <w:r>
            <w:rPr>
              <w:noProof/>
              <w:webHidden/>
            </w:rPr>
            <w:fldChar w:fldCharType="separate"/>
          </w:r>
          <w:ins w:id="215" w:author="Ellipsis" w:date="2014-06-09T15:43:00Z">
            <w:r w:rsidR="001B385E">
              <w:rPr>
                <w:noProof/>
                <w:webHidden/>
              </w:rPr>
              <w:t>99</w:t>
            </w:r>
          </w:ins>
          <w:ins w:id="216" w:author="Ellipsis" w:date="2014-06-09T15:40:00Z">
            <w:r>
              <w:rPr>
                <w:noProof/>
                <w:webHidden/>
              </w:rPr>
              <w:fldChar w:fldCharType="end"/>
            </w:r>
            <w:r w:rsidRPr="00ED008A">
              <w:rPr>
                <w:rStyle w:val="Hyperlink"/>
                <w:noProof/>
              </w:rPr>
              <w:fldChar w:fldCharType="end"/>
            </w:r>
          </w:ins>
        </w:p>
        <w:p w14:paraId="6AD5F5B7" w14:textId="77777777" w:rsidR="00393FD8" w:rsidRDefault="00286E7F">
          <w:pPr>
            <w:pStyle w:val="TOC3"/>
            <w:tabs>
              <w:tab w:val="right" w:leader="dot" w:pos="9350"/>
            </w:tabs>
            <w:rPr>
              <w:ins w:id="217" w:author="Ellipsis" w:date="2014-06-09T15:40:00Z"/>
              <w:rFonts w:eastAsiaTheme="minorEastAsia"/>
              <w:noProof/>
            </w:rPr>
          </w:pPr>
          <w:ins w:id="21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3.7.1 Create an Exam</w:t>
            </w:r>
            <w:r w:rsidR="00393FD8">
              <w:rPr>
                <w:noProof/>
                <w:webHidden/>
              </w:rPr>
              <w:tab/>
            </w:r>
            <w:r>
              <w:rPr>
                <w:noProof/>
                <w:webHidden/>
              </w:rPr>
              <w:fldChar w:fldCharType="begin"/>
            </w:r>
            <w:r w:rsidR="00393FD8">
              <w:rPr>
                <w:noProof/>
                <w:webHidden/>
              </w:rPr>
              <w:instrText xml:space="preserve"> PAGEREF _Toc390091832 \h </w:instrText>
            </w:r>
          </w:ins>
          <w:r>
            <w:rPr>
              <w:noProof/>
              <w:webHidden/>
            </w:rPr>
          </w:r>
          <w:r>
            <w:rPr>
              <w:noProof/>
              <w:webHidden/>
            </w:rPr>
            <w:fldChar w:fldCharType="separate"/>
          </w:r>
          <w:ins w:id="219" w:author="Ellipsis" w:date="2014-06-09T15:43:00Z">
            <w:r w:rsidR="001B385E">
              <w:rPr>
                <w:noProof/>
                <w:webHidden/>
              </w:rPr>
              <w:t>99</w:t>
            </w:r>
          </w:ins>
          <w:ins w:id="220" w:author="Ellipsis" w:date="2014-06-09T15:40:00Z">
            <w:r>
              <w:rPr>
                <w:noProof/>
                <w:webHidden/>
              </w:rPr>
              <w:fldChar w:fldCharType="end"/>
            </w:r>
            <w:r w:rsidRPr="00ED008A">
              <w:rPr>
                <w:rStyle w:val="Hyperlink"/>
                <w:noProof/>
              </w:rPr>
              <w:fldChar w:fldCharType="end"/>
            </w:r>
          </w:ins>
        </w:p>
        <w:p w14:paraId="2D406837" w14:textId="77777777" w:rsidR="00393FD8" w:rsidRDefault="00286E7F">
          <w:pPr>
            <w:pStyle w:val="TOC3"/>
            <w:tabs>
              <w:tab w:val="right" w:leader="dot" w:pos="9350"/>
            </w:tabs>
            <w:rPr>
              <w:ins w:id="221" w:author="Ellipsis" w:date="2014-06-09T15:40:00Z"/>
              <w:rFonts w:eastAsiaTheme="minorEastAsia"/>
              <w:noProof/>
            </w:rPr>
          </w:pPr>
          <w:ins w:id="22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3.7.2 Edit an Exam</w:t>
            </w:r>
            <w:r w:rsidR="00393FD8">
              <w:rPr>
                <w:noProof/>
                <w:webHidden/>
              </w:rPr>
              <w:tab/>
            </w:r>
            <w:r>
              <w:rPr>
                <w:noProof/>
                <w:webHidden/>
              </w:rPr>
              <w:fldChar w:fldCharType="begin"/>
            </w:r>
            <w:r w:rsidR="00393FD8">
              <w:rPr>
                <w:noProof/>
                <w:webHidden/>
              </w:rPr>
              <w:instrText xml:space="preserve"> PAGEREF _Toc390091833 \h </w:instrText>
            </w:r>
          </w:ins>
          <w:r>
            <w:rPr>
              <w:noProof/>
              <w:webHidden/>
            </w:rPr>
          </w:r>
          <w:r>
            <w:rPr>
              <w:noProof/>
              <w:webHidden/>
            </w:rPr>
            <w:fldChar w:fldCharType="separate"/>
          </w:r>
          <w:ins w:id="223" w:author="Ellipsis" w:date="2014-06-09T15:43:00Z">
            <w:r w:rsidR="001B385E">
              <w:rPr>
                <w:noProof/>
                <w:webHidden/>
              </w:rPr>
              <w:t>101</w:t>
            </w:r>
          </w:ins>
          <w:ins w:id="224" w:author="Ellipsis" w:date="2014-06-09T15:40:00Z">
            <w:r>
              <w:rPr>
                <w:noProof/>
                <w:webHidden/>
              </w:rPr>
              <w:fldChar w:fldCharType="end"/>
            </w:r>
            <w:r w:rsidRPr="00ED008A">
              <w:rPr>
                <w:rStyle w:val="Hyperlink"/>
                <w:noProof/>
              </w:rPr>
              <w:fldChar w:fldCharType="end"/>
            </w:r>
          </w:ins>
        </w:p>
        <w:p w14:paraId="1AEACDD7" w14:textId="77777777" w:rsidR="00393FD8" w:rsidRDefault="00286E7F">
          <w:pPr>
            <w:pStyle w:val="TOC3"/>
            <w:tabs>
              <w:tab w:val="right" w:leader="dot" w:pos="9350"/>
            </w:tabs>
            <w:rPr>
              <w:ins w:id="225" w:author="Ellipsis" w:date="2014-06-09T15:40:00Z"/>
              <w:rFonts w:eastAsiaTheme="minorEastAsia"/>
              <w:noProof/>
            </w:rPr>
          </w:pPr>
          <w:ins w:id="22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3.7.3 Delete Exams</w:t>
            </w:r>
            <w:r w:rsidR="00393FD8">
              <w:rPr>
                <w:noProof/>
                <w:webHidden/>
              </w:rPr>
              <w:tab/>
            </w:r>
            <w:r>
              <w:rPr>
                <w:noProof/>
                <w:webHidden/>
              </w:rPr>
              <w:fldChar w:fldCharType="begin"/>
            </w:r>
            <w:r w:rsidR="00393FD8">
              <w:rPr>
                <w:noProof/>
                <w:webHidden/>
              </w:rPr>
              <w:instrText xml:space="preserve"> PAGEREF _Toc390091834 \h </w:instrText>
            </w:r>
          </w:ins>
          <w:r>
            <w:rPr>
              <w:noProof/>
              <w:webHidden/>
            </w:rPr>
          </w:r>
          <w:r>
            <w:rPr>
              <w:noProof/>
              <w:webHidden/>
            </w:rPr>
            <w:fldChar w:fldCharType="separate"/>
          </w:r>
          <w:ins w:id="227" w:author="Ellipsis" w:date="2014-06-09T15:43:00Z">
            <w:r w:rsidR="001B385E">
              <w:rPr>
                <w:noProof/>
                <w:webHidden/>
              </w:rPr>
              <w:t>103</w:t>
            </w:r>
          </w:ins>
          <w:ins w:id="228" w:author="Ellipsis" w:date="2014-06-09T15:40:00Z">
            <w:r>
              <w:rPr>
                <w:noProof/>
                <w:webHidden/>
              </w:rPr>
              <w:fldChar w:fldCharType="end"/>
            </w:r>
            <w:r w:rsidRPr="00ED008A">
              <w:rPr>
                <w:rStyle w:val="Hyperlink"/>
                <w:noProof/>
              </w:rPr>
              <w:fldChar w:fldCharType="end"/>
            </w:r>
          </w:ins>
        </w:p>
        <w:p w14:paraId="3CE76C00" w14:textId="77777777" w:rsidR="00393FD8" w:rsidRDefault="00286E7F">
          <w:pPr>
            <w:pStyle w:val="TOC3"/>
            <w:tabs>
              <w:tab w:val="right" w:leader="dot" w:pos="9350"/>
            </w:tabs>
            <w:rPr>
              <w:ins w:id="229" w:author="Ellipsis" w:date="2014-06-09T15:40:00Z"/>
              <w:rFonts w:eastAsiaTheme="minorEastAsia"/>
              <w:noProof/>
            </w:rPr>
          </w:pPr>
          <w:ins w:id="23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3.7.4 Manage Exams</w:t>
            </w:r>
            <w:r w:rsidR="00393FD8">
              <w:rPr>
                <w:noProof/>
                <w:webHidden/>
              </w:rPr>
              <w:tab/>
            </w:r>
            <w:r>
              <w:rPr>
                <w:noProof/>
                <w:webHidden/>
              </w:rPr>
              <w:fldChar w:fldCharType="begin"/>
            </w:r>
            <w:r w:rsidR="00393FD8">
              <w:rPr>
                <w:noProof/>
                <w:webHidden/>
              </w:rPr>
              <w:instrText xml:space="preserve"> PAGEREF _Toc390091835 \h </w:instrText>
            </w:r>
          </w:ins>
          <w:r>
            <w:rPr>
              <w:noProof/>
              <w:webHidden/>
            </w:rPr>
          </w:r>
          <w:r>
            <w:rPr>
              <w:noProof/>
              <w:webHidden/>
            </w:rPr>
            <w:fldChar w:fldCharType="separate"/>
          </w:r>
          <w:ins w:id="231" w:author="Ellipsis" w:date="2014-06-09T15:43:00Z">
            <w:r w:rsidR="001B385E">
              <w:rPr>
                <w:noProof/>
                <w:webHidden/>
              </w:rPr>
              <w:t>105</w:t>
            </w:r>
          </w:ins>
          <w:ins w:id="232" w:author="Ellipsis" w:date="2014-06-09T15:40:00Z">
            <w:r>
              <w:rPr>
                <w:noProof/>
                <w:webHidden/>
              </w:rPr>
              <w:fldChar w:fldCharType="end"/>
            </w:r>
            <w:r w:rsidRPr="00ED008A">
              <w:rPr>
                <w:rStyle w:val="Hyperlink"/>
                <w:noProof/>
              </w:rPr>
              <w:fldChar w:fldCharType="end"/>
            </w:r>
          </w:ins>
        </w:p>
        <w:p w14:paraId="15270D00" w14:textId="77777777" w:rsidR="00393FD8" w:rsidRDefault="00286E7F">
          <w:pPr>
            <w:pStyle w:val="TOC3"/>
            <w:tabs>
              <w:tab w:val="right" w:leader="dot" w:pos="9350"/>
            </w:tabs>
            <w:rPr>
              <w:ins w:id="233" w:author="Ellipsis" w:date="2014-06-09T15:40:00Z"/>
              <w:rFonts w:eastAsiaTheme="minorEastAsia"/>
              <w:noProof/>
            </w:rPr>
          </w:pPr>
          <w:ins w:id="23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3.7.5 View Available Exams</w:t>
            </w:r>
            <w:r w:rsidR="00393FD8">
              <w:rPr>
                <w:noProof/>
                <w:webHidden/>
              </w:rPr>
              <w:tab/>
            </w:r>
            <w:r>
              <w:rPr>
                <w:noProof/>
                <w:webHidden/>
              </w:rPr>
              <w:fldChar w:fldCharType="begin"/>
            </w:r>
            <w:r w:rsidR="00393FD8">
              <w:rPr>
                <w:noProof/>
                <w:webHidden/>
              </w:rPr>
              <w:instrText xml:space="preserve"> PAGEREF _Toc390091836 \h </w:instrText>
            </w:r>
          </w:ins>
          <w:r>
            <w:rPr>
              <w:noProof/>
              <w:webHidden/>
            </w:rPr>
          </w:r>
          <w:r>
            <w:rPr>
              <w:noProof/>
              <w:webHidden/>
            </w:rPr>
            <w:fldChar w:fldCharType="separate"/>
          </w:r>
          <w:ins w:id="235" w:author="Ellipsis" w:date="2014-06-09T15:43:00Z">
            <w:r w:rsidR="001B385E">
              <w:rPr>
                <w:noProof/>
                <w:webHidden/>
              </w:rPr>
              <w:t>107</w:t>
            </w:r>
          </w:ins>
          <w:ins w:id="236" w:author="Ellipsis" w:date="2014-06-09T15:40:00Z">
            <w:r>
              <w:rPr>
                <w:noProof/>
                <w:webHidden/>
              </w:rPr>
              <w:fldChar w:fldCharType="end"/>
            </w:r>
            <w:r w:rsidRPr="00ED008A">
              <w:rPr>
                <w:rStyle w:val="Hyperlink"/>
                <w:noProof/>
              </w:rPr>
              <w:fldChar w:fldCharType="end"/>
            </w:r>
          </w:ins>
        </w:p>
        <w:p w14:paraId="162A7A0A" w14:textId="77777777" w:rsidR="00393FD8" w:rsidRDefault="00286E7F">
          <w:pPr>
            <w:pStyle w:val="TOC3"/>
            <w:tabs>
              <w:tab w:val="right" w:leader="dot" w:pos="9350"/>
            </w:tabs>
            <w:rPr>
              <w:ins w:id="237" w:author="Ellipsis" w:date="2014-06-09T15:40:00Z"/>
              <w:rFonts w:eastAsiaTheme="minorEastAsia"/>
              <w:noProof/>
            </w:rPr>
          </w:pPr>
          <w:ins w:id="23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3.7.6 View individual Exams</w:t>
            </w:r>
            <w:r w:rsidR="00393FD8">
              <w:rPr>
                <w:noProof/>
                <w:webHidden/>
              </w:rPr>
              <w:tab/>
            </w:r>
            <w:r>
              <w:rPr>
                <w:noProof/>
                <w:webHidden/>
              </w:rPr>
              <w:fldChar w:fldCharType="begin"/>
            </w:r>
            <w:r w:rsidR="00393FD8">
              <w:rPr>
                <w:noProof/>
                <w:webHidden/>
              </w:rPr>
              <w:instrText xml:space="preserve"> PAGEREF _Toc390091837 \h </w:instrText>
            </w:r>
          </w:ins>
          <w:r>
            <w:rPr>
              <w:noProof/>
              <w:webHidden/>
            </w:rPr>
          </w:r>
          <w:r>
            <w:rPr>
              <w:noProof/>
              <w:webHidden/>
            </w:rPr>
            <w:fldChar w:fldCharType="separate"/>
          </w:r>
          <w:ins w:id="239" w:author="Ellipsis" w:date="2014-06-09T15:43:00Z">
            <w:r w:rsidR="001B385E">
              <w:rPr>
                <w:noProof/>
                <w:webHidden/>
              </w:rPr>
              <w:t>109</w:t>
            </w:r>
          </w:ins>
          <w:ins w:id="240" w:author="Ellipsis" w:date="2014-06-09T15:40:00Z">
            <w:r>
              <w:rPr>
                <w:noProof/>
                <w:webHidden/>
              </w:rPr>
              <w:fldChar w:fldCharType="end"/>
            </w:r>
            <w:r w:rsidRPr="00ED008A">
              <w:rPr>
                <w:rStyle w:val="Hyperlink"/>
                <w:noProof/>
              </w:rPr>
              <w:fldChar w:fldCharType="end"/>
            </w:r>
          </w:ins>
        </w:p>
        <w:p w14:paraId="76989E95" w14:textId="77777777" w:rsidR="00393FD8" w:rsidRDefault="00286E7F">
          <w:pPr>
            <w:pStyle w:val="TOC2"/>
            <w:tabs>
              <w:tab w:val="right" w:leader="dot" w:pos="9350"/>
            </w:tabs>
            <w:rPr>
              <w:ins w:id="241" w:author="Ellipsis" w:date="2014-06-09T15:40:00Z"/>
              <w:rFonts w:eastAsiaTheme="minorEastAsia"/>
              <w:noProof/>
            </w:rPr>
          </w:pPr>
          <w:ins w:id="24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 Lecturer Management (admin)</w:t>
            </w:r>
            <w:r w:rsidR="00393FD8">
              <w:rPr>
                <w:noProof/>
                <w:webHidden/>
              </w:rPr>
              <w:tab/>
            </w:r>
            <w:r>
              <w:rPr>
                <w:noProof/>
                <w:webHidden/>
              </w:rPr>
              <w:fldChar w:fldCharType="begin"/>
            </w:r>
            <w:r w:rsidR="00393FD8">
              <w:rPr>
                <w:noProof/>
                <w:webHidden/>
              </w:rPr>
              <w:instrText xml:space="preserve"> PAGEREF _Toc390091838 \h </w:instrText>
            </w:r>
          </w:ins>
          <w:r>
            <w:rPr>
              <w:noProof/>
              <w:webHidden/>
            </w:rPr>
          </w:r>
          <w:r>
            <w:rPr>
              <w:noProof/>
              <w:webHidden/>
            </w:rPr>
            <w:fldChar w:fldCharType="separate"/>
          </w:r>
          <w:ins w:id="243" w:author="Ellipsis" w:date="2014-06-09T15:43:00Z">
            <w:r w:rsidR="001B385E">
              <w:rPr>
                <w:noProof/>
                <w:webHidden/>
              </w:rPr>
              <w:t>111</w:t>
            </w:r>
          </w:ins>
          <w:ins w:id="244" w:author="Ellipsis" w:date="2014-06-09T15:40:00Z">
            <w:r>
              <w:rPr>
                <w:noProof/>
                <w:webHidden/>
              </w:rPr>
              <w:fldChar w:fldCharType="end"/>
            </w:r>
            <w:r w:rsidRPr="00ED008A">
              <w:rPr>
                <w:rStyle w:val="Hyperlink"/>
                <w:noProof/>
              </w:rPr>
              <w:fldChar w:fldCharType="end"/>
            </w:r>
          </w:ins>
        </w:p>
        <w:p w14:paraId="5808A8DF" w14:textId="77777777" w:rsidR="00393FD8" w:rsidRDefault="00286E7F">
          <w:pPr>
            <w:pStyle w:val="TOC3"/>
            <w:tabs>
              <w:tab w:val="right" w:leader="dot" w:pos="9350"/>
            </w:tabs>
            <w:rPr>
              <w:ins w:id="245" w:author="Ellipsis" w:date="2014-06-09T15:40:00Z"/>
              <w:rFonts w:eastAsiaTheme="minorEastAsia"/>
              <w:noProof/>
            </w:rPr>
          </w:pPr>
          <w:ins w:id="24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"_Toc390091839"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3.8.1 Create a Lecturer</w:t>
            </w:r>
            <w:r w:rsidR="00393FD8">
              <w:rPr>
                <w:noProof/>
                <w:webHidden/>
              </w:rPr>
              <w:tab/>
            </w:r>
            <w:r>
              <w:rPr>
                <w:noProof/>
                <w:webHidden/>
              </w:rPr>
              <w:fldChar w:fldCharType="begin"/>
            </w:r>
            <w:r w:rsidR="00393FD8">
              <w:rPr>
                <w:noProof/>
                <w:webHidden/>
              </w:rPr>
              <w:instrText xml:space="preserve"> PAGEREF _Toc390091839 \h </w:instrText>
            </w:r>
          </w:ins>
          <w:r>
            <w:rPr>
              <w:noProof/>
              <w:webHidden/>
            </w:rPr>
          </w:r>
          <w:r>
            <w:rPr>
              <w:noProof/>
              <w:webHidden/>
            </w:rPr>
            <w:fldChar w:fldCharType="separate"/>
          </w:r>
          <w:ins w:id="247" w:author="Ellipsis" w:date="2014-06-09T15:43:00Z">
            <w:r w:rsidR="001B385E">
              <w:rPr>
                <w:noProof/>
                <w:webHidden/>
              </w:rPr>
              <w:t>111</w:t>
            </w:r>
          </w:ins>
          <w:ins w:id="248" w:author="Ellipsis" w:date="2014-06-09T15:40:00Z">
            <w:r>
              <w:rPr>
                <w:noProof/>
                <w:webHidden/>
              </w:rPr>
              <w:fldChar w:fldCharType="end"/>
            </w:r>
            <w:r w:rsidRPr="00ED008A">
              <w:rPr>
                <w:rStyle w:val="Hyperlink"/>
                <w:noProof/>
              </w:rPr>
              <w:fldChar w:fldCharType="end"/>
            </w:r>
          </w:ins>
        </w:p>
        <w:p w14:paraId="5F435ED5" w14:textId="77777777" w:rsidR="00393FD8" w:rsidRDefault="00286E7F">
          <w:pPr>
            <w:pStyle w:val="TOC3"/>
            <w:tabs>
              <w:tab w:val="right" w:leader="dot" w:pos="9350"/>
            </w:tabs>
            <w:rPr>
              <w:ins w:id="249" w:author="Ellipsis" w:date="2014-06-09T15:40:00Z"/>
              <w:rFonts w:eastAsiaTheme="minorEastAsia"/>
              <w:noProof/>
            </w:rPr>
          </w:pPr>
          <w:ins w:id="25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3.8.2 View Registered Lecturers</w:t>
            </w:r>
            <w:r w:rsidR="00393FD8">
              <w:rPr>
                <w:noProof/>
                <w:webHidden/>
              </w:rPr>
              <w:tab/>
            </w:r>
            <w:r>
              <w:rPr>
                <w:noProof/>
                <w:webHidden/>
              </w:rPr>
              <w:fldChar w:fldCharType="begin"/>
            </w:r>
            <w:r w:rsidR="00393FD8">
              <w:rPr>
                <w:noProof/>
                <w:webHidden/>
              </w:rPr>
              <w:instrText xml:space="preserve"> PAGEREF _Toc390091840 \h </w:instrText>
            </w:r>
          </w:ins>
          <w:r>
            <w:rPr>
              <w:noProof/>
              <w:webHidden/>
            </w:rPr>
          </w:r>
          <w:r>
            <w:rPr>
              <w:noProof/>
              <w:webHidden/>
            </w:rPr>
            <w:fldChar w:fldCharType="separate"/>
          </w:r>
          <w:ins w:id="251" w:author="Ellipsis" w:date="2014-06-09T15:43:00Z">
            <w:r w:rsidR="001B385E">
              <w:rPr>
                <w:noProof/>
                <w:webHidden/>
              </w:rPr>
              <w:t>113</w:t>
            </w:r>
          </w:ins>
          <w:ins w:id="252" w:author="Ellipsis" w:date="2014-06-09T15:40:00Z">
            <w:r>
              <w:rPr>
                <w:noProof/>
                <w:webHidden/>
              </w:rPr>
              <w:fldChar w:fldCharType="end"/>
            </w:r>
            <w:r w:rsidRPr="00ED008A">
              <w:rPr>
                <w:rStyle w:val="Hyperlink"/>
                <w:noProof/>
              </w:rPr>
              <w:fldChar w:fldCharType="end"/>
            </w:r>
          </w:ins>
        </w:p>
        <w:p w14:paraId="3699F9D4" w14:textId="77777777" w:rsidR="00393FD8" w:rsidRDefault="00286E7F">
          <w:pPr>
            <w:pStyle w:val="TOC3"/>
            <w:tabs>
              <w:tab w:val="right" w:leader="dot" w:pos="9350"/>
            </w:tabs>
            <w:rPr>
              <w:ins w:id="253" w:author="Ellipsis" w:date="2014-06-09T15:40:00Z"/>
              <w:rFonts w:eastAsiaTheme="minorEastAsia"/>
              <w:noProof/>
            </w:rPr>
          </w:pPr>
          <w:ins w:id="25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3.8.3 Edit Lecturers</w:t>
            </w:r>
            <w:r w:rsidR="00393FD8">
              <w:rPr>
                <w:noProof/>
                <w:webHidden/>
              </w:rPr>
              <w:tab/>
            </w:r>
            <w:r>
              <w:rPr>
                <w:noProof/>
                <w:webHidden/>
              </w:rPr>
              <w:fldChar w:fldCharType="begin"/>
            </w:r>
            <w:r w:rsidR="00393FD8">
              <w:rPr>
                <w:noProof/>
                <w:webHidden/>
              </w:rPr>
              <w:instrText xml:space="preserve"> PAGEREF _Toc390091841 \h </w:instrText>
            </w:r>
          </w:ins>
          <w:r>
            <w:rPr>
              <w:noProof/>
              <w:webHidden/>
            </w:rPr>
          </w:r>
          <w:r>
            <w:rPr>
              <w:noProof/>
              <w:webHidden/>
            </w:rPr>
            <w:fldChar w:fldCharType="separate"/>
          </w:r>
          <w:ins w:id="255" w:author="Ellipsis" w:date="2014-06-09T15:43:00Z">
            <w:r w:rsidR="001B385E">
              <w:rPr>
                <w:noProof/>
                <w:webHidden/>
              </w:rPr>
              <w:t>115</w:t>
            </w:r>
          </w:ins>
          <w:ins w:id="256" w:author="Ellipsis" w:date="2014-06-09T15:40:00Z">
            <w:r>
              <w:rPr>
                <w:noProof/>
                <w:webHidden/>
              </w:rPr>
              <w:fldChar w:fldCharType="end"/>
            </w:r>
            <w:r w:rsidRPr="00ED008A">
              <w:rPr>
                <w:rStyle w:val="Hyperlink"/>
                <w:noProof/>
              </w:rPr>
              <w:fldChar w:fldCharType="end"/>
            </w:r>
          </w:ins>
        </w:p>
        <w:p w14:paraId="4C121BCC" w14:textId="77777777" w:rsidR="00393FD8" w:rsidRDefault="00286E7F">
          <w:pPr>
            <w:pStyle w:val="TOC3"/>
            <w:tabs>
              <w:tab w:val="right" w:leader="dot" w:pos="9350"/>
            </w:tabs>
            <w:rPr>
              <w:ins w:id="257" w:author="Ellipsis" w:date="2014-06-09T15:40:00Z"/>
              <w:rFonts w:eastAsiaTheme="minorEastAsia"/>
              <w:noProof/>
            </w:rPr>
          </w:pPr>
          <w:ins w:id="258" w:author="Ellipsis" w:date="2014-06-09T15:40:00Z">
            <w:r w:rsidRPr="00ED008A">
              <w:rPr>
                <w:rStyle w:val="Hyperlink"/>
                <w:noProof/>
              </w:rPr>
              <w:lastRenderedPageBreak/>
              <w:fldChar w:fldCharType="begin"/>
            </w:r>
            <w:r w:rsidR="00393FD8" w:rsidRPr="00ED008A">
              <w:rPr>
                <w:rStyle w:val="Hyperlink"/>
                <w:noProof/>
              </w:rPr>
              <w:instrText xml:space="preserve"> </w:instrText>
            </w:r>
            <w:r w:rsidR="00393FD8">
              <w:rPr>
                <w:noProof/>
              </w:rPr>
              <w:instrText>HYPERLINK \l "_Toc390091842"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3.8.4 Delete Lecturers</w:t>
            </w:r>
            <w:r w:rsidR="00393FD8">
              <w:rPr>
                <w:noProof/>
                <w:webHidden/>
              </w:rPr>
              <w:tab/>
            </w:r>
            <w:r>
              <w:rPr>
                <w:noProof/>
                <w:webHidden/>
              </w:rPr>
              <w:fldChar w:fldCharType="begin"/>
            </w:r>
            <w:r w:rsidR="00393FD8">
              <w:rPr>
                <w:noProof/>
                <w:webHidden/>
              </w:rPr>
              <w:instrText xml:space="preserve"> PAGEREF _Toc390091842 \h </w:instrText>
            </w:r>
          </w:ins>
          <w:r>
            <w:rPr>
              <w:noProof/>
              <w:webHidden/>
            </w:rPr>
          </w:r>
          <w:r>
            <w:rPr>
              <w:noProof/>
              <w:webHidden/>
            </w:rPr>
            <w:fldChar w:fldCharType="separate"/>
          </w:r>
          <w:ins w:id="259" w:author="Ellipsis" w:date="2014-06-09T15:43:00Z">
            <w:r w:rsidR="001B385E">
              <w:rPr>
                <w:noProof/>
                <w:webHidden/>
              </w:rPr>
              <w:t>117</w:t>
            </w:r>
          </w:ins>
          <w:ins w:id="260" w:author="Ellipsis" w:date="2014-06-09T15:40:00Z">
            <w:r>
              <w:rPr>
                <w:noProof/>
                <w:webHidden/>
              </w:rPr>
              <w:fldChar w:fldCharType="end"/>
            </w:r>
            <w:r w:rsidRPr="00ED008A">
              <w:rPr>
                <w:rStyle w:val="Hyperlink"/>
                <w:noProof/>
              </w:rPr>
              <w:fldChar w:fldCharType="end"/>
            </w:r>
          </w:ins>
        </w:p>
        <w:p w14:paraId="6DC13C85" w14:textId="77777777" w:rsidR="00393FD8" w:rsidRDefault="00286E7F">
          <w:pPr>
            <w:pStyle w:val="TOC3"/>
            <w:tabs>
              <w:tab w:val="right" w:leader="dot" w:pos="9350"/>
            </w:tabs>
            <w:rPr>
              <w:ins w:id="261" w:author="Ellipsis" w:date="2014-06-09T15:40:00Z"/>
              <w:rFonts w:eastAsiaTheme="minorEastAsia"/>
              <w:noProof/>
            </w:rPr>
          </w:pPr>
          <w:ins w:id="26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3.8.5 Manage Lecturers</w:t>
            </w:r>
            <w:r w:rsidR="00393FD8">
              <w:rPr>
                <w:noProof/>
                <w:webHidden/>
              </w:rPr>
              <w:tab/>
            </w:r>
            <w:r>
              <w:rPr>
                <w:noProof/>
                <w:webHidden/>
              </w:rPr>
              <w:fldChar w:fldCharType="begin"/>
            </w:r>
            <w:r w:rsidR="00393FD8">
              <w:rPr>
                <w:noProof/>
                <w:webHidden/>
              </w:rPr>
              <w:instrText xml:space="preserve"> PAGEREF _Toc390091843 \h </w:instrText>
            </w:r>
          </w:ins>
          <w:r>
            <w:rPr>
              <w:noProof/>
              <w:webHidden/>
            </w:rPr>
          </w:r>
          <w:r>
            <w:rPr>
              <w:noProof/>
              <w:webHidden/>
            </w:rPr>
            <w:fldChar w:fldCharType="separate"/>
          </w:r>
          <w:ins w:id="263" w:author="Ellipsis" w:date="2014-06-09T15:43:00Z">
            <w:r w:rsidR="001B385E">
              <w:rPr>
                <w:noProof/>
                <w:webHidden/>
              </w:rPr>
              <w:t>119</w:t>
            </w:r>
          </w:ins>
          <w:ins w:id="264" w:author="Ellipsis" w:date="2014-06-09T15:40:00Z">
            <w:r>
              <w:rPr>
                <w:noProof/>
                <w:webHidden/>
              </w:rPr>
              <w:fldChar w:fldCharType="end"/>
            </w:r>
            <w:r w:rsidRPr="00ED008A">
              <w:rPr>
                <w:rStyle w:val="Hyperlink"/>
                <w:noProof/>
              </w:rPr>
              <w:fldChar w:fldCharType="end"/>
            </w:r>
          </w:ins>
        </w:p>
        <w:p w14:paraId="293BAB3C" w14:textId="77777777" w:rsidR="00393FD8" w:rsidRDefault="00286E7F">
          <w:pPr>
            <w:pStyle w:val="TOC3"/>
            <w:tabs>
              <w:tab w:val="right" w:leader="dot" w:pos="9350"/>
            </w:tabs>
            <w:rPr>
              <w:ins w:id="265" w:author="Ellipsis" w:date="2014-06-09T15:40:00Z"/>
              <w:rFonts w:eastAsiaTheme="minorEastAsia"/>
              <w:noProof/>
            </w:rPr>
          </w:pPr>
          <w:ins w:id="26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3.8.6 View Individual Lecturers</w:t>
            </w:r>
            <w:r w:rsidR="00393FD8">
              <w:rPr>
                <w:noProof/>
                <w:webHidden/>
              </w:rPr>
              <w:tab/>
            </w:r>
            <w:r>
              <w:rPr>
                <w:noProof/>
                <w:webHidden/>
              </w:rPr>
              <w:fldChar w:fldCharType="begin"/>
            </w:r>
            <w:r w:rsidR="00393FD8">
              <w:rPr>
                <w:noProof/>
                <w:webHidden/>
              </w:rPr>
              <w:instrText xml:space="preserve"> PAGEREF _Toc390091844 \h </w:instrText>
            </w:r>
          </w:ins>
          <w:r>
            <w:rPr>
              <w:noProof/>
              <w:webHidden/>
            </w:rPr>
          </w:r>
          <w:r>
            <w:rPr>
              <w:noProof/>
              <w:webHidden/>
            </w:rPr>
            <w:fldChar w:fldCharType="separate"/>
          </w:r>
          <w:ins w:id="267" w:author="Ellipsis" w:date="2014-06-09T15:43:00Z">
            <w:r w:rsidR="001B385E">
              <w:rPr>
                <w:noProof/>
                <w:webHidden/>
              </w:rPr>
              <w:t>120</w:t>
            </w:r>
          </w:ins>
          <w:ins w:id="268" w:author="Ellipsis" w:date="2014-06-09T15:40:00Z">
            <w:r>
              <w:rPr>
                <w:noProof/>
                <w:webHidden/>
              </w:rPr>
              <w:fldChar w:fldCharType="end"/>
            </w:r>
            <w:r w:rsidRPr="00ED008A">
              <w:rPr>
                <w:rStyle w:val="Hyperlink"/>
                <w:noProof/>
              </w:rPr>
              <w:fldChar w:fldCharType="end"/>
            </w:r>
          </w:ins>
        </w:p>
        <w:p w14:paraId="7124EC71" w14:textId="77777777" w:rsidR="00393FD8" w:rsidRDefault="00286E7F">
          <w:pPr>
            <w:pStyle w:val="TOC2"/>
            <w:tabs>
              <w:tab w:val="right" w:leader="dot" w:pos="9350"/>
            </w:tabs>
            <w:rPr>
              <w:ins w:id="269" w:author="Ellipsis" w:date="2014-06-09T15:40:00Z"/>
              <w:rFonts w:eastAsiaTheme="minorEastAsia"/>
              <w:noProof/>
            </w:rPr>
          </w:pPr>
          <w:ins w:id="27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 Result Management (admin)</w:t>
            </w:r>
            <w:r w:rsidR="00393FD8">
              <w:rPr>
                <w:noProof/>
                <w:webHidden/>
              </w:rPr>
              <w:tab/>
            </w:r>
            <w:r>
              <w:rPr>
                <w:noProof/>
                <w:webHidden/>
              </w:rPr>
              <w:fldChar w:fldCharType="begin"/>
            </w:r>
            <w:r w:rsidR="00393FD8">
              <w:rPr>
                <w:noProof/>
                <w:webHidden/>
              </w:rPr>
              <w:instrText xml:space="preserve"> PAGEREF _Toc390091845 \h </w:instrText>
            </w:r>
          </w:ins>
          <w:r>
            <w:rPr>
              <w:noProof/>
              <w:webHidden/>
            </w:rPr>
          </w:r>
          <w:r>
            <w:rPr>
              <w:noProof/>
              <w:webHidden/>
            </w:rPr>
            <w:fldChar w:fldCharType="separate"/>
          </w:r>
          <w:ins w:id="271" w:author="Ellipsis" w:date="2014-06-09T15:43:00Z">
            <w:r w:rsidR="001B385E">
              <w:rPr>
                <w:noProof/>
                <w:webHidden/>
              </w:rPr>
              <w:t>123</w:t>
            </w:r>
          </w:ins>
          <w:ins w:id="272" w:author="Ellipsis" w:date="2014-06-09T15:40:00Z">
            <w:r>
              <w:rPr>
                <w:noProof/>
                <w:webHidden/>
              </w:rPr>
              <w:fldChar w:fldCharType="end"/>
            </w:r>
            <w:r w:rsidRPr="00ED008A">
              <w:rPr>
                <w:rStyle w:val="Hyperlink"/>
                <w:noProof/>
              </w:rPr>
              <w:fldChar w:fldCharType="end"/>
            </w:r>
          </w:ins>
        </w:p>
        <w:p w14:paraId="308FAE7A" w14:textId="77777777" w:rsidR="00393FD8" w:rsidRDefault="00286E7F">
          <w:pPr>
            <w:pStyle w:val="TOC3"/>
            <w:tabs>
              <w:tab w:val="right" w:leader="dot" w:pos="9350"/>
            </w:tabs>
            <w:rPr>
              <w:ins w:id="273" w:author="Ellipsis" w:date="2014-06-09T15:40:00Z"/>
              <w:rFonts w:eastAsiaTheme="minorEastAsia"/>
              <w:noProof/>
            </w:rPr>
          </w:pPr>
          <w:ins w:id="27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3.9.1 View Exam Results of Each Student</w:t>
            </w:r>
            <w:r w:rsidR="00393FD8">
              <w:rPr>
                <w:noProof/>
                <w:webHidden/>
              </w:rPr>
              <w:tab/>
            </w:r>
            <w:r>
              <w:rPr>
                <w:noProof/>
                <w:webHidden/>
              </w:rPr>
              <w:fldChar w:fldCharType="begin"/>
            </w:r>
            <w:r w:rsidR="00393FD8">
              <w:rPr>
                <w:noProof/>
                <w:webHidden/>
              </w:rPr>
              <w:instrText xml:space="preserve"> PAGEREF _Toc390091846 \h </w:instrText>
            </w:r>
          </w:ins>
          <w:r>
            <w:rPr>
              <w:noProof/>
              <w:webHidden/>
            </w:rPr>
          </w:r>
          <w:r>
            <w:rPr>
              <w:noProof/>
              <w:webHidden/>
            </w:rPr>
            <w:fldChar w:fldCharType="separate"/>
          </w:r>
          <w:ins w:id="275" w:author="Ellipsis" w:date="2014-06-09T15:43:00Z">
            <w:r w:rsidR="001B385E">
              <w:rPr>
                <w:noProof/>
                <w:webHidden/>
              </w:rPr>
              <w:t>123</w:t>
            </w:r>
          </w:ins>
          <w:ins w:id="276" w:author="Ellipsis" w:date="2014-06-09T15:40:00Z">
            <w:r>
              <w:rPr>
                <w:noProof/>
                <w:webHidden/>
              </w:rPr>
              <w:fldChar w:fldCharType="end"/>
            </w:r>
            <w:r w:rsidRPr="00ED008A">
              <w:rPr>
                <w:rStyle w:val="Hyperlink"/>
                <w:noProof/>
              </w:rPr>
              <w:fldChar w:fldCharType="end"/>
            </w:r>
          </w:ins>
        </w:p>
        <w:p w14:paraId="132548E1" w14:textId="77777777" w:rsidR="00393FD8" w:rsidRDefault="00286E7F">
          <w:pPr>
            <w:pStyle w:val="TOC3"/>
            <w:tabs>
              <w:tab w:val="right" w:leader="dot" w:pos="9350"/>
            </w:tabs>
            <w:rPr>
              <w:ins w:id="277" w:author="Ellipsis" w:date="2014-06-09T15:40:00Z"/>
              <w:rFonts w:eastAsiaTheme="minorEastAsia"/>
              <w:noProof/>
            </w:rPr>
          </w:pPr>
          <w:ins w:id="27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3.9.2 View Exam results of each Exam</w:t>
            </w:r>
            <w:r w:rsidR="00393FD8">
              <w:rPr>
                <w:noProof/>
                <w:webHidden/>
              </w:rPr>
              <w:tab/>
            </w:r>
            <w:r>
              <w:rPr>
                <w:noProof/>
                <w:webHidden/>
              </w:rPr>
              <w:fldChar w:fldCharType="begin"/>
            </w:r>
            <w:r w:rsidR="00393FD8">
              <w:rPr>
                <w:noProof/>
                <w:webHidden/>
              </w:rPr>
              <w:instrText xml:space="preserve"> PAGEREF _Toc390091847 \h </w:instrText>
            </w:r>
          </w:ins>
          <w:r>
            <w:rPr>
              <w:noProof/>
              <w:webHidden/>
            </w:rPr>
          </w:r>
          <w:r>
            <w:rPr>
              <w:noProof/>
              <w:webHidden/>
            </w:rPr>
            <w:fldChar w:fldCharType="separate"/>
          </w:r>
          <w:ins w:id="279" w:author="Ellipsis" w:date="2014-06-09T15:43:00Z">
            <w:r w:rsidR="001B385E">
              <w:rPr>
                <w:noProof/>
                <w:webHidden/>
              </w:rPr>
              <w:t>125</w:t>
            </w:r>
          </w:ins>
          <w:ins w:id="280" w:author="Ellipsis" w:date="2014-06-09T15:40:00Z">
            <w:r>
              <w:rPr>
                <w:noProof/>
                <w:webHidden/>
              </w:rPr>
              <w:fldChar w:fldCharType="end"/>
            </w:r>
            <w:r w:rsidRPr="00ED008A">
              <w:rPr>
                <w:rStyle w:val="Hyperlink"/>
                <w:noProof/>
              </w:rPr>
              <w:fldChar w:fldCharType="end"/>
            </w:r>
          </w:ins>
        </w:p>
        <w:p w14:paraId="186988F4" w14:textId="77777777" w:rsidR="00393FD8" w:rsidRDefault="00286E7F">
          <w:pPr>
            <w:pStyle w:val="TOC3"/>
            <w:tabs>
              <w:tab w:val="right" w:leader="dot" w:pos="9350"/>
            </w:tabs>
            <w:rPr>
              <w:ins w:id="281" w:author="Ellipsis" w:date="2014-06-09T15:40:00Z"/>
              <w:rFonts w:eastAsiaTheme="minorEastAsia"/>
              <w:noProof/>
            </w:rPr>
          </w:pPr>
          <w:ins w:id="28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3.9.3 View exam results of each Subject Area</w:t>
            </w:r>
            <w:r w:rsidR="00393FD8">
              <w:rPr>
                <w:noProof/>
                <w:webHidden/>
              </w:rPr>
              <w:tab/>
            </w:r>
            <w:r>
              <w:rPr>
                <w:noProof/>
                <w:webHidden/>
              </w:rPr>
              <w:fldChar w:fldCharType="begin"/>
            </w:r>
            <w:r w:rsidR="00393FD8">
              <w:rPr>
                <w:noProof/>
                <w:webHidden/>
              </w:rPr>
              <w:instrText xml:space="preserve"> PAGEREF _Toc390091848 \h </w:instrText>
            </w:r>
          </w:ins>
          <w:r>
            <w:rPr>
              <w:noProof/>
              <w:webHidden/>
            </w:rPr>
          </w:r>
          <w:r>
            <w:rPr>
              <w:noProof/>
              <w:webHidden/>
            </w:rPr>
            <w:fldChar w:fldCharType="separate"/>
          </w:r>
          <w:ins w:id="283" w:author="Ellipsis" w:date="2014-06-09T15:43:00Z">
            <w:r w:rsidR="001B385E">
              <w:rPr>
                <w:noProof/>
                <w:webHidden/>
              </w:rPr>
              <w:t>127</w:t>
            </w:r>
          </w:ins>
          <w:ins w:id="284" w:author="Ellipsis" w:date="2014-06-09T15:40:00Z">
            <w:r>
              <w:rPr>
                <w:noProof/>
                <w:webHidden/>
              </w:rPr>
              <w:fldChar w:fldCharType="end"/>
            </w:r>
            <w:r w:rsidRPr="00ED008A">
              <w:rPr>
                <w:rStyle w:val="Hyperlink"/>
                <w:noProof/>
              </w:rPr>
              <w:fldChar w:fldCharType="end"/>
            </w:r>
          </w:ins>
        </w:p>
        <w:p w14:paraId="23B7A85F" w14:textId="77777777" w:rsidR="00393FD8" w:rsidRDefault="00286E7F">
          <w:pPr>
            <w:pStyle w:val="TOC3"/>
            <w:tabs>
              <w:tab w:val="right" w:leader="dot" w:pos="9350"/>
            </w:tabs>
            <w:rPr>
              <w:ins w:id="285" w:author="Ellipsis" w:date="2014-06-09T15:40:00Z"/>
              <w:rFonts w:eastAsiaTheme="minorEastAsia"/>
              <w:noProof/>
            </w:rPr>
          </w:pPr>
          <w:ins w:id="28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"_Toc390091849"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3.9.4 View exam results of each batch</w:t>
            </w:r>
            <w:r w:rsidR="00393FD8">
              <w:rPr>
                <w:noProof/>
                <w:webHidden/>
              </w:rPr>
              <w:tab/>
            </w:r>
            <w:r>
              <w:rPr>
                <w:noProof/>
                <w:webHidden/>
              </w:rPr>
              <w:fldChar w:fldCharType="begin"/>
            </w:r>
            <w:r w:rsidR="00393FD8">
              <w:rPr>
                <w:noProof/>
                <w:webHidden/>
              </w:rPr>
              <w:instrText xml:space="preserve"> PAGEREF _Toc390091849 \h </w:instrText>
            </w:r>
          </w:ins>
          <w:r>
            <w:rPr>
              <w:noProof/>
              <w:webHidden/>
            </w:rPr>
          </w:r>
          <w:r>
            <w:rPr>
              <w:noProof/>
              <w:webHidden/>
            </w:rPr>
            <w:fldChar w:fldCharType="separate"/>
          </w:r>
          <w:ins w:id="287" w:author="Ellipsis" w:date="2014-06-09T15:43:00Z">
            <w:r w:rsidR="001B385E">
              <w:rPr>
                <w:noProof/>
                <w:webHidden/>
              </w:rPr>
              <w:t>129</w:t>
            </w:r>
          </w:ins>
          <w:ins w:id="288" w:author="Ellipsis" w:date="2014-06-09T15:40:00Z">
            <w:r>
              <w:rPr>
                <w:noProof/>
                <w:webHidden/>
              </w:rPr>
              <w:fldChar w:fldCharType="end"/>
            </w:r>
            <w:r w:rsidRPr="00ED008A">
              <w:rPr>
                <w:rStyle w:val="Hyperlink"/>
                <w:noProof/>
              </w:rPr>
              <w:fldChar w:fldCharType="end"/>
            </w:r>
          </w:ins>
        </w:p>
        <w:p w14:paraId="57C31309" w14:textId="77777777" w:rsidR="00393FD8" w:rsidRDefault="00286E7F">
          <w:pPr>
            <w:pStyle w:val="TOC2"/>
            <w:tabs>
              <w:tab w:val="right" w:leader="dot" w:pos="9350"/>
            </w:tabs>
            <w:rPr>
              <w:ins w:id="289" w:author="Ellipsis" w:date="2014-06-09T15:40:00Z"/>
              <w:rFonts w:eastAsiaTheme="minorEastAsia"/>
              <w:noProof/>
            </w:rPr>
          </w:pPr>
          <w:ins w:id="29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 Question Management (admin)</w:t>
            </w:r>
            <w:r w:rsidR="00393FD8">
              <w:rPr>
                <w:noProof/>
                <w:webHidden/>
              </w:rPr>
              <w:tab/>
            </w:r>
            <w:r>
              <w:rPr>
                <w:noProof/>
                <w:webHidden/>
              </w:rPr>
              <w:fldChar w:fldCharType="begin"/>
            </w:r>
            <w:r w:rsidR="00393FD8">
              <w:rPr>
                <w:noProof/>
                <w:webHidden/>
              </w:rPr>
              <w:instrText xml:space="preserve"> PAGEREF _Toc390091850 \h </w:instrText>
            </w:r>
          </w:ins>
          <w:r>
            <w:rPr>
              <w:noProof/>
              <w:webHidden/>
            </w:rPr>
          </w:r>
          <w:r>
            <w:rPr>
              <w:noProof/>
              <w:webHidden/>
            </w:rPr>
            <w:fldChar w:fldCharType="separate"/>
          </w:r>
          <w:ins w:id="291" w:author="Ellipsis" w:date="2014-06-09T15:43:00Z">
            <w:r w:rsidR="001B385E">
              <w:rPr>
                <w:noProof/>
                <w:webHidden/>
              </w:rPr>
              <w:t>131</w:t>
            </w:r>
          </w:ins>
          <w:ins w:id="292" w:author="Ellipsis" w:date="2014-06-09T15:40:00Z">
            <w:r>
              <w:rPr>
                <w:noProof/>
                <w:webHidden/>
              </w:rPr>
              <w:fldChar w:fldCharType="end"/>
            </w:r>
            <w:r w:rsidRPr="00ED008A">
              <w:rPr>
                <w:rStyle w:val="Hyperlink"/>
                <w:noProof/>
              </w:rPr>
              <w:fldChar w:fldCharType="end"/>
            </w:r>
          </w:ins>
        </w:p>
        <w:p w14:paraId="71BE27E5" w14:textId="77777777" w:rsidR="00393FD8" w:rsidRDefault="00286E7F">
          <w:pPr>
            <w:pStyle w:val="TOC3"/>
            <w:tabs>
              <w:tab w:val="right" w:leader="dot" w:pos="9350"/>
            </w:tabs>
            <w:rPr>
              <w:ins w:id="293" w:author="Ellipsis" w:date="2014-06-09T15:40:00Z"/>
              <w:rFonts w:eastAsiaTheme="minorEastAsia"/>
              <w:noProof/>
            </w:rPr>
          </w:pPr>
          <w:ins w:id="29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 Create Single Answer Questions</w:t>
            </w:r>
            <w:r w:rsidR="00393FD8">
              <w:rPr>
                <w:noProof/>
                <w:webHidden/>
              </w:rPr>
              <w:tab/>
            </w:r>
            <w:r>
              <w:rPr>
                <w:noProof/>
                <w:webHidden/>
              </w:rPr>
              <w:fldChar w:fldCharType="begin"/>
            </w:r>
            <w:r w:rsidR="00393FD8">
              <w:rPr>
                <w:noProof/>
                <w:webHidden/>
              </w:rPr>
              <w:instrText xml:space="preserve"> PAGEREF _Toc390091851 \h </w:instrText>
            </w:r>
          </w:ins>
          <w:r>
            <w:rPr>
              <w:noProof/>
              <w:webHidden/>
            </w:rPr>
          </w:r>
          <w:r>
            <w:rPr>
              <w:noProof/>
              <w:webHidden/>
            </w:rPr>
            <w:fldChar w:fldCharType="separate"/>
          </w:r>
          <w:ins w:id="295" w:author="Ellipsis" w:date="2014-06-09T15:43:00Z">
            <w:r w:rsidR="001B385E">
              <w:rPr>
                <w:noProof/>
                <w:webHidden/>
              </w:rPr>
              <w:t>131</w:t>
            </w:r>
          </w:ins>
          <w:ins w:id="296" w:author="Ellipsis" w:date="2014-06-09T15:40:00Z">
            <w:r>
              <w:rPr>
                <w:noProof/>
                <w:webHidden/>
              </w:rPr>
              <w:fldChar w:fldCharType="end"/>
            </w:r>
            <w:r w:rsidRPr="00ED008A">
              <w:rPr>
                <w:rStyle w:val="Hyperlink"/>
                <w:noProof/>
              </w:rPr>
              <w:fldChar w:fldCharType="end"/>
            </w:r>
          </w:ins>
        </w:p>
        <w:p w14:paraId="270D5E0D" w14:textId="77777777" w:rsidR="00393FD8" w:rsidRDefault="00286E7F">
          <w:pPr>
            <w:pStyle w:val="TOC3"/>
            <w:tabs>
              <w:tab w:val="right" w:leader="dot" w:pos="9350"/>
            </w:tabs>
            <w:rPr>
              <w:ins w:id="297" w:author="Ellipsis" w:date="2014-06-09T15:40:00Z"/>
              <w:rFonts w:eastAsiaTheme="minorEastAsia"/>
              <w:noProof/>
            </w:rPr>
          </w:pPr>
          <w:ins w:id="29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 Create multiple answer questions</w:t>
            </w:r>
            <w:r w:rsidR="00393FD8">
              <w:rPr>
                <w:noProof/>
                <w:webHidden/>
              </w:rPr>
              <w:tab/>
            </w:r>
            <w:r>
              <w:rPr>
                <w:noProof/>
                <w:webHidden/>
              </w:rPr>
              <w:fldChar w:fldCharType="begin"/>
            </w:r>
            <w:r w:rsidR="00393FD8">
              <w:rPr>
                <w:noProof/>
                <w:webHidden/>
              </w:rPr>
              <w:instrText xml:space="preserve"> PAGEREF _Toc390091852 \h </w:instrText>
            </w:r>
          </w:ins>
          <w:r>
            <w:rPr>
              <w:noProof/>
              <w:webHidden/>
            </w:rPr>
          </w:r>
          <w:r>
            <w:rPr>
              <w:noProof/>
              <w:webHidden/>
            </w:rPr>
            <w:fldChar w:fldCharType="separate"/>
          </w:r>
          <w:ins w:id="299" w:author="Ellipsis" w:date="2014-06-09T15:43:00Z">
            <w:r w:rsidR="001B385E">
              <w:rPr>
                <w:noProof/>
                <w:webHidden/>
              </w:rPr>
              <w:t>133</w:t>
            </w:r>
          </w:ins>
          <w:ins w:id="300" w:author="Ellipsis" w:date="2014-06-09T15:40:00Z">
            <w:r>
              <w:rPr>
                <w:noProof/>
                <w:webHidden/>
              </w:rPr>
              <w:fldChar w:fldCharType="end"/>
            </w:r>
            <w:r w:rsidRPr="00ED008A">
              <w:rPr>
                <w:rStyle w:val="Hyperlink"/>
                <w:noProof/>
              </w:rPr>
              <w:fldChar w:fldCharType="end"/>
            </w:r>
          </w:ins>
        </w:p>
        <w:p w14:paraId="46DDD4E4" w14:textId="77777777" w:rsidR="00393FD8" w:rsidRDefault="00286E7F">
          <w:pPr>
            <w:pStyle w:val="TOC3"/>
            <w:tabs>
              <w:tab w:val="right" w:leader="dot" w:pos="9350"/>
            </w:tabs>
            <w:rPr>
              <w:ins w:id="301" w:author="Ellipsis" w:date="2014-06-09T15:40:00Z"/>
              <w:rFonts w:eastAsiaTheme="minorEastAsia"/>
              <w:noProof/>
            </w:rPr>
          </w:pPr>
          <w:ins w:id="30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3.10.3 Create Short written answer questions</w:t>
            </w:r>
            <w:r w:rsidR="00393FD8">
              <w:rPr>
                <w:noProof/>
                <w:webHidden/>
              </w:rPr>
              <w:tab/>
            </w:r>
            <w:r>
              <w:rPr>
                <w:noProof/>
                <w:webHidden/>
              </w:rPr>
              <w:fldChar w:fldCharType="begin"/>
            </w:r>
            <w:r w:rsidR="00393FD8">
              <w:rPr>
                <w:noProof/>
                <w:webHidden/>
              </w:rPr>
              <w:instrText xml:space="preserve"> PAGEREF _Toc390091853 \h </w:instrText>
            </w:r>
          </w:ins>
          <w:r>
            <w:rPr>
              <w:noProof/>
              <w:webHidden/>
            </w:rPr>
          </w:r>
          <w:r>
            <w:rPr>
              <w:noProof/>
              <w:webHidden/>
            </w:rPr>
            <w:fldChar w:fldCharType="separate"/>
          </w:r>
          <w:ins w:id="303" w:author="Ellipsis" w:date="2014-06-09T15:43:00Z">
            <w:r w:rsidR="001B385E">
              <w:rPr>
                <w:noProof/>
                <w:webHidden/>
              </w:rPr>
              <w:t>134</w:t>
            </w:r>
          </w:ins>
          <w:ins w:id="304" w:author="Ellipsis" w:date="2014-06-09T15:40:00Z">
            <w:r>
              <w:rPr>
                <w:noProof/>
                <w:webHidden/>
              </w:rPr>
              <w:fldChar w:fldCharType="end"/>
            </w:r>
            <w:r w:rsidRPr="00ED008A">
              <w:rPr>
                <w:rStyle w:val="Hyperlink"/>
                <w:noProof/>
              </w:rPr>
              <w:fldChar w:fldCharType="end"/>
            </w:r>
          </w:ins>
        </w:p>
        <w:p w14:paraId="473D0333" w14:textId="77777777" w:rsidR="00393FD8" w:rsidRDefault="00286E7F">
          <w:pPr>
            <w:pStyle w:val="TOC3"/>
            <w:tabs>
              <w:tab w:val="right" w:leader="dot" w:pos="9350"/>
            </w:tabs>
            <w:rPr>
              <w:ins w:id="305" w:author="Ellipsis" w:date="2014-06-09T15:40:00Z"/>
              <w:rFonts w:eastAsiaTheme="minorEastAsia"/>
              <w:noProof/>
            </w:rPr>
          </w:pPr>
          <w:ins w:id="30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3.10.4 Create Type A Drag and Drop answer questions</w:t>
            </w:r>
            <w:r w:rsidR="00393FD8">
              <w:rPr>
                <w:noProof/>
                <w:webHidden/>
              </w:rPr>
              <w:tab/>
            </w:r>
            <w:r>
              <w:rPr>
                <w:noProof/>
                <w:webHidden/>
              </w:rPr>
              <w:fldChar w:fldCharType="begin"/>
            </w:r>
            <w:r w:rsidR="00393FD8">
              <w:rPr>
                <w:noProof/>
                <w:webHidden/>
              </w:rPr>
              <w:instrText xml:space="preserve"> PAGEREF _Toc390091854 \h </w:instrText>
            </w:r>
          </w:ins>
          <w:r>
            <w:rPr>
              <w:noProof/>
              <w:webHidden/>
            </w:rPr>
          </w:r>
          <w:r>
            <w:rPr>
              <w:noProof/>
              <w:webHidden/>
            </w:rPr>
            <w:fldChar w:fldCharType="separate"/>
          </w:r>
          <w:ins w:id="307" w:author="Ellipsis" w:date="2014-06-09T15:43:00Z">
            <w:r w:rsidR="001B385E">
              <w:rPr>
                <w:noProof/>
                <w:webHidden/>
              </w:rPr>
              <w:t>137</w:t>
            </w:r>
          </w:ins>
          <w:ins w:id="308" w:author="Ellipsis" w:date="2014-06-09T15:40:00Z">
            <w:r>
              <w:rPr>
                <w:noProof/>
                <w:webHidden/>
              </w:rPr>
              <w:fldChar w:fldCharType="end"/>
            </w:r>
            <w:r w:rsidRPr="00ED008A">
              <w:rPr>
                <w:rStyle w:val="Hyperlink"/>
                <w:noProof/>
              </w:rPr>
              <w:fldChar w:fldCharType="end"/>
            </w:r>
          </w:ins>
        </w:p>
        <w:p w14:paraId="0AB0833D" w14:textId="77777777" w:rsidR="00393FD8" w:rsidRDefault="00286E7F">
          <w:pPr>
            <w:pStyle w:val="TOC3"/>
            <w:tabs>
              <w:tab w:val="right" w:leader="dot" w:pos="9350"/>
            </w:tabs>
            <w:rPr>
              <w:ins w:id="309" w:author="Ellipsis" w:date="2014-06-09T15:40:00Z"/>
              <w:rFonts w:eastAsiaTheme="minorEastAsia"/>
              <w:noProof/>
            </w:rPr>
          </w:pPr>
          <w:ins w:id="31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3.10.5 Create Type B Drag and Drop answer questions</w:t>
            </w:r>
            <w:r w:rsidR="00393FD8">
              <w:rPr>
                <w:noProof/>
                <w:webHidden/>
              </w:rPr>
              <w:tab/>
            </w:r>
            <w:r>
              <w:rPr>
                <w:noProof/>
                <w:webHidden/>
              </w:rPr>
              <w:fldChar w:fldCharType="begin"/>
            </w:r>
            <w:r w:rsidR="00393FD8">
              <w:rPr>
                <w:noProof/>
                <w:webHidden/>
              </w:rPr>
              <w:instrText xml:space="preserve"> PAGEREF _Toc390091855 \h </w:instrText>
            </w:r>
          </w:ins>
          <w:r>
            <w:rPr>
              <w:noProof/>
              <w:webHidden/>
            </w:rPr>
          </w:r>
          <w:r>
            <w:rPr>
              <w:noProof/>
              <w:webHidden/>
            </w:rPr>
            <w:fldChar w:fldCharType="separate"/>
          </w:r>
          <w:ins w:id="311" w:author="Ellipsis" w:date="2014-06-09T15:43:00Z">
            <w:r w:rsidR="001B385E">
              <w:rPr>
                <w:noProof/>
                <w:webHidden/>
              </w:rPr>
              <w:t>139</w:t>
            </w:r>
          </w:ins>
          <w:ins w:id="312" w:author="Ellipsis" w:date="2014-06-09T15:40:00Z">
            <w:r>
              <w:rPr>
                <w:noProof/>
                <w:webHidden/>
              </w:rPr>
              <w:fldChar w:fldCharType="end"/>
            </w:r>
            <w:r w:rsidRPr="00ED008A">
              <w:rPr>
                <w:rStyle w:val="Hyperlink"/>
                <w:noProof/>
              </w:rPr>
              <w:fldChar w:fldCharType="end"/>
            </w:r>
          </w:ins>
        </w:p>
        <w:p w14:paraId="30A7681E" w14:textId="77777777" w:rsidR="00393FD8" w:rsidRDefault="00286E7F">
          <w:pPr>
            <w:pStyle w:val="TOC3"/>
            <w:tabs>
              <w:tab w:val="right" w:leader="dot" w:pos="9350"/>
            </w:tabs>
            <w:rPr>
              <w:ins w:id="313" w:author="Ellipsis" w:date="2014-06-09T15:40:00Z"/>
              <w:rFonts w:eastAsiaTheme="minorEastAsia"/>
              <w:noProof/>
            </w:rPr>
          </w:pPr>
          <w:ins w:id="31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3.10.6 Create multiple choice answer questions</w:t>
            </w:r>
            <w:r w:rsidR="00393FD8">
              <w:rPr>
                <w:noProof/>
                <w:webHidden/>
              </w:rPr>
              <w:tab/>
            </w:r>
            <w:r>
              <w:rPr>
                <w:noProof/>
                <w:webHidden/>
              </w:rPr>
              <w:fldChar w:fldCharType="begin"/>
            </w:r>
            <w:r w:rsidR="00393FD8">
              <w:rPr>
                <w:noProof/>
                <w:webHidden/>
              </w:rPr>
              <w:instrText xml:space="preserve"> PAGEREF _Toc390091856 \h </w:instrText>
            </w:r>
          </w:ins>
          <w:r>
            <w:rPr>
              <w:noProof/>
              <w:webHidden/>
            </w:rPr>
          </w:r>
          <w:r>
            <w:rPr>
              <w:noProof/>
              <w:webHidden/>
            </w:rPr>
            <w:fldChar w:fldCharType="separate"/>
          </w:r>
          <w:ins w:id="315" w:author="Ellipsis" w:date="2014-06-09T15:43:00Z">
            <w:r w:rsidR="001B385E">
              <w:rPr>
                <w:noProof/>
                <w:webHidden/>
              </w:rPr>
              <w:t>141</w:t>
            </w:r>
          </w:ins>
          <w:ins w:id="316" w:author="Ellipsis" w:date="2014-06-09T15:40:00Z">
            <w:r>
              <w:rPr>
                <w:noProof/>
                <w:webHidden/>
              </w:rPr>
              <w:fldChar w:fldCharType="end"/>
            </w:r>
            <w:r w:rsidRPr="00ED008A">
              <w:rPr>
                <w:rStyle w:val="Hyperlink"/>
                <w:noProof/>
              </w:rPr>
              <w:fldChar w:fldCharType="end"/>
            </w:r>
          </w:ins>
        </w:p>
        <w:p w14:paraId="21522024" w14:textId="77777777" w:rsidR="00393FD8" w:rsidRDefault="00286E7F">
          <w:pPr>
            <w:pStyle w:val="TOC3"/>
            <w:tabs>
              <w:tab w:val="right" w:leader="dot" w:pos="9350"/>
            </w:tabs>
            <w:rPr>
              <w:ins w:id="317" w:author="Ellipsis" w:date="2014-06-09T15:40:00Z"/>
              <w:rFonts w:eastAsiaTheme="minorEastAsia"/>
              <w:noProof/>
            </w:rPr>
          </w:pPr>
          <w:ins w:id="31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3.10.7 View Available Questions</w:t>
            </w:r>
            <w:r w:rsidR="00393FD8">
              <w:rPr>
                <w:noProof/>
                <w:webHidden/>
              </w:rPr>
              <w:tab/>
            </w:r>
            <w:r>
              <w:rPr>
                <w:noProof/>
                <w:webHidden/>
              </w:rPr>
              <w:fldChar w:fldCharType="begin"/>
            </w:r>
            <w:r w:rsidR="00393FD8">
              <w:rPr>
                <w:noProof/>
                <w:webHidden/>
              </w:rPr>
              <w:instrText xml:space="preserve"> PAGEREF _Toc390091857 \h </w:instrText>
            </w:r>
          </w:ins>
          <w:r>
            <w:rPr>
              <w:noProof/>
              <w:webHidden/>
            </w:rPr>
          </w:r>
          <w:r>
            <w:rPr>
              <w:noProof/>
              <w:webHidden/>
            </w:rPr>
            <w:fldChar w:fldCharType="separate"/>
          </w:r>
          <w:ins w:id="319" w:author="Ellipsis" w:date="2014-06-09T15:43:00Z">
            <w:r w:rsidR="001B385E">
              <w:rPr>
                <w:noProof/>
                <w:webHidden/>
              </w:rPr>
              <w:t>143</w:t>
            </w:r>
          </w:ins>
          <w:ins w:id="320" w:author="Ellipsis" w:date="2014-06-09T15:40:00Z">
            <w:r>
              <w:rPr>
                <w:noProof/>
                <w:webHidden/>
              </w:rPr>
              <w:fldChar w:fldCharType="end"/>
            </w:r>
            <w:r w:rsidRPr="00ED008A">
              <w:rPr>
                <w:rStyle w:val="Hyperlink"/>
                <w:noProof/>
              </w:rPr>
              <w:fldChar w:fldCharType="end"/>
            </w:r>
          </w:ins>
        </w:p>
        <w:p w14:paraId="66A7C55D" w14:textId="77777777" w:rsidR="00393FD8" w:rsidRDefault="00286E7F">
          <w:pPr>
            <w:pStyle w:val="TOC3"/>
            <w:tabs>
              <w:tab w:val="right" w:leader="dot" w:pos="9350"/>
            </w:tabs>
            <w:rPr>
              <w:ins w:id="321" w:author="Ellipsis" w:date="2014-06-09T15:40:00Z"/>
              <w:rFonts w:eastAsiaTheme="minorEastAsia"/>
              <w:noProof/>
            </w:rPr>
          </w:pPr>
          <w:ins w:id="32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3.10.8 Manage Questions</w:t>
            </w:r>
            <w:r w:rsidR="00393FD8">
              <w:rPr>
                <w:noProof/>
                <w:webHidden/>
              </w:rPr>
              <w:tab/>
            </w:r>
            <w:r>
              <w:rPr>
                <w:noProof/>
                <w:webHidden/>
              </w:rPr>
              <w:fldChar w:fldCharType="begin"/>
            </w:r>
            <w:r w:rsidR="00393FD8">
              <w:rPr>
                <w:noProof/>
                <w:webHidden/>
              </w:rPr>
              <w:instrText xml:space="preserve"> PAGEREF _Toc390091858 \h </w:instrText>
            </w:r>
          </w:ins>
          <w:r>
            <w:rPr>
              <w:noProof/>
              <w:webHidden/>
            </w:rPr>
          </w:r>
          <w:r>
            <w:rPr>
              <w:noProof/>
              <w:webHidden/>
            </w:rPr>
            <w:fldChar w:fldCharType="separate"/>
          </w:r>
          <w:ins w:id="323" w:author="Ellipsis" w:date="2014-06-09T15:43:00Z">
            <w:r w:rsidR="001B385E">
              <w:rPr>
                <w:noProof/>
                <w:webHidden/>
              </w:rPr>
              <w:t>145</w:t>
            </w:r>
          </w:ins>
          <w:ins w:id="324" w:author="Ellipsis" w:date="2014-06-09T15:40:00Z">
            <w:r>
              <w:rPr>
                <w:noProof/>
                <w:webHidden/>
              </w:rPr>
              <w:fldChar w:fldCharType="end"/>
            </w:r>
            <w:r w:rsidRPr="00ED008A">
              <w:rPr>
                <w:rStyle w:val="Hyperlink"/>
                <w:noProof/>
              </w:rPr>
              <w:fldChar w:fldCharType="end"/>
            </w:r>
          </w:ins>
        </w:p>
        <w:p w14:paraId="4D4B7B24" w14:textId="77777777" w:rsidR="00393FD8" w:rsidRDefault="00286E7F">
          <w:pPr>
            <w:pStyle w:val="TOC3"/>
            <w:tabs>
              <w:tab w:val="right" w:leader="dot" w:pos="9350"/>
            </w:tabs>
            <w:rPr>
              <w:ins w:id="325" w:author="Ellipsis" w:date="2014-06-09T15:40:00Z"/>
              <w:rFonts w:eastAsiaTheme="minorEastAsia"/>
              <w:noProof/>
            </w:rPr>
          </w:pPr>
          <w:ins w:id="32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"_Toc390091859"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3.10.9 Delete Questions</w:t>
            </w:r>
            <w:r w:rsidR="00393FD8">
              <w:rPr>
                <w:noProof/>
                <w:webHidden/>
              </w:rPr>
              <w:tab/>
            </w:r>
            <w:r>
              <w:rPr>
                <w:noProof/>
                <w:webHidden/>
              </w:rPr>
              <w:fldChar w:fldCharType="begin"/>
            </w:r>
            <w:r w:rsidR="00393FD8">
              <w:rPr>
                <w:noProof/>
                <w:webHidden/>
              </w:rPr>
              <w:instrText xml:space="preserve"> PAGEREF _Toc390091859 \h </w:instrText>
            </w:r>
          </w:ins>
          <w:r>
            <w:rPr>
              <w:noProof/>
              <w:webHidden/>
            </w:rPr>
          </w:r>
          <w:r>
            <w:rPr>
              <w:noProof/>
              <w:webHidden/>
            </w:rPr>
            <w:fldChar w:fldCharType="separate"/>
          </w:r>
          <w:ins w:id="327" w:author="Ellipsis" w:date="2014-06-09T15:43:00Z">
            <w:r w:rsidR="001B385E">
              <w:rPr>
                <w:noProof/>
                <w:webHidden/>
              </w:rPr>
              <w:t>146</w:t>
            </w:r>
          </w:ins>
          <w:ins w:id="328" w:author="Ellipsis" w:date="2014-06-09T15:40:00Z">
            <w:r>
              <w:rPr>
                <w:noProof/>
                <w:webHidden/>
              </w:rPr>
              <w:fldChar w:fldCharType="end"/>
            </w:r>
            <w:r w:rsidRPr="00ED008A">
              <w:rPr>
                <w:rStyle w:val="Hyperlink"/>
                <w:noProof/>
              </w:rPr>
              <w:fldChar w:fldCharType="end"/>
            </w:r>
          </w:ins>
        </w:p>
        <w:p w14:paraId="63C005AB" w14:textId="77777777" w:rsidR="00393FD8" w:rsidRDefault="00286E7F">
          <w:pPr>
            <w:pStyle w:val="TOC3"/>
            <w:tabs>
              <w:tab w:val="right" w:leader="dot" w:pos="9350"/>
            </w:tabs>
            <w:rPr>
              <w:ins w:id="329" w:author="Ellipsis" w:date="2014-06-09T15:40:00Z"/>
              <w:rFonts w:eastAsiaTheme="minorEastAsia"/>
              <w:noProof/>
            </w:rPr>
          </w:pPr>
          <w:ins w:id="33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3.10.10 Suspend Questions</w:t>
            </w:r>
            <w:r w:rsidR="00393FD8">
              <w:rPr>
                <w:noProof/>
                <w:webHidden/>
              </w:rPr>
              <w:tab/>
            </w:r>
            <w:r>
              <w:rPr>
                <w:noProof/>
                <w:webHidden/>
              </w:rPr>
              <w:fldChar w:fldCharType="begin"/>
            </w:r>
            <w:r w:rsidR="00393FD8">
              <w:rPr>
                <w:noProof/>
                <w:webHidden/>
              </w:rPr>
              <w:instrText xml:space="preserve"> PAGEREF _Toc390091860 \h </w:instrText>
            </w:r>
          </w:ins>
          <w:r>
            <w:rPr>
              <w:noProof/>
              <w:webHidden/>
            </w:rPr>
          </w:r>
          <w:r>
            <w:rPr>
              <w:noProof/>
              <w:webHidden/>
            </w:rPr>
            <w:fldChar w:fldCharType="separate"/>
          </w:r>
          <w:ins w:id="331" w:author="Ellipsis" w:date="2014-06-09T15:43:00Z">
            <w:r w:rsidR="001B385E">
              <w:rPr>
                <w:noProof/>
                <w:webHidden/>
              </w:rPr>
              <w:t>149</w:t>
            </w:r>
          </w:ins>
          <w:ins w:id="332" w:author="Ellipsis" w:date="2014-06-09T15:40:00Z">
            <w:r>
              <w:rPr>
                <w:noProof/>
                <w:webHidden/>
              </w:rPr>
              <w:fldChar w:fldCharType="end"/>
            </w:r>
            <w:r w:rsidRPr="00ED008A">
              <w:rPr>
                <w:rStyle w:val="Hyperlink"/>
                <w:noProof/>
              </w:rPr>
              <w:fldChar w:fldCharType="end"/>
            </w:r>
          </w:ins>
        </w:p>
        <w:p w14:paraId="58A6590C" w14:textId="77777777" w:rsidR="00393FD8" w:rsidRDefault="00286E7F">
          <w:pPr>
            <w:pStyle w:val="TOC3"/>
            <w:tabs>
              <w:tab w:val="right" w:leader="dot" w:pos="9350"/>
            </w:tabs>
            <w:rPr>
              <w:ins w:id="333" w:author="Ellipsis" w:date="2014-06-09T15:40:00Z"/>
              <w:rFonts w:eastAsiaTheme="minorEastAsia"/>
              <w:noProof/>
            </w:rPr>
          </w:pPr>
          <w:ins w:id="33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3.10.11 Re-Activate Questions</w:t>
            </w:r>
            <w:r w:rsidR="00393FD8">
              <w:rPr>
                <w:noProof/>
                <w:webHidden/>
              </w:rPr>
              <w:tab/>
            </w:r>
            <w:r>
              <w:rPr>
                <w:noProof/>
                <w:webHidden/>
              </w:rPr>
              <w:fldChar w:fldCharType="begin"/>
            </w:r>
            <w:r w:rsidR="00393FD8">
              <w:rPr>
                <w:noProof/>
                <w:webHidden/>
              </w:rPr>
              <w:instrText xml:space="preserve"> PAGEREF _Toc390091861 \h </w:instrText>
            </w:r>
          </w:ins>
          <w:r>
            <w:rPr>
              <w:noProof/>
              <w:webHidden/>
            </w:rPr>
          </w:r>
          <w:r>
            <w:rPr>
              <w:noProof/>
              <w:webHidden/>
            </w:rPr>
            <w:fldChar w:fldCharType="separate"/>
          </w:r>
          <w:ins w:id="335" w:author="Ellipsis" w:date="2014-06-09T15:43:00Z">
            <w:r w:rsidR="001B385E">
              <w:rPr>
                <w:noProof/>
                <w:webHidden/>
              </w:rPr>
              <w:t>151</w:t>
            </w:r>
          </w:ins>
          <w:ins w:id="336" w:author="Ellipsis" w:date="2014-06-09T15:40:00Z">
            <w:r>
              <w:rPr>
                <w:noProof/>
                <w:webHidden/>
              </w:rPr>
              <w:fldChar w:fldCharType="end"/>
            </w:r>
            <w:r w:rsidRPr="00ED008A">
              <w:rPr>
                <w:rStyle w:val="Hyperlink"/>
                <w:noProof/>
              </w:rPr>
              <w:fldChar w:fldCharType="end"/>
            </w:r>
          </w:ins>
        </w:p>
        <w:p w14:paraId="00B2F8BB" w14:textId="77777777" w:rsidR="00393FD8" w:rsidRDefault="00286E7F">
          <w:pPr>
            <w:pStyle w:val="TOC3"/>
            <w:tabs>
              <w:tab w:val="right" w:leader="dot" w:pos="9350"/>
            </w:tabs>
            <w:rPr>
              <w:ins w:id="337" w:author="Ellipsis" w:date="2014-06-09T15:40:00Z"/>
              <w:rFonts w:eastAsiaTheme="minorEastAsia"/>
              <w:noProof/>
            </w:rPr>
          </w:pPr>
          <w:ins w:id="33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3.10.12 Edit Single Answer Questions</w:t>
            </w:r>
            <w:r w:rsidR="00393FD8">
              <w:rPr>
                <w:noProof/>
                <w:webHidden/>
              </w:rPr>
              <w:tab/>
            </w:r>
            <w:r>
              <w:rPr>
                <w:noProof/>
                <w:webHidden/>
              </w:rPr>
              <w:fldChar w:fldCharType="begin"/>
            </w:r>
            <w:r w:rsidR="00393FD8">
              <w:rPr>
                <w:noProof/>
                <w:webHidden/>
              </w:rPr>
              <w:instrText xml:space="preserve"> PAGEREF _Toc390091862 \h </w:instrText>
            </w:r>
          </w:ins>
          <w:r>
            <w:rPr>
              <w:noProof/>
              <w:webHidden/>
            </w:rPr>
          </w:r>
          <w:r>
            <w:rPr>
              <w:noProof/>
              <w:webHidden/>
            </w:rPr>
            <w:fldChar w:fldCharType="separate"/>
          </w:r>
          <w:ins w:id="339" w:author="Ellipsis" w:date="2014-06-09T15:43:00Z">
            <w:r w:rsidR="001B385E">
              <w:rPr>
                <w:noProof/>
                <w:webHidden/>
              </w:rPr>
              <w:t>153</w:t>
            </w:r>
          </w:ins>
          <w:ins w:id="340" w:author="Ellipsis" w:date="2014-06-09T15:40:00Z">
            <w:r>
              <w:rPr>
                <w:noProof/>
                <w:webHidden/>
              </w:rPr>
              <w:fldChar w:fldCharType="end"/>
            </w:r>
            <w:r w:rsidRPr="00ED008A">
              <w:rPr>
                <w:rStyle w:val="Hyperlink"/>
                <w:noProof/>
              </w:rPr>
              <w:fldChar w:fldCharType="end"/>
            </w:r>
          </w:ins>
        </w:p>
        <w:p w14:paraId="6CFCC977" w14:textId="77777777" w:rsidR="00393FD8" w:rsidRDefault="00286E7F">
          <w:pPr>
            <w:pStyle w:val="TOC3"/>
            <w:tabs>
              <w:tab w:val="right" w:leader="dot" w:pos="9350"/>
            </w:tabs>
            <w:rPr>
              <w:ins w:id="341" w:author="Ellipsis" w:date="2014-06-09T15:40:00Z"/>
              <w:rFonts w:eastAsiaTheme="minorEastAsia"/>
              <w:noProof/>
            </w:rPr>
          </w:pPr>
          <w:ins w:id="34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3.10.13 Edit Multiple answer questions</w:t>
            </w:r>
            <w:r w:rsidR="00393FD8">
              <w:rPr>
                <w:noProof/>
                <w:webHidden/>
              </w:rPr>
              <w:tab/>
            </w:r>
            <w:r>
              <w:rPr>
                <w:noProof/>
                <w:webHidden/>
              </w:rPr>
              <w:fldChar w:fldCharType="begin"/>
            </w:r>
            <w:r w:rsidR="00393FD8">
              <w:rPr>
                <w:noProof/>
                <w:webHidden/>
              </w:rPr>
              <w:instrText xml:space="preserve"> PAGEREF _Toc390091863 \h </w:instrText>
            </w:r>
          </w:ins>
          <w:r>
            <w:rPr>
              <w:noProof/>
              <w:webHidden/>
            </w:rPr>
          </w:r>
          <w:r>
            <w:rPr>
              <w:noProof/>
              <w:webHidden/>
            </w:rPr>
            <w:fldChar w:fldCharType="separate"/>
          </w:r>
          <w:ins w:id="343" w:author="Ellipsis" w:date="2014-06-09T15:43:00Z">
            <w:r w:rsidR="001B385E">
              <w:rPr>
                <w:noProof/>
                <w:webHidden/>
              </w:rPr>
              <w:t>155</w:t>
            </w:r>
          </w:ins>
          <w:ins w:id="344" w:author="Ellipsis" w:date="2014-06-09T15:40:00Z">
            <w:r>
              <w:rPr>
                <w:noProof/>
                <w:webHidden/>
              </w:rPr>
              <w:fldChar w:fldCharType="end"/>
            </w:r>
            <w:r w:rsidRPr="00ED008A">
              <w:rPr>
                <w:rStyle w:val="Hyperlink"/>
                <w:noProof/>
              </w:rPr>
              <w:fldChar w:fldCharType="end"/>
            </w:r>
          </w:ins>
        </w:p>
        <w:p w14:paraId="38C9C887" w14:textId="77777777" w:rsidR="00393FD8" w:rsidRDefault="00286E7F">
          <w:pPr>
            <w:pStyle w:val="TOC3"/>
            <w:tabs>
              <w:tab w:val="right" w:leader="dot" w:pos="9350"/>
            </w:tabs>
            <w:rPr>
              <w:ins w:id="345" w:author="Ellipsis" w:date="2014-06-09T15:40:00Z"/>
              <w:rFonts w:eastAsiaTheme="minorEastAsia"/>
              <w:noProof/>
            </w:rPr>
          </w:pPr>
          <w:ins w:id="34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3.10.14 Edit Short Written Answer Questions</w:t>
            </w:r>
            <w:r w:rsidR="00393FD8">
              <w:rPr>
                <w:noProof/>
                <w:webHidden/>
              </w:rPr>
              <w:tab/>
            </w:r>
            <w:r>
              <w:rPr>
                <w:noProof/>
                <w:webHidden/>
              </w:rPr>
              <w:fldChar w:fldCharType="begin"/>
            </w:r>
            <w:r w:rsidR="00393FD8">
              <w:rPr>
                <w:noProof/>
                <w:webHidden/>
              </w:rPr>
              <w:instrText xml:space="preserve"> PAGEREF _Toc390091864 \h </w:instrText>
            </w:r>
          </w:ins>
          <w:r>
            <w:rPr>
              <w:noProof/>
              <w:webHidden/>
            </w:rPr>
          </w:r>
          <w:r>
            <w:rPr>
              <w:noProof/>
              <w:webHidden/>
            </w:rPr>
            <w:fldChar w:fldCharType="separate"/>
          </w:r>
          <w:ins w:id="347" w:author="Ellipsis" w:date="2014-06-09T15:43:00Z">
            <w:r w:rsidR="001B385E">
              <w:rPr>
                <w:noProof/>
                <w:webHidden/>
              </w:rPr>
              <w:t>157</w:t>
            </w:r>
          </w:ins>
          <w:ins w:id="348" w:author="Ellipsis" w:date="2014-06-09T15:40:00Z">
            <w:r>
              <w:rPr>
                <w:noProof/>
                <w:webHidden/>
              </w:rPr>
              <w:fldChar w:fldCharType="end"/>
            </w:r>
            <w:r w:rsidRPr="00ED008A">
              <w:rPr>
                <w:rStyle w:val="Hyperlink"/>
                <w:noProof/>
              </w:rPr>
              <w:fldChar w:fldCharType="end"/>
            </w:r>
          </w:ins>
        </w:p>
        <w:p w14:paraId="301EB072" w14:textId="77777777" w:rsidR="00393FD8" w:rsidRDefault="00286E7F">
          <w:pPr>
            <w:pStyle w:val="TOC3"/>
            <w:tabs>
              <w:tab w:val="right" w:leader="dot" w:pos="9350"/>
            </w:tabs>
            <w:rPr>
              <w:ins w:id="349" w:author="Ellipsis" w:date="2014-06-09T15:40:00Z"/>
              <w:rFonts w:eastAsiaTheme="minorEastAsia"/>
              <w:noProof/>
            </w:rPr>
          </w:pPr>
          <w:ins w:id="35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3.10.15 Edit Drag and Drop Type A Answer Questions</w:t>
            </w:r>
            <w:r w:rsidR="00393FD8">
              <w:rPr>
                <w:noProof/>
                <w:webHidden/>
              </w:rPr>
              <w:tab/>
            </w:r>
            <w:r>
              <w:rPr>
                <w:noProof/>
                <w:webHidden/>
              </w:rPr>
              <w:fldChar w:fldCharType="begin"/>
            </w:r>
            <w:r w:rsidR="00393FD8">
              <w:rPr>
                <w:noProof/>
                <w:webHidden/>
              </w:rPr>
              <w:instrText xml:space="preserve"> PAGEREF _Toc390091865 \h </w:instrText>
            </w:r>
          </w:ins>
          <w:r>
            <w:rPr>
              <w:noProof/>
              <w:webHidden/>
            </w:rPr>
          </w:r>
          <w:r>
            <w:rPr>
              <w:noProof/>
              <w:webHidden/>
            </w:rPr>
            <w:fldChar w:fldCharType="separate"/>
          </w:r>
          <w:ins w:id="351" w:author="Ellipsis" w:date="2014-06-09T15:43:00Z">
            <w:r w:rsidR="001B385E">
              <w:rPr>
                <w:noProof/>
                <w:webHidden/>
              </w:rPr>
              <w:t>159</w:t>
            </w:r>
          </w:ins>
          <w:ins w:id="352" w:author="Ellipsis" w:date="2014-06-09T15:40:00Z">
            <w:r>
              <w:rPr>
                <w:noProof/>
                <w:webHidden/>
              </w:rPr>
              <w:fldChar w:fldCharType="end"/>
            </w:r>
            <w:r w:rsidRPr="00ED008A">
              <w:rPr>
                <w:rStyle w:val="Hyperlink"/>
                <w:noProof/>
              </w:rPr>
              <w:fldChar w:fldCharType="end"/>
            </w:r>
          </w:ins>
        </w:p>
        <w:p w14:paraId="2463D13E" w14:textId="77777777" w:rsidR="00393FD8" w:rsidRDefault="00286E7F">
          <w:pPr>
            <w:pStyle w:val="TOC3"/>
            <w:tabs>
              <w:tab w:val="right" w:leader="dot" w:pos="9350"/>
            </w:tabs>
            <w:rPr>
              <w:ins w:id="353" w:author="Ellipsis" w:date="2014-06-09T15:40:00Z"/>
              <w:rFonts w:eastAsiaTheme="minorEastAsia"/>
              <w:noProof/>
            </w:rPr>
          </w:pPr>
          <w:ins w:id="35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3.10.16Edit Drag and Drop Type B Answer Questions</w:t>
            </w:r>
            <w:r w:rsidR="00393FD8">
              <w:rPr>
                <w:noProof/>
                <w:webHidden/>
              </w:rPr>
              <w:tab/>
            </w:r>
            <w:r>
              <w:rPr>
                <w:noProof/>
                <w:webHidden/>
              </w:rPr>
              <w:fldChar w:fldCharType="begin"/>
            </w:r>
            <w:r w:rsidR="00393FD8">
              <w:rPr>
                <w:noProof/>
                <w:webHidden/>
              </w:rPr>
              <w:instrText xml:space="preserve"> PAGEREF _Toc390091866 \h </w:instrText>
            </w:r>
          </w:ins>
          <w:r>
            <w:rPr>
              <w:noProof/>
              <w:webHidden/>
            </w:rPr>
          </w:r>
          <w:r>
            <w:rPr>
              <w:noProof/>
              <w:webHidden/>
            </w:rPr>
            <w:fldChar w:fldCharType="separate"/>
          </w:r>
          <w:ins w:id="355" w:author="Ellipsis" w:date="2014-06-09T15:43:00Z">
            <w:r w:rsidR="001B385E">
              <w:rPr>
                <w:noProof/>
                <w:webHidden/>
              </w:rPr>
              <w:t>161</w:t>
            </w:r>
          </w:ins>
          <w:ins w:id="356" w:author="Ellipsis" w:date="2014-06-09T15:40:00Z">
            <w:r>
              <w:rPr>
                <w:noProof/>
                <w:webHidden/>
              </w:rPr>
              <w:fldChar w:fldCharType="end"/>
            </w:r>
            <w:r w:rsidRPr="00ED008A">
              <w:rPr>
                <w:rStyle w:val="Hyperlink"/>
                <w:noProof/>
              </w:rPr>
              <w:fldChar w:fldCharType="end"/>
            </w:r>
          </w:ins>
        </w:p>
        <w:p w14:paraId="245F0A79" w14:textId="77777777" w:rsidR="00393FD8" w:rsidRDefault="00286E7F">
          <w:pPr>
            <w:pStyle w:val="TOC3"/>
            <w:tabs>
              <w:tab w:val="right" w:leader="dot" w:pos="9350"/>
            </w:tabs>
            <w:rPr>
              <w:ins w:id="357" w:author="Ellipsis" w:date="2014-06-09T15:40:00Z"/>
              <w:rFonts w:eastAsiaTheme="minorEastAsia"/>
              <w:noProof/>
            </w:rPr>
          </w:pPr>
          <w:ins w:id="35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3.10.17 Edit Multiple choice answer questions</w:t>
            </w:r>
            <w:r w:rsidR="00393FD8">
              <w:rPr>
                <w:noProof/>
                <w:webHidden/>
              </w:rPr>
              <w:tab/>
            </w:r>
            <w:r>
              <w:rPr>
                <w:noProof/>
                <w:webHidden/>
              </w:rPr>
              <w:fldChar w:fldCharType="begin"/>
            </w:r>
            <w:r w:rsidR="00393FD8">
              <w:rPr>
                <w:noProof/>
                <w:webHidden/>
              </w:rPr>
              <w:instrText xml:space="preserve"> PAGEREF _Toc390091867 \h </w:instrText>
            </w:r>
          </w:ins>
          <w:r>
            <w:rPr>
              <w:noProof/>
              <w:webHidden/>
            </w:rPr>
          </w:r>
          <w:r>
            <w:rPr>
              <w:noProof/>
              <w:webHidden/>
            </w:rPr>
            <w:fldChar w:fldCharType="separate"/>
          </w:r>
          <w:ins w:id="359" w:author="Ellipsis" w:date="2014-06-09T15:43:00Z">
            <w:r w:rsidR="001B385E">
              <w:rPr>
                <w:noProof/>
                <w:webHidden/>
              </w:rPr>
              <w:t>163</w:t>
            </w:r>
          </w:ins>
          <w:ins w:id="360" w:author="Ellipsis" w:date="2014-06-09T15:40:00Z">
            <w:r>
              <w:rPr>
                <w:noProof/>
                <w:webHidden/>
              </w:rPr>
              <w:fldChar w:fldCharType="end"/>
            </w:r>
            <w:r w:rsidRPr="00ED008A">
              <w:rPr>
                <w:rStyle w:val="Hyperlink"/>
                <w:noProof/>
              </w:rPr>
              <w:fldChar w:fldCharType="end"/>
            </w:r>
          </w:ins>
        </w:p>
        <w:p w14:paraId="6D217A5A" w14:textId="77777777" w:rsidR="00393FD8" w:rsidRDefault="00286E7F">
          <w:pPr>
            <w:pStyle w:val="TOC3"/>
            <w:tabs>
              <w:tab w:val="right" w:leader="dot" w:pos="9350"/>
            </w:tabs>
            <w:rPr>
              <w:ins w:id="361" w:author="Ellipsis" w:date="2014-06-09T15:40:00Z"/>
              <w:rFonts w:eastAsiaTheme="minorEastAsia"/>
              <w:noProof/>
            </w:rPr>
          </w:pPr>
          <w:ins w:id="36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3.10.18 View Individual Single Answer Questions</w:t>
            </w:r>
            <w:r w:rsidR="00393FD8">
              <w:rPr>
                <w:noProof/>
                <w:webHidden/>
              </w:rPr>
              <w:tab/>
            </w:r>
            <w:r>
              <w:rPr>
                <w:noProof/>
                <w:webHidden/>
              </w:rPr>
              <w:fldChar w:fldCharType="begin"/>
            </w:r>
            <w:r w:rsidR="00393FD8">
              <w:rPr>
                <w:noProof/>
                <w:webHidden/>
              </w:rPr>
              <w:instrText xml:space="preserve"> PAGEREF _Toc390091868 \h </w:instrText>
            </w:r>
          </w:ins>
          <w:r>
            <w:rPr>
              <w:noProof/>
              <w:webHidden/>
            </w:rPr>
          </w:r>
          <w:r>
            <w:rPr>
              <w:noProof/>
              <w:webHidden/>
            </w:rPr>
            <w:fldChar w:fldCharType="separate"/>
          </w:r>
          <w:ins w:id="363" w:author="Ellipsis" w:date="2014-06-09T15:43:00Z">
            <w:r w:rsidR="001B385E">
              <w:rPr>
                <w:noProof/>
                <w:webHidden/>
              </w:rPr>
              <w:t>165</w:t>
            </w:r>
          </w:ins>
          <w:ins w:id="364" w:author="Ellipsis" w:date="2014-06-09T15:40:00Z">
            <w:r>
              <w:rPr>
                <w:noProof/>
                <w:webHidden/>
              </w:rPr>
              <w:fldChar w:fldCharType="end"/>
            </w:r>
            <w:r w:rsidRPr="00ED008A">
              <w:rPr>
                <w:rStyle w:val="Hyperlink"/>
                <w:noProof/>
              </w:rPr>
              <w:fldChar w:fldCharType="end"/>
            </w:r>
          </w:ins>
        </w:p>
        <w:p w14:paraId="385FC9F4" w14:textId="77777777" w:rsidR="00393FD8" w:rsidRDefault="00286E7F">
          <w:pPr>
            <w:pStyle w:val="TOC3"/>
            <w:tabs>
              <w:tab w:val="right" w:leader="dot" w:pos="9350"/>
            </w:tabs>
            <w:rPr>
              <w:ins w:id="365" w:author="Ellipsis" w:date="2014-06-09T15:40:00Z"/>
              <w:rFonts w:eastAsiaTheme="minorEastAsia"/>
              <w:noProof/>
            </w:rPr>
          </w:pPr>
          <w:ins w:id="36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"_Toc390091869"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3.10.19 View Individual Multiple Answer Questions</w:t>
            </w:r>
            <w:r w:rsidR="00393FD8">
              <w:rPr>
                <w:noProof/>
                <w:webHidden/>
              </w:rPr>
              <w:tab/>
            </w:r>
            <w:r>
              <w:rPr>
                <w:noProof/>
                <w:webHidden/>
              </w:rPr>
              <w:fldChar w:fldCharType="begin"/>
            </w:r>
            <w:r w:rsidR="00393FD8">
              <w:rPr>
                <w:noProof/>
                <w:webHidden/>
              </w:rPr>
              <w:instrText xml:space="preserve"> PAGEREF _Toc390091869 \h </w:instrText>
            </w:r>
          </w:ins>
          <w:r>
            <w:rPr>
              <w:noProof/>
              <w:webHidden/>
            </w:rPr>
          </w:r>
          <w:r>
            <w:rPr>
              <w:noProof/>
              <w:webHidden/>
            </w:rPr>
            <w:fldChar w:fldCharType="separate"/>
          </w:r>
          <w:ins w:id="367" w:author="Ellipsis" w:date="2014-06-09T15:43:00Z">
            <w:r w:rsidR="001B385E">
              <w:rPr>
                <w:noProof/>
                <w:webHidden/>
              </w:rPr>
              <w:t>167</w:t>
            </w:r>
          </w:ins>
          <w:ins w:id="368" w:author="Ellipsis" w:date="2014-06-09T15:40:00Z">
            <w:r>
              <w:rPr>
                <w:noProof/>
                <w:webHidden/>
              </w:rPr>
              <w:fldChar w:fldCharType="end"/>
            </w:r>
            <w:r w:rsidRPr="00ED008A">
              <w:rPr>
                <w:rStyle w:val="Hyperlink"/>
                <w:noProof/>
              </w:rPr>
              <w:fldChar w:fldCharType="end"/>
            </w:r>
          </w:ins>
        </w:p>
        <w:p w14:paraId="4DD367D6" w14:textId="77777777" w:rsidR="00393FD8" w:rsidRDefault="00286E7F">
          <w:pPr>
            <w:pStyle w:val="TOC3"/>
            <w:tabs>
              <w:tab w:val="right" w:leader="dot" w:pos="9350"/>
            </w:tabs>
            <w:rPr>
              <w:ins w:id="369" w:author="Ellipsis" w:date="2014-06-09T15:40:00Z"/>
              <w:rFonts w:eastAsiaTheme="minorEastAsia"/>
              <w:noProof/>
            </w:rPr>
          </w:pPr>
          <w:ins w:id="37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3.10.20 View Individual Single Written Answer Questions</w:t>
            </w:r>
            <w:r w:rsidR="00393FD8">
              <w:rPr>
                <w:noProof/>
                <w:webHidden/>
              </w:rPr>
              <w:tab/>
            </w:r>
            <w:r>
              <w:rPr>
                <w:noProof/>
                <w:webHidden/>
              </w:rPr>
              <w:fldChar w:fldCharType="begin"/>
            </w:r>
            <w:r w:rsidR="00393FD8">
              <w:rPr>
                <w:noProof/>
                <w:webHidden/>
              </w:rPr>
              <w:instrText xml:space="preserve"> PAGEREF _Toc390091870 \h </w:instrText>
            </w:r>
          </w:ins>
          <w:r>
            <w:rPr>
              <w:noProof/>
              <w:webHidden/>
            </w:rPr>
          </w:r>
          <w:r>
            <w:rPr>
              <w:noProof/>
              <w:webHidden/>
            </w:rPr>
            <w:fldChar w:fldCharType="separate"/>
          </w:r>
          <w:ins w:id="371" w:author="Ellipsis" w:date="2014-06-09T15:43:00Z">
            <w:r w:rsidR="001B385E">
              <w:rPr>
                <w:noProof/>
                <w:webHidden/>
              </w:rPr>
              <w:t>169</w:t>
            </w:r>
          </w:ins>
          <w:ins w:id="372" w:author="Ellipsis" w:date="2014-06-09T15:40:00Z">
            <w:r>
              <w:rPr>
                <w:noProof/>
                <w:webHidden/>
              </w:rPr>
              <w:fldChar w:fldCharType="end"/>
            </w:r>
            <w:r w:rsidRPr="00ED008A">
              <w:rPr>
                <w:rStyle w:val="Hyperlink"/>
                <w:noProof/>
              </w:rPr>
              <w:fldChar w:fldCharType="end"/>
            </w:r>
          </w:ins>
        </w:p>
        <w:p w14:paraId="4243608C" w14:textId="77777777" w:rsidR="00393FD8" w:rsidRDefault="00286E7F">
          <w:pPr>
            <w:pStyle w:val="TOC3"/>
            <w:tabs>
              <w:tab w:val="right" w:leader="dot" w:pos="9350"/>
            </w:tabs>
            <w:rPr>
              <w:ins w:id="373" w:author="Ellipsis" w:date="2014-06-09T15:40:00Z"/>
              <w:rFonts w:eastAsiaTheme="minorEastAsia"/>
              <w:noProof/>
            </w:rPr>
          </w:pPr>
          <w:ins w:id="37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3.10.21 View Individual drag and drop type A answer Questions</w:t>
            </w:r>
            <w:r w:rsidR="00393FD8">
              <w:rPr>
                <w:noProof/>
                <w:webHidden/>
              </w:rPr>
              <w:tab/>
            </w:r>
            <w:r>
              <w:rPr>
                <w:noProof/>
                <w:webHidden/>
              </w:rPr>
              <w:fldChar w:fldCharType="begin"/>
            </w:r>
            <w:r w:rsidR="00393FD8">
              <w:rPr>
                <w:noProof/>
                <w:webHidden/>
              </w:rPr>
              <w:instrText xml:space="preserve"> PAGEREF _Toc390091871 \h </w:instrText>
            </w:r>
          </w:ins>
          <w:r>
            <w:rPr>
              <w:noProof/>
              <w:webHidden/>
            </w:rPr>
          </w:r>
          <w:r>
            <w:rPr>
              <w:noProof/>
              <w:webHidden/>
            </w:rPr>
            <w:fldChar w:fldCharType="separate"/>
          </w:r>
          <w:ins w:id="375" w:author="Ellipsis" w:date="2014-06-09T15:43:00Z">
            <w:r w:rsidR="001B385E">
              <w:rPr>
                <w:noProof/>
                <w:webHidden/>
              </w:rPr>
              <w:t>171</w:t>
            </w:r>
          </w:ins>
          <w:ins w:id="376" w:author="Ellipsis" w:date="2014-06-09T15:40:00Z">
            <w:r>
              <w:rPr>
                <w:noProof/>
                <w:webHidden/>
              </w:rPr>
              <w:fldChar w:fldCharType="end"/>
            </w:r>
            <w:r w:rsidRPr="00ED008A">
              <w:rPr>
                <w:rStyle w:val="Hyperlink"/>
                <w:noProof/>
              </w:rPr>
              <w:fldChar w:fldCharType="end"/>
            </w:r>
          </w:ins>
        </w:p>
        <w:p w14:paraId="2DDBB29A" w14:textId="77777777" w:rsidR="00393FD8" w:rsidRDefault="00286E7F">
          <w:pPr>
            <w:pStyle w:val="TOC3"/>
            <w:tabs>
              <w:tab w:val="right" w:leader="dot" w:pos="9350"/>
            </w:tabs>
            <w:rPr>
              <w:ins w:id="377" w:author="Ellipsis" w:date="2014-06-09T15:40:00Z"/>
              <w:rFonts w:eastAsiaTheme="minorEastAsia"/>
              <w:noProof/>
            </w:rPr>
          </w:pPr>
          <w:ins w:id="37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3.10.22 View Individual drag and drop type B answer Questions</w:t>
            </w:r>
            <w:r w:rsidR="00393FD8">
              <w:rPr>
                <w:noProof/>
                <w:webHidden/>
              </w:rPr>
              <w:tab/>
            </w:r>
            <w:r>
              <w:rPr>
                <w:noProof/>
                <w:webHidden/>
              </w:rPr>
              <w:fldChar w:fldCharType="begin"/>
            </w:r>
            <w:r w:rsidR="00393FD8">
              <w:rPr>
                <w:noProof/>
                <w:webHidden/>
              </w:rPr>
              <w:instrText xml:space="preserve"> PAGEREF _Toc390091872 \h </w:instrText>
            </w:r>
          </w:ins>
          <w:r>
            <w:rPr>
              <w:noProof/>
              <w:webHidden/>
            </w:rPr>
          </w:r>
          <w:r>
            <w:rPr>
              <w:noProof/>
              <w:webHidden/>
            </w:rPr>
            <w:fldChar w:fldCharType="separate"/>
          </w:r>
          <w:ins w:id="379" w:author="Ellipsis" w:date="2014-06-09T15:43:00Z">
            <w:r w:rsidR="001B385E">
              <w:rPr>
                <w:noProof/>
                <w:webHidden/>
              </w:rPr>
              <w:t>173</w:t>
            </w:r>
          </w:ins>
          <w:ins w:id="380" w:author="Ellipsis" w:date="2014-06-09T15:40:00Z">
            <w:r>
              <w:rPr>
                <w:noProof/>
                <w:webHidden/>
              </w:rPr>
              <w:fldChar w:fldCharType="end"/>
            </w:r>
            <w:r w:rsidRPr="00ED008A">
              <w:rPr>
                <w:rStyle w:val="Hyperlink"/>
                <w:noProof/>
              </w:rPr>
              <w:fldChar w:fldCharType="end"/>
            </w:r>
          </w:ins>
        </w:p>
        <w:p w14:paraId="605F8C52" w14:textId="77777777" w:rsidR="00393FD8" w:rsidRDefault="00286E7F">
          <w:pPr>
            <w:pStyle w:val="TOC3"/>
            <w:tabs>
              <w:tab w:val="right" w:leader="dot" w:pos="9350"/>
            </w:tabs>
            <w:rPr>
              <w:ins w:id="381" w:author="Ellipsis" w:date="2014-06-09T15:40:00Z"/>
              <w:rFonts w:eastAsiaTheme="minorEastAsia"/>
              <w:noProof/>
            </w:rPr>
          </w:pPr>
          <w:ins w:id="38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3.10.23 View Individual multiple choice answer Questions</w:t>
            </w:r>
            <w:r w:rsidR="00393FD8">
              <w:rPr>
                <w:noProof/>
                <w:webHidden/>
              </w:rPr>
              <w:tab/>
            </w:r>
            <w:r>
              <w:rPr>
                <w:noProof/>
                <w:webHidden/>
              </w:rPr>
              <w:fldChar w:fldCharType="begin"/>
            </w:r>
            <w:r w:rsidR="00393FD8">
              <w:rPr>
                <w:noProof/>
                <w:webHidden/>
              </w:rPr>
              <w:instrText xml:space="preserve"> PAGEREF _Toc390091873 \h </w:instrText>
            </w:r>
          </w:ins>
          <w:r>
            <w:rPr>
              <w:noProof/>
              <w:webHidden/>
            </w:rPr>
          </w:r>
          <w:r>
            <w:rPr>
              <w:noProof/>
              <w:webHidden/>
            </w:rPr>
            <w:fldChar w:fldCharType="separate"/>
          </w:r>
          <w:ins w:id="383" w:author="Ellipsis" w:date="2014-06-09T15:43:00Z">
            <w:r w:rsidR="001B385E">
              <w:rPr>
                <w:noProof/>
                <w:webHidden/>
              </w:rPr>
              <w:t>175</w:t>
            </w:r>
          </w:ins>
          <w:ins w:id="384" w:author="Ellipsis" w:date="2014-06-09T15:40:00Z">
            <w:r>
              <w:rPr>
                <w:noProof/>
                <w:webHidden/>
              </w:rPr>
              <w:fldChar w:fldCharType="end"/>
            </w:r>
            <w:r w:rsidRPr="00ED008A">
              <w:rPr>
                <w:rStyle w:val="Hyperlink"/>
                <w:noProof/>
              </w:rPr>
              <w:fldChar w:fldCharType="end"/>
            </w:r>
          </w:ins>
        </w:p>
        <w:p w14:paraId="4C96FF7A" w14:textId="77777777" w:rsidR="00393FD8" w:rsidRDefault="00286E7F">
          <w:pPr>
            <w:pStyle w:val="TOC3"/>
            <w:tabs>
              <w:tab w:val="right" w:leader="dot" w:pos="9350"/>
            </w:tabs>
            <w:rPr>
              <w:ins w:id="385" w:author="Ellipsis" w:date="2014-06-09T15:40:00Z"/>
              <w:rFonts w:eastAsiaTheme="minorEastAsia"/>
              <w:noProof/>
            </w:rPr>
          </w:pPr>
          <w:ins w:id="386" w:author="Ellipsis" w:date="2014-06-09T15:40:00Z">
            <w:r w:rsidRPr="00ED008A">
              <w:rPr>
                <w:rStyle w:val="Hyperlink"/>
                <w:noProof/>
              </w:rPr>
              <w:lastRenderedPageBreak/>
              <w:fldChar w:fldCharType="begin"/>
            </w:r>
            <w:r w:rsidR="00393FD8" w:rsidRPr="00ED008A">
              <w:rPr>
                <w:rStyle w:val="Hyperlink"/>
                <w:noProof/>
              </w:rPr>
              <w:instrText xml:space="preserve"> </w:instrText>
            </w:r>
            <w:r w:rsidR="00393FD8">
              <w:rPr>
                <w:noProof/>
              </w:rPr>
              <w:instrText>HYPERLINK \l "_Toc390091874"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3.10.24 View Individual Question Statistics</w:t>
            </w:r>
            <w:r w:rsidR="00393FD8">
              <w:rPr>
                <w:noProof/>
                <w:webHidden/>
              </w:rPr>
              <w:tab/>
            </w:r>
            <w:r>
              <w:rPr>
                <w:noProof/>
                <w:webHidden/>
              </w:rPr>
              <w:fldChar w:fldCharType="begin"/>
            </w:r>
            <w:r w:rsidR="00393FD8">
              <w:rPr>
                <w:noProof/>
                <w:webHidden/>
              </w:rPr>
              <w:instrText xml:space="preserve"> PAGEREF _Toc390091874 \h </w:instrText>
            </w:r>
          </w:ins>
          <w:r>
            <w:rPr>
              <w:noProof/>
              <w:webHidden/>
            </w:rPr>
          </w:r>
          <w:r>
            <w:rPr>
              <w:noProof/>
              <w:webHidden/>
            </w:rPr>
            <w:fldChar w:fldCharType="separate"/>
          </w:r>
          <w:ins w:id="387" w:author="Ellipsis" w:date="2014-06-09T15:43:00Z">
            <w:r w:rsidR="001B385E">
              <w:rPr>
                <w:noProof/>
                <w:webHidden/>
              </w:rPr>
              <w:t>177</w:t>
            </w:r>
          </w:ins>
          <w:ins w:id="388" w:author="Ellipsis" w:date="2014-06-09T15:40:00Z">
            <w:r>
              <w:rPr>
                <w:noProof/>
                <w:webHidden/>
              </w:rPr>
              <w:fldChar w:fldCharType="end"/>
            </w:r>
            <w:r w:rsidRPr="00ED008A">
              <w:rPr>
                <w:rStyle w:val="Hyperlink"/>
                <w:noProof/>
              </w:rPr>
              <w:fldChar w:fldCharType="end"/>
            </w:r>
          </w:ins>
        </w:p>
        <w:p w14:paraId="57D3D56B" w14:textId="77777777" w:rsidR="00393FD8" w:rsidRDefault="00286E7F">
          <w:pPr>
            <w:pStyle w:val="TOC2"/>
            <w:tabs>
              <w:tab w:val="right" w:leader="dot" w:pos="9350"/>
            </w:tabs>
            <w:rPr>
              <w:ins w:id="389" w:author="Ellipsis" w:date="2014-06-09T15:40:00Z"/>
              <w:rFonts w:eastAsiaTheme="minorEastAsia"/>
              <w:noProof/>
            </w:rPr>
          </w:pPr>
          <w:ins w:id="39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 New Stories</w:t>
            </w:r>
            <w:r w:rsidR="00393FD8">
              <w:rPr>
                <w:noProof/>
                <w:webHidden/>
              </w:rPr>
              <w:tab/>
            </w:r>
            <w:r>
              <w:rPr>
                <w:noProof/>
                <w:webHidden/>
              </w:rPr>
              <w:fldChar w:fldCharType="begin"/>
            </w:r>
            <w:r w:rsidR="00393FD8">
              <w:rPr>
                <w:noProof/>
                <w:webHidden/>
              </w:rPr>
              <w:instrText xml:space="preserve"> PAGEREF _Toc390091875 \h </w:instrText>
            </w:r>
          </w:ins>
          <w:r>
            <w:rPr>
              <w:noProof/>
              <w:webHidden/>
            </w:rPr>
          </w:r>
          <w:r>
            <w:rPr>
              <w:noProof/>
              <w:webHidden/>
            </w:rPr>
            <w:fldChar w:fldCharType="separate"/>
          </w:r>
          <w:ins w:id="391" w:author="Ellipsis" w:date="2014-06-09T15:43:00Z">
            <w:r w:rsidR="001B385E">
              <w:rPr>
                <w:noProof/>
                <w:webHidden/>
              </w:rPr>
              <w:t>179</w:t>
            </w:r>
          </w:ins>
          <w:ins w:id="392" w:author="Ellipsis" w:date="2014-06-09T15:40:00Z">
            <w:r>
              <w:rPr>
                <w:noProof/>
                <w:webHidden/>
              </w:rPr>
              <w:fldChar w:fldCharType="end"/>
            </w:r>
            <w:r w:rsidRPr="00ED008A">
              <w:rPr>
                <w:rStyle w:val="Hyperlink"/>
                <w:noProof/>
              </w:rPr>
              <w:fldChar w:fldCharType="end"/>
            </w:r>
          </w:ins>
        </w:p>
        <w:p w14:paraId="74AF4B80" w14:textId="77777777" w:rsidR="00393FD8" w:rsidRDefault="00286E7F">
          <w:pPr>
            <w:pStyle w:val="TOC3"/>
            <w:tabs>
              <w:tab w:val="right" w:leader="dot" w:pos="9350"/>
            </w:tabs>
            <w:rPr>
              <w:ins w:id="393" w:author="Ellipsis" w:date="2014-06-09T15:40:00Z"/>
              <w:rFonts w:eastAsiaTheme="minorEastAsia"/>
              <w:noProof/>
            </w:rPr>
          </w:pPr>
          <w:ins w:id="39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 Select if calculator is allowed on exam upon creation</w:t>
            </w:r>
            <w:r w:rsidR="00393FD8">
              <w:rPr>
                <w:noProof/>
                <w:webHidden/>
              </w:rPr>
              <w:tab/>
            </w:r>
            <w:r>
              <w:rPr>
                <w:noProof/>
                <w:webHidden/>
              </w:rPr>
              <w:fldChar w:fldCharType="begin"/>
            </w:r>
            <w:r w:rsidR="00393FD8">
              <w:rPr>
                <w:noProof/>
                <w:webHidden/>
              </w:rPr>
              <w:instrText xml:space="preserve"> PAGEREF _Toc390091876 \h </w:instrText>
            </w:r>
          </w:ins>
          <w:r>
            <w:rPr>
              <w:noProof/>
              <w:webHidden/>
            </w:rPr>
          </w:r>
          <w:r>
            <w:rPr>
              <w:noProof/>
              <w:webHidden/>
            </w:rPr>
            <w:fldChar w:fldCharType="separate"/>
          </w:r>
          <w:ins w:id="395" w:author="Ellipsis" w:date="2014-06-09T15:43:00Z">
            <w:r w:rsidR="001B385E">
              <w:rPr>
                <w:noProof/>
                <w:webHidden/>
              </w:rPr>
              <w:t>179</w:t>
            </w:r>
          </w:ins>
          <w:ins w:id="396" w:author="Ellipsis" w:date="2014-06-09T15:40:00Z">
            <w:r>
              <w:rPr>
                <w:noProof/>
                <w:webHidden/>
              </w:rPr>
              <w:fldChar w:fldCharType="end"/>
            </w:r>
            <w:r w:rsidRPr="00ED008A">
              <w:rPr>
                <w:rStyle w:val="Hyperlink"/>
                <w:noProof/>
              </w:rPr>
              <w:fldChar w:fldCharType="end"/>
            </w:r>
          </w:ins>
        </w:p>
        <w:p w14:paraId="03F06158" w14:textId="77777777" w:rsidR="00393FD8" w:rsidRDefault="00286E7F">
          <w:pPr>
            <w:pStyle w:val="TOC3"/>
            <w:tabs>
              <w:tab w:val="right" w:leader="dot" w:pos="9350"/>
            </w:tabs>
            <w:rPr>
              <w:ins w:id="397" w:author="Ellipsis" w:date="2014-06-09T15:40:00Z"/>
              <w:rFonts w:eastAsiaTheme="minorEastAsia"/>
              <w:noProof/>
            </w:rPr>
          </w:pPr>
          <w:ins w:id="39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 Select Exam Type</w:t>
            </w:r>
            <w:r w:rsidR="00393FD8">
              <w:rPr>
                <w:noProof/>
                <w:webHidden/>
              </w:rPr>
              <w:tab/>
            </w:r>
            <w:r>
              <w:rPr>
                <w:noProof/>
                <w:webHidden/>
              </w:rPr>
              <w:fldChar w:fldCharType="begin"/>
            </w:r>
            <w:r w:rsidR="00393FD8">
              <w:rPr>
                <w:noProof/>
                <w:webHidden/>
              </w:rPr>
              <w:instrText xml:space="preserve"> PAGEREF _Toc390091877 \h </w:instrText>
            </w:r>
          </w:ins>
          <w:r>
            <w:rPr>
              <w:noProof/>
              <w:webHidden/>
            </w:rPr>
          </w:r>
          <w:r>
            <w:rPr>
              <w:noProof/>
              <w:webHidden/>
            </w:rPr>
            <w:fldChar w:fldCharType="separate"/>
          </w:r>
          <w:ins w:id="399" w:author="Ellipsis" w:date="2014-06-09T15:43:00Z">
            <w:r w:rsidR="001B385E">
              <w:rPr>
                <w:noProof/>
                <w:webHidden/>
              </w:rPr>
              <w:t>181</w:t>
            </w:r>
          </w:ins>
          <w:ins w:id="400" w:author="Ellipsis" w:date="2014-06-09T15:40:00Z">
            <w:r>
              <w:rPr>
                <w:noProof/>
                <w:webHidden/>
              </w:rPr>
              <w:fldChar w:fldCharType="end"/>
            </w:r>
            <w:r w:rsidRPr="00ED008A">
              <w:rPr>
                <w:rStyle w:val="Hyperlink"/>
                <w:noProof/>
              </w:rPr>
              <w:fldChar w:fldCharType="end"/>
            </w:r>
          </w:ins>
        </w:p>
        <w:p w14:paraId="37D3198D" w14:textId="77777777" w:rsidR="00393FD8" w:rsidRDefault="00286E7F">
          <w:pPr>
            <w:pStyle w:val="TOC3"/>
            <w:tabs>
              <w:tab w:val="right" w:leader="dot" w:pos="9350"/>
            </w:tabs>
            <w:rPr>
              <w:ins w:id="401" w:author="Ellipsis" w:date="2014-06-09T15:40:00Z"/>
              <w:rFonts w:eastAsiaTheme="minorEastAsia"/>
              <w:noProof/>
            </w:rPr>
          </w:pPr>
          <w:ins w:id="40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 Contact Us</w:t>
            </w:r>
            <w:r w:rsidR="00393FD8">
              <w:rPr>
                <w:noProof/>
                <w:webHidden/>
              </w:rPr>
              <w:tab/>
            </w:r>
            <w:r>
              <w:rPr>
                <w:noProof/>
                <w:webHidden/>
              </w:rPr>
              <w:fldChar w:fldCharType="begin"/>
            </w:r>
            <w:r w:rsidR="00393FD8">
              <w:rPr>
                <w:noProof/>
                <w:webHidden/>
              </w:rPr>
              <w:instrText xml:space="preserve"> PAGEREF _Toc390091878 \h </w:instrText>
            </w:r>
          </w:ins>
          <w:r>
            <w:rPr>
              <w:noProof/>
              <w:webHidden/>
            </w:rPr>
          </w:r>
          <w:r>
            <w:rPr>
              <w:noProof/>
              <w:webHidden/>
            </w:rPr>
            <w:fldChar w:fldCharType="separate"/>
          </w:r>
          <w:ins w:id="403" w:author="Ellipsis" w:date="2014-06-09T15:43:00Z">
            <w:r w:rsidR="001B385E">
              <w:rPr>
                <w:noProof/>
                <w:webHidden/>
              </w:rPr>
              <w:t>183</w:t>
            </w:r>
          </w:ins>
          <w:ins w:id="404" w:author="Ellipsis" w:date="2014-06-09T15:40:00Z">
            <w:r>
              <w:rPr>
                <w:noProof/>
                <w:webHidden/>
              </w:rPr>
              <w:fldChar w:fldCharType="end"/>
            </w:r>
            <w:r w:rsidRPr="00ED008A">
              <w:rPr>
                <w:rStyle w:val="Hyperlink"/>
                <w:noProof/>
              </w:rPr>
              <w:fldChar w:fldCharType="end"/>
            </w:r>
          </w:ins>
        </w:p>
        <w:p w14:paraId="388812FC" w14:textId="77777777" w:rsidR="00393FD8" w:rsidRDefault="00286E7F">
          <w:pPr>
            <w:pStyle w:val="TOC3"/>
            <w:tabs>
              <w:tab w:val="right" w:leader="dot" w:pos="9350"/>
            </w:tabs>
            <w:rPr>
              <w:ins w:id="405" w:author="Ellipsis" w:date="2014-06-09T15:40:00Z"/>
              <w:rFonts w:eastAsiaTheme="minorEastAsia"/>
              <w:noProof/>
            </w:rPr>
          </w:pPr>
          <w:ins w:id="40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"_Toc390091879"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3.11.4 Students Status</w:t>
            </w:r>
            <w:r w:rsidR="00393FD8">
              <w:rPr>
                <w:noProof/>
                <w:webHidden/>
              </w:rPr>
              <w:tab/>
            </w:r>
            <w:r>
              <w:rPr>
                <w:noProof/>
                <w:webHidden/>
              </w:rPr>
              <w:fldChar w:fldCharType="begin"/>
            </w:r>
            <w:r w:rsidR="00393FD8">
              <w:rPr>
                <w:noProof/>
                <w:webHidden/>
              </w:rPr>
              <w:instrText xml:space="preserve"> PAGEREF _Toc390091879 \h </w:instrText>
            </w:r>
          </w:ins>
          <w:r>
            <w:rPr>
              <w:noProof/>
              <w:webHidden/>
            </w:rPr>
          </w:r>
          <w:r>
            <w:rPr>
              <w:noProof/>
              <w:webHidden/>
            </w:rPr>
            <w:fldChar w:fldCharType="separate"/>
          </w:r>
          <w:ins w:id="407" w:author="Ellipsis" w:date="2014-06-09T15:43:00Z">
            <w:r w:rsidR="001B385E">
              <w:rPr>
                <w:noProof/>
                <w:webHidden/>
              </w:rPr>
              <w:t>185</w:t>
            </w:r>
          </w:ins>
          <w:ins w:id="408" w:author="Ellipsis" w:date="2014-06-09T15:40:00Z">
            <w:r>
              <w:rPr>
                <w:noProof/>
                <w:webHidden/>
              </w:rPr>
              <w:fldChar w:fldCharType="end"/>
            </w:r>
            <w:r w:rsidRPr="00ED008A">
              <w:rPr>
                <w:rStyle w:val="Hyperlink"/>
                <w:noProof/>
              </w:rPr>
              <w:fldChar w:fldCharType="end"/>
            </w:r>
          </w:ins>
        </w:p>
        <w:p w14:paraId="574D2271" w14:textId="77777777" w:rsidR="00393FD8" w:rsidRDefault="00286E7F">
          <w:pPr>
            <w:pStyle w:val="TOC3"/>
            <w:tabs>
              <w:tab w:val="right" w:leader="dot" w:pos="9350"/>
            </w:tabs>
            <w:rPr>
              <w:ins w:id="409" w:author="Ellipsis" w:date="2014-06-09T15:40:00Z"/>
              <w:rFonts w:eastAsiaTheme="minorEastAsia"/>
              <w:noProof/>
            </w:rPr>
          </w:pPr>
          <w:ins w:id="41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3.11.5 Create Student</w:t>
            </w:r>
            <w:r w:rsidR="00393FD8">
              <w:rPr>
                <w:noProof/>
                <w:webHidden/>
              </w:rPr>
              <w:tab/>
            </w:r>
            <w:r>
              <w:rPr>
                <w:noProof/>
                <w:webHidden/>
              </w:rPr>
              <w:fldChar w:fldCharType="begin"/>
            </w:r>
            <w:r w:rsidR="00393FD8">
              <w:rPr>
                <w:noProof/>
                <w:webHidden/>
              </w:rPr>
              <w:instrText xml:space="preserve"> PAGEREF _Toc390091880 \h </w:instrText>
            </w:r>
          </w:ins>
          <w:r>
            <w:rPr>
              <w:noProof/>
              <w:webHidden/>
            </w:rPr>
          </w:r>
          <w:r>
            <w:rPr>
              <w:noProof/>
              <w:webHidden/>
            </w:rPr>
            <w:fldChar w:fldCharType="separate"/>
          </w:r>
          <w:ins w:id="411" w:author="Ellipsis" w:date="2014-06-09T15:43:00Z">
            <w:r w:rsidR="001B385E">
              <w:rPr>
                <w:noProof/>
                <w:webHidden/>
              </w:rPr>
              <w:t>187</w:t>
            </w:r>
          </w:ins>
          <w:ins w:id="412" w:author="Ellipsis" w:date="2014-06-09T15:40:00Z">
            <w:r>
              <w:rPr>
                <w:noProof/>
                <w:webHidden/>
              </w:rPr>
              <w:fldChar w:fldCharType="end"/>
            </w:r>
            <w:r w:rsidRPr="00ED008A">
              <w:rPr>
                <w:rStyle w:val="Hyperlink"/>
                <w:noProof/>
              </w:rPr>
              <w:fldChar w:fldCharType="end"/>
            </w:r>
          </w:ins>
        </w:p>
        <w:p w14:paraId="452F1B2C" w14:textId="77777777" w:rsidR="00393FD8" w:rsidRDefault="00286E7F">
          <w:pPr>
            <w:pStyle w:val="TOC3"/>
            <w:tabs>
              <w:tab w:val="right" w:leader="dot" w:pos="9350"/>
            </w:tabs>
            <w:rPr>
              <w:ins w:id="413" w:author="Ellipsis" w:date="2014-06-09T15:40:00Z"/>
              <w:rFonts w:eastAsiaTheme="minorEastAsia"/>
              <w:noProof/>
            </w:rPr>
          </w:pPr>
          <w:ins w:id="41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3.11.6 Add Notes when creating Student</w:t>
            </w:r>
            <w:r w:rsidR="00393FD8">
              <w:rPr>
                <w:noProof/>
                <w:webHidden/>
              </w:rPr>
              <w:tab/>
            </w:r>
            <w:r>
              <w:rPr>
                <w:noProof/>
                <w:webHidden/>
              </w:rPr>
              <w:fldChar w:fldCharType="begin"/>
            </w:r>
            <w:r w:rsidR="00393FD8">
              <w:rPr>
                <w:noProof/>
                <w:webHidden/>
              </w:rPr>
              <w:instrText xml:space="preserve"> PAGEREF _Toc390091881 \h </w:instrText>
            </w:r>
          </w:ins>
          <w:r>
            <w:rPr>
              <w:noProof/>
              <w:webHidden/>
            </w:rPr>
          </w:r>
          <w:r>
            <w:rPr>
              <w:noProof/>
              <w:webHidden/>
            </w:rPr>
            <w:fldChar w:fldCharType="separate"/>
          </w:r>
          <w:ins w:id="415" w:author="Ellipsis" w:date="2014-06-09T15:43:00Z">
            <w:r w:rsidR="001B385E">
              <w:rPr>
                <w:noProof/>
                <w:webHidden/>
              </w:rPr>
              <w:t>189</w:t>
            </w:r>
          </w:ins>
          <w:ins w:id="416" w:author="Ellipsis" w:date="2014-06-09T15:40:00Z">
            <w:r>
              <w:rPr>
                <w:noProof/>
                <w:webHidden/>
              </w:rPr>
              <w:fldChar w:fldCharType="end"/>
            </w:r>
            <w:r w:rsidRPr="00ED008A">
              <w:rPr>
                <w:rStyle w:val="Hyperlink"/>
                <w:noProof/>
              </w:rPr>
              <w:fldChar w:fldCharType="end"/>
            </w:r>
          </w:ins>
        </w:p>
        <w:p w14:paraId="3B3243D2" w14:textId="77777777" w:rsidR="00393FD8" w:rsidRDefault="00286E7F">
          <w:pPr>
            <w:pStyle w:val="TOC3"/>
            <w:tabs>
              <w:tab w:val="right" w:leader="dot" w:pos="9350"/>
            </w:tabs>
            <w:rPr>
              <w:ins w:id="417" w:author="Ellipsis" w:date="2014-06-09T15:40:00Z"/>
              <w:rFonts w:eastAsiaTheme="minorEastAsia"/>
              <w:noProof/>
            </w:rPr>
          </w:pPr>
          <w:ins w:id="41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3.11.7 Edit Student Profile</w:t>
            </w:r>
            <w:r w:rsidR="00393FD8">
              <w:rPr>
                <w:noProof/>
                <w:webHidden/>
              </w:rPr>
              <w:tab/>
            </w:r>
            <w:r>
              <w:rPr>
                <w:noProof/>
                <w:webHidden/>
              </w:rPr>
              <w:fldChar w:fldCharType="begin"/>
            </w:r>
            <w:r w:rsidR="00393FD8">
              <w:rPr>
                <w:noProof/>
                <w:webHidden/>
              </w:rPr>
              <w:instrText xml:space="preserve"> PAGEREF _Toc390091882 \h </w:instrText>
            </w:r>
          </w:ins>
          <w:r>
            <w:rPr>
              <w:noProof/>
              <w:webHidden/>
            </w:rPr>
          </w:r>
          <w:r>
            <w:rPr>
              <w:noProof/>
              <w:webHidden/>
            </w:rPr>
            <w:fldChar w:fldCharType="separate"/>
          </w:r>
          <w:ins w:id="419" w:author="Ellipsis" w:date="2014-06-09T15:43:00Z">
            <w:r w:rsidR="001B385E">
              <w:rPr>
                <w:noProof/>
                <w:webHidden/>
              </w:rPr>
              <w:t>191</w:t>
            </w:r>
          </w:ins>
          <w:ins w:id="420" w:author="Ellipsis" w:date="2014-06-09T15:40:00Z">
            <w:r>
              <w:rPr>
                <w:noProof/>
                <w:webHidden/>
              </w:rPr>
              <w:fldChar w:fldCharType="end"/>
            </w:r>
            <w:r w:rsidRPr="00ED008A">
              <w:rPr>
                <w:rStyle w:val="Hyperlink"/>
                <w:noProof/>
              </w:rPr>
              <w:fldChar w:fldCharType="end"/>
            </w:r>
          </w:ins>
        </w:p>
        <w:p w14:paraId="1260AB27" w14:textId="77777777" w:rsidR="00393FD8" w:rsidRDefault="00286E7F">
          <w:pPr>
            <w:pStyle w:val="TOC3"/>
            <w:tabs>
              <w:tab w:val="right" w:leader="dot" w:pos="9350"/>
            </w:tabs>
            <w:rPr>
              <w:ins w:id="421" w:author="Ellipsis" w:date="2014-06-09T15:40:00Z"/>
              <w:rFonts w:eastAsiaTheme="minorEastAsia"/>
              <w:noProof/>
            </w:rPr>
          </w:pPr>
          <w:ins w:id="42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3.11.8 View Unanswered Questions</w:t>
            </w:r>
            <w:r w:rsidR="00393FD8">
              <w:rPr>
                <w:noProof/>
                <w:webHidden/>
              </w:rPr>
              <w:tab/>
            </w:r>
            <w:r>
              <w:rPr>
                <w:noProof/>
                <w:webHidden/>
              </w:rPr>
              <w:fldChar w:fldCharType="begin"/>
            </w:r>
            <w:r w:rsidR="00393FD8">
              <w:rPr>
                <w:noProof/>
                <w:webHidden/>
              </w:rPr>
              <w:instrText xml:space="preserve"> PAGEREF _Toc390091883 \h </w:instrText>
            </w:r>
          </w:ins>
          <w:r>
            <w:rPr>
              <w:noProof/>
              <w:webHidden/>
            </w:rPr>
          </w:r>
          <w:r>
            <w:rPr>
              <w:noProof/>
              <w:webHidden/>
            </w:rPr>
            <w:fldChar w:fldCharType="separate"/>
          </w:r>
          <w:ins w:id="423" w:author="Ellipsis" w:date="2014-06-09T15:43:00Z">
            <w:r w:rsidR="001B385E">
              <w:rPr>
                <w:noProof/>
                <w:webHidden/>
              </w:rPr>
              <w:t>192</w:t>
            </w:r>
          </w:ins>
          <w:ins w:id="424" w:author="Ellipsis" w:date="2014-06-09T15:40:00Z">
            <w:r>
              <w:rPr>
                <w:noProof/>
                <w:webHidden/>
              </w:rPr>
              <w:fldChar w:fldCharType="end"/>
            </w:r>
            <w:r w:rsidRPr="00ED008A">
              <w:rPr>
                <w:rStyle w:val="Hyperlink"/>
                <w:noProof/>
              </w:rPr>
              <w:fldChar w:fldCharType="end"/>
            </w:r>
          </w:ins>
        </w:p>
        <w:p w14:paraId="2192C52C" w14:textId="77777777" w:rsidR="00393FD8" w:rsidRDefault="00286E7F">
          <w:pPr>
            <w:pStyle w:val="TOC3"/>
            <w:tabs>
              <w:tab w:val="right" w:leader="dot" w:pos="9350"/>
            </w:tabs>
            <w:rPr>
              <w:ins w:id="425" w:author="Ellipsis" w:date="2014-06-09T15:40:00Z"/>
              <w:rFonts w:eastAsiaTheme="minorEastAsia"/>
              <w:noProof/>
            </w:rPr>
          </w:pPr>
          <w:ins w:id="42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3.11.9 Exam Instructions</w:t>
            </w:r>
            <w:r w:rsidR="00393FD8">
              <w:rPr>
                <w:noProof/>
                <w:webHidden/>
              </w:rPr>
              <w:tab/>
            </w:r>
            <w:r>
              <w:rPr>
                <w:noProof/>
                <w:webHidden/>
              </w:rPr>
              <w:fldChar w:fldCharType="begin"/>
            </w:r>
            <w:r w:rsidR="00393FD8">
              <w:rPr>
                <w:noProof/>
                <w:webHidden/>
              </w:rPr>
              <w:instrText xml:space="preserve"> PAGEREF _Toc390091884 \h </w:instrText>
            </w:r>
          </w:ins>
          <w:r>
            <w:rPr>
              <w:noProof/>
              <w:webHidden/>
            </w:rPr>
          </w:r>
          <w:r>
            <w:rPr>
              <w:noProof/>
              <w:webHidden/>
            </w:rPr>
            <w:fldChar w:fldCharType="separate"/>
          </w:r>
          <w:ins w:id="427" w:author="Ellipsis" w:date="2014-06-09T15:43:00Z">
            <w:r w:rsidR="001B385E">
              <w:rPr>
                <w:noProof/>
                <w:webHidden/>
              </w:rPr>
              <w:t>195</w:t>
            </w:r>
          </w:ins>
          <w:ins w:id="428" w:author="Ellipsis" w:date="2014-06-09T15:40:00Z">
            <w:r>
              <w:rPr>
                <w:noProof/>
                <w:webHidden/>
              </w:rPr>
              <w:fldChar w:fldCharType="end"/>
            </w:r>
            <w:r w:rsidRPr="00ED008A">
              <w:rPr>
                <w:rStyle w:val="Hyperlink"/>
                <w:noProof/>
              </w:rPr>
              <w:fldChar w:fldCharType="end"/>
            </w:r>
          </w:ins>
        </w:p>
        <w:p w14:paraId="16A2DFD6" w14:textId="77777777" w:rsidR="00393FD8" w:rsidRDefault="00286E7F">
          <w:pPr>
            <w:pStyle w:val="TOC3"/>
            <w:tabs>
              <w:tab w:val="right" w:leader="dot" w:pos="9350"/>
            </w:tabs>
            <w:rPr>
              <w:ins w:id="429" w:author="Ellipsis" w:date="2014-06-09T15:40:00Z"/>
              <w:rFonts w:eastAsiaTheme="minorEastAsia"/>
              <w:noProof/>
            </w:rPr>
          </w:pPr>
          <w:ins w:id="43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3.11.10 Go to Question</w:t>
            </w:r>
            <w:r w:rsidR="00393FD8">
              <w:rPr>
                <w:noProof/>
                <w:webHidden/>
              </w:rPr>
              <w:tab/>
            </w:r>
            <w:r>
              <w:rPr>
                <w:noProof/>
                <w:webHidden/>
              </w:rPr>
              <w:fldChar w:fldCharType="begin"/>
            </w:r>
            <w:r w:rsidR="00393FD8">
              <w:rPr>
                <w:noProof/>
                <w:webHidden/>
              </w:rPr>
              <w:instrText xml:space="preserve"> PAGEREF _Toc390091885 \h </w:instrText>
            </w:r>
          </w:ins>
          <w:r>
            <w:rPr>
              <w:noProof/>
              <w:webHidden/>
            </w:rPr>
          </w:r>
          <w:r>
            <w:rPr>
              <w:noProof/>
              <w:webHidden/>
            </w:rPr>
            <w:fldChar w:fldCharType="separate"/>
          </w:r>
          <w:ins w:id="431" w:author="Ellipsis" w:date="2014-06-09T15:43:00Z">
            <w:r w:rsidR="001B385E">
              <w:rPr>
                <w:noProof/>
                <w:webHidden/>
              </w:rPr>
              <w:t>196</w:t>
            </w:r>
          </w:ins>
          <w:ins w:id="432" w:author="Ellipsis" w:date="2014-06-09T15:40:00Z">
            <w:r>
              <w:rPr>
                <w:noProof/>
                <w:webHidden/>
              </w:rPr>
              <w:fldChar w:fldCharType="end"/>
            </w:r>
            <w:r w:rsidRPr="00ED008A">
              <w:rPr>
                <w:rStyle w:val="Hyperlink"/>
                <w:noProof/>
              </w:rPr>
              <w:fldChar w:fldCharType="end"/>
            </w:r>
          </w:ins>
        </w:p>
        <w:p w14:paraId="0171C6B9" w14:textId="77777777" w:rsidR="00393FD8" w:rsidRDefault="00286E7F">
          <w:pPr>
            <w:pStyle w:val="TOC3"/>
            <w:tabs>
              <w:tab w:val="right" w:leader="dot" w:pos="9350"/>
            </w:tabs>
            <w:rPr>
              <w:ins w:id="433" w:author="Ellipsis" w:date="2014-06-09T15:40:00Z"/>
              <w:rFonts w:eastAsiaTheme="minorEastAsia"/>
              <w:noProof/>
            </w:rPr>
          </w:pPr>
          <w:ins w:id="43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3.11.11 Tables &amp; Formulae</w:t>
            </w:r>
            <w:r w:rsidR="00393FD8">
              <w:rPr>
                <w:noProof/>
                <w:webHidden/>
              </w:rPr>
              <w:tab/>
            </w:r>
            <w:r>
              <w:rPr>
                <w:noProof/>
                <w:webHidden/>
              </w:rPr>
              <w:fldChar w:fldCharType="begin"/>
            </w:r>
            <w:r w:rsidR="00393FD8">
              <w:rPr>
                <w:noProof/>
                <w:webHidden/>
              </w:rPr>
              <w:instrText xml:space="preserve"> PAGEREF _Toc390091886 \h </w:instrText>
            </w:r>
          </w:ins>
          <w:r>
            <w:rPr>
              <w:noProof/>
              <w:webHidden/>
            </w:rPr>
          </w:r>
          <w:r>
            <w:rPr>
              <w:noProof/>
              <w:webHidden/>
            </w:rPr>
            <w:fldChar w:fldCharType="separate"/>
          </w:r>
          <w:ins w:id="435" w:author="Ellipsis" w:date="2014-06-09T15:43:00Z">
            <w:r w:rsidR="001B385E">
              <w:rPr>
                <w:noProof/>
                <w:webHidden/>
              </w:rPr>
              <w:t>198</w:t>
            </w:r>
          </w:ins>
          <w:ins w:id="436" w:author="Ellipsis" w:date="2014-06-09T15:40:00Z">
            <w:r>
              <w:rPr>
                <w:noProof/>
                <w:webHidden/>
              </w:rPr>
              <w:fldChar w:fldCharType="end"/>
            </w:r>
            <w:r w:rsidRPr="00ED008A">
              <w:rPr>
                <w:rStyle w:val="Hyperlink"/>
                <w:noProof/>
              </w:rPr>
              <w:fldChar w:fldCharType="end"/>
            </w:r>
          </w:ins>
        </w:p>
        <w:p w14:paraId="04E1609B" w14:textId="77777777" w:rsidR="00393FD8" w:rsidRDefault="00286E7F">
          <w:pPr>
            <w:pStyle w:val="TOC3"/>
            <w:tabs>
              <w:tab w:val="right" w:leader="dot" w:pos="9350"/>
            </w:tabs>
            <w:rPr>
              <w:ins w:id="437" w:author="Ellipsis" w:date="2014-06-09T15:40:00Z"/>
              <w:rFonts w:eastAsiaTheme="minorEastAsia"/>
              <w:noProof/>
            </w:rPr>
          </w:pPr>
          <w:ins w:id="43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3.11.12 Upload Single Answer Questions</w:t>
            </w:r>
            <w:r w:rsidR="00393FD8">
              <w:rPr>
                <w:noProof/>
                <w:webHidden/>
              </w:rPr>
              <w:tab/>
            </w:r>
            <w:r>
              <w:rPr>
                <w:noProof/>
                <w:webHidden/>
              </w:rPr>
              <w:fldChar w:fldCharType="begin"/>
            </w:r>
            <w:r w:rsidR="00393FD8">
              <w:rPr>
                <w:noProof/>
                <w:webHidden/>
              </w:rPr>
              <w:instrText xml:space="preserve"> PAGEREF _Toc390091887 \h </w:instrText>
            </w:r>
          </w:ins>
          <w:r>
            <w:rPr>
              <w:noProof/>
              <w:webHidden/>
            </w:rPr>
          </w:r>
          <w:r>
            <w:rPr>
              <w:noProof/>
              <w:webHidden/>
            </w:rPr>
            <w:fldChar w:fldCharType="separate"/>
          </w:r>
          <w:ins w:id="439" w:author="Ellipsis" w:date="2014-06-09T15:43:00Z">
            <w:r w:rsidR="001B385E">
              <w:rPr>
                <w:noProof/>
                <w:webHidden/>
              </w:rPr>
              <w:t>199</w:t>
            </w:r>
          </w:ins>
          <w:ins w:id="440" w:author="Ellipsis" w:date="2014-06-09T15:40:00Z">
            <w:r>
              <w:rPr>
                <w:noProof/>
                <w:webHidden/>
              </w:rPr>
              <w:fldChar w:fldCharType="end"/>
            </w:r>
            <w:r w:rsidRPr="00ED008A">
              <w:rPr>
                <w:rStyle w:val="Hyperlink"/>
                <w:noProof/>
              </w:rPr>
              <w:fldChar w:fldCharType="end"/>
            </w:r>
          </w:ins>
        </w:p>
        <w:p w14:paraId="5543D308" w14:textId="77777777" w:rsidR="00393FD8" w:rsidRDefault="00286E7F">
          <w:pPr>
            <w:pStyle w:val="TOC3"/>
            <w:tabs>
              <w:tab w:val="right" w:leader="dot" w:pos="9350"/>
            </w:tabs>
            <w:rPr>
              <w:ins w:id="441" w:author="Ellipsis" w:date="2014-06-09T15:40:00Z"/>
              <w:rFonts w:eastAsiaTheme="minorEastAsia"/>
              <w:noProof/>
            </w:rPr>
          </w:pPr>
          <w:ins w:id="44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3.11.13 Upload Multiple Answer Questions</w:t>
            </w:r>
            <w:r w:rsidR="00393FD8">
              <w:rPr>
                <w:noProof/>
                <w:webHidden/>
              </w:rPr>
              <w:tab/>
            </w:r>
            <w:r>
              <w:rPr>
                <w:noProof/>
                <w:webHidden/>
              </w:rPr>
              <w:fldChar w:fldCharType="begin"/>
            </w:r>
            <w:r w:rsidR="00393FD8">
              <w:rPr>
                <w:noProof/>
                <w:webHidden/>
              </w:rPr>
              <w:instrText xml:space="preserve"> PAGEREF _Toc390091888 \h </w:instrText>
            </w:r>
          </w:ins>
          <w:r>
            <w:rPr>
              <w:noProof/>
              <w:webHidden/>
            </w:rPr>
          </w:r>
          <w:r>
            <w:rPr>
              <w:noProof/>
              <w:webHidden/>
            </w:rPr>
            <w:fldChar w:fldCharType="separate"/>
          </w:r>
          <w:ins w:id="443" w:author="Ellipsis" w:date="2014-06-09T15:43:00Z">
            <w:r w:rsidR="001B385E">
              <w:rPr>
                <w:noProof/>
                <w:webHidden/>
              </w:rPr>
              <w:t>200</w:t>
            </w:r>
          </w:ins>
          <w:ins w:id="444" w:author="Ellipsis" w:date="2014-06-09T15:40:00Z">
            <w:r>
              <w:rPr>
                <w:noProof/>
                <w:webHidden/>
              </w:rPr>
              <w:fldChar w:fldCharType="end"/>
            </w:r>
            <w:r w:rsidRPr="00ED008A">
              <w:rPr>
                <w:rStyle w:val="Hyperlink"/>
                <w:noProof/>
              </w:rPr>
              <w:fldChar w:fldCharType="end"/>
            </w:r>
          </w:ins>
        </w:p>
        <w:p w14:paraId="2603AC23" w14:textId="77777777" w:rsidR="00393FD8" w:rsidRDefault="00286E7F">
          <w:pPr>
            <w:pStyle w:val="TOC3"/>
            <w:tabs>
              <w:tab w:val="right" w:leader="dot" w:pos="9350"/>
            </w:tabs>
            <w:rPr>
              <w:ins w:id="445" w:author="Ellipsis" w:date="2014-06-09T15:40:00Z"/>
              <w:rFonts w:eastAsiaTheme="minorEastAsia"/>
              <w:noProof/>
            </w:rPr>
          </w:pPr>
          <w:ins w:id="44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"_Toc390091889"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3.11.14 Upload Short Written Answer Questions</w:t>
            </w:r>
            <w:r w:rsidR="00393FD8">
              <w:rPr>
                <w:noProof/>
                <w:webHidden/>
              </w:rPr>
              <w:tab/>
            </w:r>
            <w:r>
              <w:rPr>
                <w:noProof/>
                <w:webHidden/>
              </w:rPr>
              <w:fldChar w:fldCharType="begin"/>
            </w:r>
            <w:r w:rsidR="00393FD8">
              <w:rPr>
                <w:noProof/>
                <w:webHidden/>
              </w:rPr>
              <w:instrText xml:space="preserve"> PAGEREF _Toc390091889 \h </w:instrText>
            </w:r>
          </w:ins>
          <w:r>
            <w:rPr>
              <w:noProof/>
              <w:webHidden/>
            </w:rPr>
          </w:r>
          <w:r>
            <w:rPr>
              <w:noProof/>
              <w:webHidden/>
            </w:rPr>
            <w:fldChar w:fldCharType="separate"/>
          </w:r>
          <w:ins w:id="447" w:author="Ellipsis" w:date="2014-06-09T15:43:00Z">
            <w:r w:rsidR="001B385E">
              <w:rPr>
                <w:noProof/>
                <w:webHidden/>
              </w:rPr>
              <w:t>201</w:t>
            </w:r>
          </w:ins>
          <w:ins w:id="448" w:author="Ellipsis" w:date="2014-06-09T15:40:00Z">
            <w:r>
              <w:rPr>
                <w:noProof/>
                <w:webHidden/>
              </w:rPr>
              <w:fldChar w:fldCharType="end"/>
            </w:r>
            <w:r w:rsidRPr="00ED008A">
              <w:rPr>
                <w:rStyle w:val="Hyperlink"/>
                <w:noProof/>
              </w:rPr>
              <w:fldChar w:fldCharType="end"/>
            </w:r>
          </w:ins>
        </w:p>
        <w:p w14:paraId="75EF8737" w14:textId="77777777" w:rsidR="00393FD8" w:rsidRDefault="00286E7F">
          <w:pPr>
            <w:pStyle w:val="TOC3"/>
            <w:tabs>
              <w:tab w:val="right" w:leader="dot" w:pos="9350"/>
            </w:tabs>
            <w:rPr>
              <w:ins w:id="449" w:author="Ellipsis" w:date="2014-06-09T15:40:00Z"/>
              <w:rFonts w:eastAsiaTheme="minorEastAsia"/>
              <w:noProof/>
            </w:rPr>
          </w:pPr>
          <w:ins w:id="45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3.11.15 Upload Multiple Choice Answer Questions</w:t>
            </w:r>
            <w:r w:rsidR="00393FD8">
              <w:rPr>
                <w:noProof/>
                <w:webHidden/>
              </w:rPr>
              <w:tab/>
            </w:r>
            <w:r>
              <w:rPr>
                <w:noProof/>
                <w:webHidden/>
              </w:rPr>
              <w:fldChar w:fldCharType="begin"/>
            </w:r>
            <w:r w:rsidR="00393FD8">
              <w:rPr>
                <w:noProof/>
                <w:webHidden/>
              </w:rPr>
              <w:instrText xml:space="preserve"> PAGEREF _Toc390091890 \h </w:instrText>
            </w:r>
          </w:ins>
          <w:r>
            <w:rPr>
              <w:noProof/>
              <w:webHidden/>
            </w:rPr>
          </w:r>
          <w:r>
            <w:rPr>
              <w:noProof/>
              <w:webHidden/>
            </w:rPr>
            <w:fldChar w:fldCharType="separate"/>
          </w:r>
          <w:ins w:id="451" w:author="Ellipsis" w:date="2014-06-09T15:43:00Z">
            <w:r w:rsidR="001B385E">
              <w:rPr>
                <w:noProof/>
                <w:webHidden/>
              </w:rPr>
              <w:t>202</w:t>
            </w:r>
          </w:ins>
          <w:ins w:id="452" w:author="Ellipsis" w:date="2014-06-09T15:40:00Z">
            <w:r>
              <w:rPr>
                <w:noProof/>
                <w:webHidden/>
              </w:rPr>
              <w:fldChar w:fldCharType="end"/>
            </w:r>
            <w:r w:rsidRPr="00ED008A">
              <w:rPr>
                <w:rStyle w:val="Hyperlink"/>
                <w:noProof/>
              </w:rPr>
              <w:fldChar w:fldCharType="end"/>
            </w:r>
          </w:ins>
        </w:p>
        <w:p w14:paraId="01233448" w14:textId="77777777" w:rsidR="00393FD8" w:rsidRDefault="00286E7F">
          <w:pPr>
            <w:pStyle w:val="TOC3"/>
            <w:tabs>
              <w:tab w:val="right" w:leader="dot" w:pos="9350"/>
            </w:tabs>
            <w:rPr>
              <w:ins w:id="453" w:author="Ellipsis" w:date="2014-06-09T15:40:00Z"/>
              <w:rFonts w:eastAsiaTheme="minorEastAsia"/>
              <w:noProof/>
            </w:rPr>
          </w:pPr>
          <w:ins w:id="45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3.11.16 View Available Exams</w:t>
            </w:r>
            <w:r w:rsidR="00393FD8">
              <w:rPr>
                <w:noProof/>
                <w:webHidden/>
              </w:rPr>
              <w:tab/>
            </w:r>
            <w:r>
              <w:rPr>
                <w:noProof/>
                <w:webHidden/>
              </w:rPr>
              <w:fldChar w:fldCharType="begin"/>
            </w:r>
            <w:r w:rsidR="00393FD8">
              <w:rPr>
                <w:noProof/>
                <w:webHidden/>
              </w:rPr>
              <w:instrText xml:space="preserve"> PAGEREF _Toc390091891 \h </w:instrText>
            </w:r>
          </w:ins>
          <w:r>
            <w:rPr>
              <w:noProof/>
              <w:webHidden/>
            </w:rPr>
          </w:r>
          <w:r>
            <w:rPr>
              <w:noProof/>
              <w:webHidden/>
            </w:rPr>
            <w:fldChar w:fldCharType="separate"/>
          </w:r>
          <w:ins w:id="455" w:author="Ellipsis" w:date="2014-06-09T15:43:00Z">
            <w:r w:rsidR="001B385E">
              <w:rPr>
                <w:noProof/>
                <w:webHidden/>
              </w:rPr>
              <w:t>203</w:t>
            </w:r>
          </w:ins>
          <w:ins w:id="456" w:author="Ellipsis" w:date="2014-06-09T15:40:00Z">
            <w:r>
              <w:rPr>
                <w:noProof/>
                <w:webHidden/>
              </w:rPr>
              <w:fldChar w:fldCharType="end"/>
            </w:r>
            <w:r w:rsidRPr="00ED008A">
              <w:rPr>
                <w:rStyle w:val="Hyperlink"/>
                <w:noProof/>
              </w:rPr>
              <w:fldChar w:fldCharType="end"/>
            </w:r>
          </w:ins>
        </w:p>
        <w:p w14:paraId="3E9965D4" w14:textId="77777777" w:rsidR="00393FD8" w:rsidRDefault="00286E7F">
          <w:pPr>
            <w:pStyle w:val="TOC3"/>
            <w:tabs>
              <w:tab w:val="right" w:leader="dot" w:pos="9350"/>
            </w:tabs>
            <w:rPr>
              <w:ins w:id="457" w:author="Ellipsis" w:date="2014-06-09T15:40:00Z"/>
              <w:rFonts w:eastAsiaTheme="minorEastAsia"/>
              <w:noProof/>
            </w:rPr>
          </w:pPr>
          <w:ins w:id="45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3.11.17 View Sample papers</w:t>
            </w:r>
            <w:r w:rsidR="00393FD8">
              <w:rPr>
                <w:noProof/>
                <w:webHidden/>
              </w:rPr>
              <w:tab/>
            </w:r>
            <w:r>
              <w:rPr>
                <w:noProof/>
                <w:webHidden/>
              </w:rPr>
              <w:fldChar w:fldCharType="begin"/>
            </w:r>
            <w:r w:rsidR="00393FD8">
              <w:rPr>
                <w:noProof/>
                <w:webHidden/>
              </w:rPr>
              <w:instrText xml:space="preserve"> PAGEREF _Toc390091892 \h </w:instrText>
            </w:r>
          </w:ins>
          <w:r>
            <w:rPr>
              <w:noProof/>
              <w:webHidden/>
            </w:rPr>
          </w:r>
          <w:r>
            <w:rPr>
              <w:noProof/>
              <w:webHidden/>
            </w:rPr>
            <w:fldChar w:fldCharType="separate"/>
          </w:r>
          <w:ins w:id="459" w:author="Ellipsis" w:date="2014-06-09T15:43:00Z">
            <w:r w:rsidR="001B385E">
              <w:rPr>
                <w:noProof/>
                <w:webHidden/>
              </w:rPr>
              <w:t>204</w:t>
            </w:r>
          </w:ins>
          <w:ins w:id="460" w:author="Ellipsis" w:date="2014-06-09T15:40:00Z">
            <w:r>
              <w:rPr>
                <w:noProof/>
                <w:webHidden/>
              </w:rPr>
              <w:fldChar w:fldCharType="end"/>
            </w:r>
            <w:r w:rsidRPr="00ED008A">
              <w:rPr>
                <w:rStyle w:val="Hyperlink"/>
                <w:noProof/>
              </w:rPr>
              <w:fldChar w:fldCharType="end"/>
            </w:r>
          </w:ins>
        </w:p>
        <w:p w14:paraId="1DE44E49" w14:textId="77777777" w:rsidR="00393FD8" w:rsidRDefault="00286E7F">
          <w:pPr>
            <w:pStyle w:val="TOC3"/>
            <w:tabs>
              <w:tab w:val="right" w:leader="dot" w:pos="9350"/>
            </w:tabs>
            <w:rPr>
              <w:ins w:id="461" w:author="Ellipsis" w:date="2014-06-09T15:40:00Z"/>
              <w:rFonts w:eastAsiaTheme="minorEastAsia"/>
              <w:noProof/>
            </w:rPr>
          </w:pPr>
          <w:ins w:id="46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3.11.18 Exclude Question from the Dynamically Generated Exam</w:t>
            </w:r>
            <w:r w:rsidR="00393FD8">
              <w:rPr>
                <w:noProof/>
                <w:webHidden/>
              </w:rPr>
              <w:tab/>
            </w:r>
            <w:r>
              <w:rPr>
                <w:noProof/>
                <w:webHidden/>
              </w:rPr>
              <w:fldChar w:fldCharType="begin"/>
            </w:r>
            <w:r w:rsidR="00393FD8">
              <w:rPr>
                <w:noProof/>
                <w:webHidden/>
              </w:rPr>
              <w:instrText xml:space="preserve"> PAGEREF _Toc390091893 \h </w:instrText>
            </w:r>
          </w:ins>
          <w:r>
            <w:rPr>
              <w:noProof/>
              <w:webHidden/>
            </w:rPr>
          </w:r>
          <w:r>
            <w:rPr>
              <w:noProof/>
              <w:webHidden/>
            </w:rPr>
            <w:fldChar w:fldCharType="separate"/>
          </w:r>
          <w:ins w:id="463" w:author="Ellipsis" w:date="2014-06-09T15:43:00Z">
            <w:r w:rsidR="001B385E">
              <w:rPr>
                <w:noProof/>
                <w:webHidden/>
              </w:rPr>
              <w:t>206</w:t>
            </w:r>
          </w:ins>
          <w:ins w:id="464" w:author="Ellipsis" w:date="2014-06-09T15:40:00Z">
            <w:r>
              <w:rPr>
                <w:noProof/>
                <w:webHidden/>
              </w:rPr>
              <w:fldChar w:fldCharType="end"/>
            </w:r>
            <w:r w:rsidRPr="00ED008A">
              <w:rPr>
                <w:rStyle w:val="Hyperlink"/>
                <w:noProof/>
              </w:rPr>
              <w:fldChar w:fldCharType="end"/>
            </w:r>
          </w:ins>
        </w:p>
        <w:p w14:paraId="5A9C0469" w14:textId="77777777" w:rsidR="00393FD8" w:rsidRDefault="00286E7F">
          <w:pPr>
            <w:pStyle w:val="TOC3"/>
            <w:tabs>
              <w:tab w:val="right" w:leader="dot" w:pos="9350"/>
            </w:tabs>
            <w:rPr>
              <w:ins w:id="465" w:author="Ellipsis" w:date="2014-06-09T15:40:00Z"/>
              <w:rFonts w:eastAsiaTheme="minorEastAsia"/>
              <w:noProof/>
            </w:rPr>
          </w:pPr>
          <w:ins w:id="46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3.11.19 Show Exams Taken In Student Profile</w:t>
            </w:r>
            <w:r w:rsidR="00393FD8">
              <w:rPr>
                <w:noProof/>
                <w:webHidden/>
              </w:rPr>
              <w:tab/>
            </w:r>
            <w:r>
              <w:rPr>
                <w:noProof/>
                <w:webHidden/>
              </w:rPr>
              <w:fldChar w:fldCharType="begin"/>
            </w:r>
            <w:r w:rsidR="00393FD8">
              <w:rPr>
                <w:noProof/>
                <w:webHidden/>
              </w:rPr>
              <w:instrText xml:space="preserve"> PAGEREF _Toc390091894 \h </w:instrText>
            </w:r>
          </w:ins>
          <w:r>
            <w:rPr>
              <w:noProof/>
              <w:webHidden/>
            </w:rPr>
          </w:r>
          <w:r>
            <w:rPr>
              <w:noProof/>
              <w:webHidden/>
            </w:rPr>
            <w:fldChar w:fldCharType="separate"/>
          </w:r>
          <w:ins w:id="467" w:author="Ellipsis" w:date="2014-06-09T15:43:00Z">
            <w:r w:rsidR="001B385E">
              <w:rPr>
                <w:noProof/>
                <w:webHidden/>
              </w:rPr>
              <w:t>208</w:t>
            </w:r>
          </w:ins>
          <w:ins w:id="468" w:author="Ellipsis" w:date="2014-06-09T15:40:00Z">
            <w:r>
              <w:rPr>
                <w:noProof/>
                <w:webHidden/>
              </w:rPr>
              <w:fldChar w:fldCharType="end"/>
            </w:r>
            <w:r w:rsidRPr="00ED008A">
              <w:rPr>
                <w:rStyle w:val="Hyperlink"/>
                <w:noProof/>
              </w:rPr>
              <w:fldChar w:fldCharType="end"/>
            </w:r>
          </w:ins>
        </w:p>
        <w:p w14:paraId="2E620B55" w14:textId="77777777" w:rsidR="00393FD8" w:rsidRDefault="00286E7F">
          <w:pPr>
            <w:pStyle w:val="TOC3"/>
            <w:tabs>
              <w:tab w:val="right" w:leader="dot" w:pos="9350"/>
            </w:tabs>
            <w:rPr>
              <w:ins w:id="469" w:author="Ellipsis" w:date="2014-06-09T15:40:00Z"/>
              <w:rFonts w:eastAsiaTheme="minorEastAsia"/>
              <w:noProof/>
            </w:rPr>
          </w:pPr>
          <w:ins w:id="47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3.11.20 Show Exam Details in Student Profile</w:t>
            </w:r>
            <w:r w:rsidR="00393FD8">
              <w:rPr>
                <w:noProof/>
                <w:webHidden/>
              </w:rPr>
              <w:tab/>
            </w:r>
            <w:r>
              <w:rPr>
                <w:noProof/>
                <w:webHidden/>
              </w:rPr>
              <w:fldChar w:fldCharType="begin"/>
            </w:r>
            <w:r w:rsidR="00393FD8">
              <w:rPr>
                <w:noProof/>
                <w:webHidden/>
              </w:rPr>
              <w:instrText xml:space="preserve"> PAGEREF _Toc390091895 \h </w:instrText>
            </w:r>
          </w:ins>
          <w:r>
            <w:rPr>
              <w:noProof/>
              <w:webHidden/>
            </w:rPr>
          </w:r>
          <w:r>
            <w:rPr>
              <w:noProof/>
              <w:webHidden/>
            </w:rPr>
            <w:fldChar w:fldCharType="separate"/>
          </w:r>
          <w:ins w:id="471" w:author="Ellipsis" w:date="2014-06-09T15:43:00Z">
            <w:r w:rsidR="001B385E">
              <w:rPr>
                <w:noProof/>
                <w:webHidden/>
              </w:rPr>
              <w:t>209</w:t>
            </w:r>
          </w:ins>
          <w:ins w:id="472" w:author="Ellipsis" w:date="2014-06-09T15:40:00Z">
            <w:r>
              <w:rPr>
                <w:noProof/>
                <w:webHidden/>
              </w:rPr>
              <w:fldChar w:fldCharType="end"/>
            </w:r>
            <w:r w:rsidRPr="00ED008A">
              <w:rPr>
                <w:rStyle w:val="Hyperlink"/>
                <w:noProof/>
              </w:rPr>
              <w:fldChar w:fldCharType="end"/>
            </w:r>
          </w:ins>
        </w:p>
        <w:p w14:paraId="025997E5" w14:textId="77777777" w:rsidR="00393FD8" w:rsidRDefault="00286E7F">
          <w:pPr>
            <w:pStyle w:val="TOC3"/>
            <w:tabs>
              <w:tab w:val="right" w:leader="dot" w:pos="9350"/>
            </w:tabs>
            <w:rPr>
              <w:ins w:id="473" w:author="Ellipsis" w:date="2014-06-09T15:40:00Z"/>
              <w:rFonts w:eastAsiaTheme="minorEastAsia"/>
              <w:noProof/>
            </w:rPr>
          </w:pPr>
          <w:ins w:id="47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3.11.21 Activity Log</w:t>
            </w:r>
            <w:r w:rsidR="00393FD8">
              <w:rPr>
                <w:noProof/>
                <w:webHidden/>
              </w:rPr>
              <w:tab/>
            </w:r>
            <w:r>
              <w:rPr>
                <w:noProof/>
                <w:webHidden/>
              </w:rPr>
              <w:fldChar w:fldCharType="begin"/>
            </w:r>
            <w:r w:rsidR="00393FD8">
              <w:rPr>
                <w:noProof/>
                <w:webHidden/>
              </w:rPr>
              <w:instrText xml:space="preserve"> PAGEREF _Toc390091896 \h </w:instrText>
            </w:r>
          </w:ins>
          <w:r>
            <w:rPr>
              <w:noProof/>
              <w:webHidden/>
            </w:rPr>
          </w:r>
          <w:r>
            <w:rPr>
              <w:noProof/>
              <w:webHidden/>
            </w:rPr>
            <w:fldChar w:fldCharType="separate"/>
          </w:r>
          <w:ins w:id="475" w:author="Ellipsis" w:date="2014-06-09T15:43:00Z">
            <w:r w:rsidR="001B385E">
              <w:rPr>
                <w:noProof/>
                <w:webHidden/>
              </w:rPr>
              <w:t>210</w:t>
            </w:r>
          </w:ins>
          <w:ins w:id="476" w:author="Ellipsis" w:date="2014-06-09T15:40:00Z">
            <w:r>
              <w:rPr>
                <w:noProof/>
                <w:webHidden/>
              </w:rPr>
              <w:fldChar w:fldCharType="end"/>
            </w:r>
            <w:r w:rsidRPr="00ED008A">
              <w:rPr>
                <w:rStyle w:val="Hyperlink"/>
                <w:noProof/>
              </w:rPr>
              <w:fldChar w:fldCharType="end"/>
            </w:r>
          </w:ins>
        </w:p>
        <w:p w14:paraId="4224E1C4" w14:textId="77777777" w:rsidR="00393FD8" w:rsidRDefault="00286E7F">
          <w:pPr>
            <w:pStyle w:val="TOC3"/>
            <w:tabs>
              <w:tab w:val="right" w:leader="dot" w:pos="9350"/>
            </w:tabs>
            <w:rPr>
              <w:ins w:id="477" w:author="Ellipsis" w:date="2014-06-09T15:40:00Z"/>
              <w:rFonts w:eastAsiaTheme="minorEastAsia"/>
              <w:noProof/>
            </w:rPr>
          </w:pPr>
          <w:ins w:id="47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3.11.22 Google Analytics</w:t>
            </w:r>
            <w:r w:rsidR="00393FD8">
              <w:rPr>
                <w:noProof/>
                <w:webHidden/>
              </w:rPr>
              <w:tab/>
            </w:r>
            <w:r>
              <w:rPr>
                <w:noProof/>
                <w:webHidden/>
              </w:rPr>
              <w:fldChar w:fldCharType="begin"/>
            </w:r>
            <w:r w:rsidR="00393FD8">
              <w:rPr>
                <w:noProof/>
                <w:webHidden/>
              </w:rPr>
              <w:instrText xml:space="preserve"> PAGEREF _Toc390091897 \h </w:instrText>
            </w:r>
          </w:ins>
          <w:r>
            <w:rPr>
              <w:noProof/>
              <w:webHidden/>
            </w:rPr>
          </w:r>
          <w:r>
            <w:rPr>
              <w:noProof/>
              <w:webHidden/>
            </w:rPr>
            <w:fldChar w:fldCharType="separate"/>
          </w:r>
          <w:ins w:id="479" w:author="Ellipsis" w:date="2014-06-09T15:43:00Z">
            <w:r w:rsidR="001B385E">
              <w:rPr>
                <w:noProof/>
                <w:webHidden/>
              </w:rPr>
              <w:t>210</w:t>
            </w:r>
          </w:ins>
          <w:ins w:id="480" w:author="Ellipsis" w:date="2014-06-09T15:40:00Z">
            <w:r>
              <w:rPr>
                <w:noProof/>
                <w:webHidden/>
              </w:rPr>
              <w:fldChar w:fldCharType="end"/>
            </w:r>
            <w:r w:rsidRPr="00ED008A">
              <w:rPr>
                <w:rStyle w:val="Hyperlink"/>
                <w:noProof/>
              </w:rPr>
              <w:fldChar w:fldCharType="end"/>
            </w:r>
          </w:ins>
        </w:p>
        <w:p w14:paraId="1BF5F12D" w14:textId="77777777" w:rsidR="00393FD8" w:rsidRDefault="00286E7F">
          <w:pPr>
            <w:pStyle w:val="TOC3"/>
            <w:tabs>
              <w:tab w:val="right" w:leader="dot" w:pos="9350"/>
            </w:tabs>
            <w:rPr>
              <w:ins w:id="481" w:author="Ellipsis" w:date="2014-06-09T15:40:00Z"/>
              <w:rFonts w:eastAsiaTheme="minorEastAsia"/>
              <w:noProof/>
            </w:rPr>
          </w:pPr>
          <w:ins w:id="48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3.11.23 Add Markfor question</w:t>
            </w:r>
            <w:r w:rsidR="00393FD8">
              <w:rPr>
                <w:noProof/>
                <w:webHidden/>
              </w:rPr>
              <w:tab/>
            </w:r>
            <w:r>
              <w:rPr>
                <w:noProof/>
                <w:webHidden/>
              </w:rPr>
              <w:fldChar w:fldCharType="begin"/>
            </w:r>
            <w:r w:rsidR="00393FD8">
              <w:rPr>
                <w:noProof/>
                <w:webHidden/>
              </w:rPr>
              <w:instrText xml:space="preserve"> PAGEREF _Toc390091898 \h </w:instrText>
            </w:r>
          </w:ins>
          <w:r>
            <w:rPr>
              <w:noProof/>
              <w:webHidden/>
            </w:rPr>
          </w:r>
          <w:r>
            <w:rPr>
              <w:noProof/>
              <w:webHidden/>
            </w:rPr>
            <w:fldChar w:fldCharType="separate"/>
          </w:r>
          <w:ins w:id="483" w:author="Ellipsis" w:date="2014-06-09T15:43:00Z">
            <w:r w:rsidR="001B385E">
              <w:rPr>
                <w:noProof/>
                <w:webHidden/>
              </w:rPr>
              <w:t>212</w:t>
            </w:r>
          </w:ins>
          <w:ins w:id="484" w:author="Ellipsis" w:date="2014-06-09T15:40:00Z">
            <w:r>
              <w:rPr>
                <w:noProof/>
                <w:webHidden/>
              </w:rPr>
              <w:fldChar w:fldCharType="end"/>
            </w:r>
            <w:r w:rsidRPr="00ED008A">
              <w:rPr>
                <w:rStyle w:val="Hyperlink"/>
                <w:noProof/>
              </w:rPr>
              <w:fldChar w:fldCharType="end"/>
            </w:r>
          </w:ins>
        </w:p>
        <w:p w14:paraId="45321514" w14:textId="77777777" w:rsidR="00393FD8" w:rsidRDefault="00286E7F">
          <w:pPr>
            <w:pStyle w:val="TOC3"/>
            <w:tabs>
              <w:tab w:val="right" w:leader="dot" w:pos="9350"/>
            </w:tabs>
            <w:rPr>
              <w:ins w:id="485" w:author="Ellipsis" w:date="2014-06-09T15:40:00Z"/>
              <w:rFonts w:eastAsiaTheme="minorEastAsia"/>
              <w:noProof/>
            </w:rPr>
          </w:pPr>
          <w:ins w:id="48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"_Toc390091899"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3.11.24 Add sitting of student upon creation</w:t>
            </w:r>
            <w:r w:rsidR="00393FD8">
              <w:rPr>
                <w:noProof/>
                <w:webHidden/>
              </w:rPr>
              <w:tab/>
            </w:r>
            <w:r>
              <w:rPr>
                <w:noProof/>
                <w:webHidden/>
              </w:rPr>
              <w:fldChar w:fldCharType="begin"/>
            </w:r>
            <w:r w:rsidR="00393FD8">
              <w:rPr>
                <w:noProof/>
                <w:webHidden/>
              </w:rPr>
              <w:instrText xml:space="preserve"> PAGEREF _Toc390091899 \h </w:instrText>
            </w:r>
          </w:ins>
          <w:r>
            <w:rPr>
              <w:noProof/>
              <w:webHidden/>
            </w:rPr>
          </w:r>
          <w:r>
            <w:rPr>
              <w:noProof/>
              <w:webHidden/>
            </w:rPr>
            <w:fldChar w:fldCharType="separate"/>
          </w:r>
          <w:ins w:id="487" w:author="Ellipsis" w:date="2014-06-09T15:43:00Z">
            <w:r w:rsidR="001B385E">
              <w:rPr>
                <w:noProof/>
                <w:webHidden/>
              </w:rPr>
              <w:t>214</w:t>
            </w:r>
          </w:ins>
          <w:ins w:id="488" w:author="Ellipsis" w:date="2014-06-09T15:40:00Z">
            <w:r>
              <w:rPr>
                <w:noProof/>
                <w:webHidden/>
              </w:rPr>
              <w:fldChar w:fldCharType="end"/>
            </w:r>
            <w:r w:rsidRPr="00ED008A">
              <w:rPr>
                <w:rStyle w:val="Hyperlink"/>
                <w:noProof/>
              </w:rPr>
              <w:fldChar w:fldCharType="end"/>
            </w:r>
          </w:ins>
        </w:p>
        <w:p w14:paraId="2D5F6FEA" w14:textId="77777777" w:rsidR="00393FD8" w:rsidRDefault="00286E7F">
          <w:pPr>
            <w:pStyle w:val="TOC3"/>
            <w:tabs>
              <w:tab w:val="right" w:leader="dot" w:pos="9350"/>
            </w:tabs>
            <w:rPr>
              <w:ins w:id="489" w:author="Ellipsis" w:date="2014-06-09T15:40:00Z"/>
              <w:rFonts w:eastAsiaTheme="minorEastAsia"/>
              <w:noProof/>
            </w:rPr>
          </w:pPr>
          <w:ins w:id="49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3.11.25 View Available Exams (Admin)</w:t>
            </w:r>
            <w:r w:rsidR="00393FD8">
              <w:rPr>
                <w:noProof/>
                <w:webHidden/>
              </w:rPr>
              <w:tab/>
            </w:r>
            <w:r>
              <w:rPr>
                <w:noProof/>
                <w:webHidden/>
              </w:rPr>
              <w:fldChar w:fldCharType="begin"/>
            </w:r>
            <w:r w:rsidR="00393FD8">
              <w:rPr>
                <w:noProof/>
                <w:webHidden/>
              </w:rPr>
              <w:instrText xml:space="preserve"> PAGEREF _Toc390091900 \h </w:instrText>
            </w:r>
          </w:ins>
          <w:r>
            <w:rPr>
              <w:noProof/>
              <w:webHidden/>
            </w:rPr>
          </w:r>
          <w:r>
            <w:rPr>
              <w:noProof/>
              <w:webHidden/>
            </w:rPr>
            <w:fldChar w:fldCharType="separate"/>
          </w:r>
          <w:ins w:id="491" w:author="Ellipsis" w:date="2014-06-09T15:43:00Z">
            <w:r w:rsidR="001B385E">
              <w:rPr>
                <w:noProof/>
                <w:webHidden/>
              </w:rPr>
              <w:t>216</w:t>
            </w:r>
          </w:ins>
          <w:ins w:id="492" w:author="Ellipsis" w:date="2014-06-09T15:40:00Z">
            <w:r>
              <w:rPr>
                <w:noProof/>
                <w:webHidden/>
              </w:rPr>
              <w:fldChar w:fldCharType="end"/>
            </w:r>
            <w:r w:rsidRPr="00ED008A">
              <w:rPr>
                <w:rStyle w:val="Hyperlink"/>
                <w:noProof/>
              </w:rPr>
              <w:fldChar w:fldCharType="end"/>
            </w:r>
          </w:ins>
        </w:p>
        <w:p w14:paraId="41554112" w14:textId="77777777" w:rsidR="00393FD8" w:rsidRDefault="00286E7F">
          <w:pPr>
            <w:pStyle w:val="TOC3"/>
            <w:tabs>
              <w:tab w:val="right" w:leader="dot" w:pos="9350"/>
            </w:tabs>
            <w:rPr>
              <w:ins w:id="493" w:author="Ellipsis" w:date="2014-06-09T15:40:00Z"/>
              <w:rFonts w:eastAsiaTheme="minorEastAsia"/>
              <w:noProof/>
            </w:rPr>
          </w:pPr>
          <w:ins w:id="49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3.11.26 View Question Number</w:t>
            </w:r>
            <w:r w:rsidR="00393FD8">
              <w:rPr>
                <w:noProof/>
                <w:webHidden/>
              </w:rPr>
              <w:tab/>
            </w:r>
            <w:r>
              <w:rPr>
                <w:noProof/>
                <w:webHidden/>
              </w:rPr>
              <w:fldChar w:fldCharType="begin"/>
            </w:r>
            <w:r w:rsidR="00393FD8">
              <w:rPr>
                <w:noProof/>
                <w:webHidden/>
              </w:rPr>
              <w:instrText xml:space="preserve"> PAGEREF _Toc390091901 \h </w:instrText>
            </w:r>
          </w:ins>
          <w:r>
            <w:rPr>
              <w:noProof/>
              <w:webHidden/>
            </w:rPr>
          </w:r>
          <w:r>
            <w:rPr>
              <w:noProof/>
              <w:webHidden/>
            </w:rPr>
            <w:fldChar w:fldCharType="separate"/>
          </w:r>
          <w:ins w:id="495" w:author="Ellipsis" w:date="2014-06-09T15:43:00Z">
            <w:r w:rsidR="001B385E">
              <w:rPr>
                <w:noProof/>
                <w:webHidden/>
              </w:rPr>
              <w:t>218</w:t>
            </w:r>
          </w:ins>
          <w:ins w:id="496" w:author="Ellipsis" w:date="2014-06-09T15:40:00Z">
            <w:r>
              <w:rPr>
                <w:noProof/>
                <w:webHidden/>
              </w:rPr>
              <w:fldChar w:fldCharType="end"/>
            </w:r>
            <w:r w:rsidRPr="00ED008A">
              <w:rPr>
                <w:rStyle w:val="Hyperlink"/>
                <w:noProof/>
              </w:rPr>
              <w:fldChar w:fldCharType="end"/>
            </w:r>
          </w:ins>
        </w:p>
        <w:p w14:paraId="7EAE19F0" w14:textId="77777777" w:rsidR="00393FD8" w:rsidRDefault="00286E7F">
          <w:pPr>
            <w:pStyle w:val="TOC3"/>
            <w:tabs>
              <w:tab w:val="right" w:leader="dot" w:pos="9350"/>
            </w:tabs>
            <w:rPr>
              <w:ins w:id="497" w:author="Ellipsis" w:date="2014-06-09T15:40:00Z"/>
              <w:rFonts w:eastAsiaTheme="minorEastAsia"/>
              <w:noProof/>
            </w:rPr>
          </w:pPr>
          <w:ins w:id="49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3.11.27 Add Multiple Exams to Lecturer</w:t>
            </w:r>
            <w:r w:rsidR="00393FD8">
              <w:rPr>
                <w:noProof/>
                <w:webHidden/>
              </w:rPr>
              <w:tab/>
            </w:r>
            <w:r>
              <w:rPr>
                <w:noProof/>
                <w:webHidden/>
              </w:rPr>
              <w:fldChar w:fldCharType="begin"/>
            </w:r>
            <w:r w:rsidR="00393FD8">
              <w:rPr>
                <w:noProof/>
                <w:webHidden/>
              </w:rPr>
              <w:instrText xml:space="preserve"> PAGEREF _Toc390091902 \h </w:instrText>
            </w:r>
          </w:ins>
          <w:r>
            <w:rPr>
              <w:noProof/>
              <w:webHidden/>
            </w:rPr>
          </w:r>
          <w:r>
            <w:rPr>
              <w:noProof/>
              <w:webHidden/>
            </w:rPr>
            <w:fldChar w:fldCharType="separate"/>
          </w:r>
          <w:ins w:id="499" w:author="Ellipsis" w:date="2014-06-09T15:43:00Z">
            <w:r w:rsidR="001B385E">
              <w:rPr>
                <w:noProof/>
                <w:webHidden/>
              </w:rPr>
              <w:t>220</w:t>
            </w:r>
          </w:ins>
          <w:ins w:id="500" w:author="Ellipsis" w:date="2014-06-09T15:40:00Z">
            <w:r>
              <w:rPr>
                <w:noProof/>
                <w:webHidden/>
              </w:rPr>
              <w:fldChar w:fldCharType="end"/>
            </w:r>
            <w:r w:rsidRPr="00ED008A">
              <w:rPr>
                <w:rStyle w:val="Hyperlink"/>
                <w:noProof/>
              </w:rPr>
              <w:fldChar w:fldCharType="end"/>
            </w:r>
          </w:ins>
        </w:p>
        <w:p w14:paraId="78261A8C" w14:textId="77777777" w:rsidR="00393FD8" w:rsidRDefault="00286E7F">
          <w:pPr>
            <w:pStyle w:val="TOC3"/>
            <w:tabs>
              <w:tab w:val="right" w:leader="dot" w:pos="9350"/>
            </w:tabs>
            <w:rPr>
              <w:ins w:id="501" w:author="Ellipsis" w:date="2014-06-09T15:40:00Z"/>
              <w:rFonts w:eastAsiaTheme="minorEastAsia"/>
              <w:noProof/>
            </w:rPr>
          </w:pPr>
          <w:ins w:id="50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3.11.28Create and Upload News</w:t>
            </w:r>
            <w:r w:rsidR="00393FD8">
              <w:rPr>
                <w:noProof/>
                <w:webHidden/>
              </w:rPr>
              <w:tab/>
            </w:r>
            <w:r>
              <w:rPr>
                <w:noProof/>
                <w:webHidden/>
              </w:rPr>
              <w:fldChar w:fldCharType="begin"/>
            </w:r>
            <w:r w:rsidR="00393FD8">
              <w:rPr>
                <w:noProof/>
                <w:webHidden/>
              </w:rPr>
              <w:instrText xml:space="preserve"> PAGEREF _Toc390091903 \h </w:instrText>
            </w:r>
          </w:ins>
          <w:r>
            <w:rPr>
              <w:noProof/>
              <w:webHidden/>
            </w:rPr>
          </w:r>
          <w:r>
            <w:rPr>
              <w:noProof/>
              <w:webHidden/>
            </w:rPr>
            <w:fldChar w:fldCharType="separate"/>
          </w:r>
          <w:ins w:id="503" w:author="Ellipsis" w:date="2014-06-09T15:43:00Z">
            <w:r w:rsidR="001B385E">
              <w:rPr>
                <w:noProof/>
                <w:webHidden/>
              </w:rPr>
              <w:t>222</w:t>
            </w:r>
          </w:ins>
          <w:ins w:id="504" w:author="Ellipsis" w:date="2014-06-09T15:40:00Z">
            <w:r>
              <w:rPr>
                <w:noProof/>
                <w:webHidden/>
              </w:rPr>
              <w:fldChar w:fldCharType="end"/>
            </w:r>
            <w:r w:rsidRPr="00ED008A">
              <w:rPr>
                <w:rStyle w:val="Hyperlink"/>
                <w:noProof/>
              </w:rPr>
              <w:fldChar w:fldCharType="end"/>
            </w:r>
          </w:ins>
        </w:p>
        <w:p w14:paraId="68D5718E" w14:textId="77777777" w:rsidR="00393FD8" w:rsidRDefault="00286E7F">
          <w:pPr>
            <w:pStyle w:val="TOC3"/>
            <w:tabs>
              <w:tab w:val="right" w:leader="dot" w:pos="9350"/>
            </w:tabs>
            <w:rPr>
              <w:ins w:id="505" w:author="Ellipsis" w:date="2014-06-09T15:40:00Z"/>
              <w:rFonts w:eastAsiaTheme="minorEastAsia"/>
              <w:noProof/>
            </w:rPr>
          </w:pPr>
          <w:ins w:id="50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3.11.29 View Exam Summary with marks</w:t>
            </w:r>
            <w:r w:rsidR="00393FD8">
              <w:rPr>
                <w:noProof/>
                <w:webHidden/>
              </w:rPr>
              <w:tab/>
            </w:r>
            <w:r>
              <w:rPr>
                <w:noProof/>
                <w:webHidden/>
              </w:rPr>
              <w:fldChar w:fldCharType="begin"/>
            </w:r>
            <w:r w:rsidR="00393FD8">
              <w:rPr>
                <w:noProof/>
                <w:webHidden/>
              </w:rPr>
              <w:instrText xml:space="preserve"> PAGEREF _Toc390091904 \h </w:instrText>
            </w:r>
          </w:ins>
          <w:r>
            <w:rPr>
              <w:noProof/>
              <w:webHidden/>
            </w:rPr>
          </w:r>
          <w:r>
            <w:rPr>
              <w:noProof/>
              <w:webHidden/>
            </w:rPr>
            <w:fldChar w:fldCharType="separate"/>
          </w:r>
          <w:ins w:id="507" w:author="Ellipsis" w:date="2014-06-09T15:43:00Z">
            <w:r w:rsidR="001B385E">
              <w:rPr>
                <w:noProof/>
                <w:webHidden/>
              </w:rPr>
              <w:t>224</w:t>
            </w:r>
          </w:ins>
          <w:ins w:id="508" w:author="Ellipsis" w:date="2014-06-09T15:40:00Z">
            <w:r>
              <w:rPr>
                <w:noProof/>
                <w:webHidden/>
              </w:rPr>
              <w:fldChar w:fldCharType="end"/>
            </w:r>
            <w:r w:rsidRPr="00ED008A">
              <w:rPr>
                <w:rStyle w:val="Hyperlink"/>
                <w:noProof/>
              </w:rPr>
              <w:fldChar w:fldCharType="end"/>
            </w:r>
          </w:ins>
        </w:p>
        <w:p w14:paraId="5F7248CC" w14:textId="77777777" w:rsidR="00393FD8" w:rsidRDefault="00286E7F">
          <w:pPr>
            <w:pStyle w:val="TOC3"/>
            <w:tabs>
              <w:tab w:val="right" w:leader="dot" w:pos="9350"/>
            </w:tabs>
            <w:rPr>
              <w:ins w:id="509" w:author="Ellipsis" w:date="2014-06-09T15:40:00Z"/>
              <w:rFonts w:eastAsiaTheme="minorEastAsia"/>
              <w:noProof/>
            </w:rPr>
          </w:pPr>
          <w:ins w:id="51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3.11.30 View Registered News</w:t>
            </w:r>
            <w:r w:rsidR="00393FD8">
              <w:rPr>
                <w:noProof/>
                <w:webHidden/>
              </w:rPr>
              <w:tab/>
            </w:r>
            <w:r>
              <w:rPr>
                <w:noProof/>
                <w:webHidden/>
              </w:rPr>
              <w:fldChar w:fldCharType="begin"/>
            </w:r>
            <w:r w:rsidR="00393FD8">
              <w:rPr>
                <w:noProof/>
                <w:webHidden/>
              </w:rPr>
              <w:instrText xml:space="preserve"> PAGEREF _Toc390091905 \h </w:instrText>
            </w:r>
          </w:ins>
          <w:r>
            <w:rPr>
              <w:noProof/>
              <w:webHidden/>
            </w:rPr>
          </w:r>
          <w:r>
            <w:rPr>
              <w:noProof/>
              <w:webHidden/>
            </w:rPr>
            <w:fldChar w:fldCharType="separate"/>
          </w:r>
          <w:ins w:id="511" w:author="Ellipsis" w:date="2014-06-09T15:43:00Z">
            <w:r w:rsidR="001B385E">
              <w:rPr>
                <w:noProof/>
                <w:webHidden/>
              </w:rPr>
              <w:t>226</w:t>
            </w:r>
          </w:ins>
          <w:ins w:id="512" w:author="Ellipsis" w:date="2014-06-09T15:40:00Z">
            <w:r>
              <w:rPr>
                <w:noProof/>
                <w:webHidden/>
              </w:rPr>
              <w:fldChar w:fldCharType="end"/>
            </w:r>
            <w:r w:rsidRPr="00ED008A">
              <w:rPr>
                <w:rStyle w:val="Hyperlink"/>
                <w:noProof/>
              </w:rPr>
              <w:fldChar w:fldCharType="end"/>
            </w:r>
          </w:ins>
        </w:p>
        <w:p w14:paraId="3E5FAFBF" w14:textId="77777777" w:rsidR="00393FD8" w:rsidRDefault="00286E7F">
          <w:pPr>
            <w:pStyle w:val="TOC3"/>
            <w:tabs>
              <w:tab w:val="right" w:leader="dot" w:pos="9350"/>
            </w:tabs>
            <w:rPr>
              <w:ins w:id="513" w:author="Ellipsis" w:date="2014-06-09T15:40:00Z"/>
              <w:rFonts w:eastAsiaTheme="minorEastAsia"/>
              <w:noProof/>
            </w:rPr>
          </w:pPr>
          <w:ins w:id="514" w:author="Ellipsis" w:date="2014-06-09T15:40:00Z">
            <w:r w:rsidRPr="00ED008A">
              <w:rPr>
                <w:rStyle w:val="Hyperlink"/>
                <w:noProof/>
              </w:rPr>
              <w:lastRenderedPageBreak/>
              <w:fldChar w:fldCharType="begin"/>
            </w:r>
            <w:r w:rsidR="00393FD8" w:rsidRPr="00ED008A">
              <w:rPr>
                <w:rStyle w:val="Hyperlink"/>
                <w:noProof/>
              </w:rPr>
              <w:instrText xml:space="preserve"> </w:instrText>
            </w:r>
            <w:r w:rsidR="00393FD8">
              <w:rPr>
                <w:noProof/>
              </w:rPr>
              <w:instrText>HYPERLINK \l "_Toc390091906"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3.11.31 Create new News</w:t>
            </w:r>
            <w:r w:rsidR="00393FD8">
              <w:rPr>
                <w:noProof/>
                <w:webHidden/>
              </w:rPr>
              <w:tab/>
            </w:r>
            <w:r>
              <w:rPr>
                <w:noProof/>
                <w:webHidden/>
              </w:rPr>
              <w:fldChar w:fldCharType="begin"/>
            </w:r>
            <w:r w:rsidR="00393FD8">
              <w:rPr>
                <w:noProof/>
                <w:webHidden/>
              </w:rPr>
              <w:instrText xml:space="preserve"> PAGEREF _Toc390091906 \h </w:instrText>
            </w:r>
          </w:ins>
          <w:r>
            <w:rPr>
              <w:noProof/>
              <w:webHidden/>
            </w:rPr>
          </w:r>
          <w:r>
            <w:rPr>
              <w:noProof/>
              <w:webHidden/>
            </w:rPr>
            <w:fldChar w:fldCharType="separate"/>
          </w:r>
          <w:ins w:id="515" w:author="Ellipsis" w:date="2014-06-09T15:43:00Z">
            <w:r w:rsidR="001B385E">
              <w:rPr>
                <w:noProof/>
                <w:webHidden/>
              </w:rPr>
              <w:t>227</w:t>
            </w:r>
          </w:ins>
          <w:ins w:id="516" w:author="Ellipsis" w:date="2014-06-09T15:40:00Z">
            <w:r>
              <w:rPr>
                <w:noProof/>
                <w:webHidden/>
              </w:rPr>
              <w:fldChar w:fldCharType="end"/>
            </w:r>
            <w:r w:rsidRPr="00ED008A">
              <w:rPr>
                <w:rStyle w:val="Hyperlink"/>
                <w:noProof/>
              </w:rPr>
              <w:fldChar w:fldCharType="end"/>
            </w:r>
          </w:ins>
        </w:p>
        <w:p w14:paraId="77E612F7" w14:textId="77777777" w:rsidR="00393FD8" w:rsidRDefault="00286E7F">
          <w:pPr>
            <w:pStyle w:val="TOC3"/>
            <w:tabs>
              <w:tab w:val="right" w:leader="dot" w:pos="9350"/>
            </w:tabs>
            <w:rPr>
              <w:ins w:id="517" w:author="Ellipsis" w:date="2014-06-09T15:40:00Z"/>
              <w:rFonts w:eastAsiaTheme="minorEastAsia"/>
              <w:noProof/>
            </w:rPr>
          </w:pPr>
          <w:ins w:id="51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3.11.32 Edit News</w:t>
            </w:r>
            <w:r w:rsidR="00393FD8">
              <w:rPr>
                <w:noProof/>
                <w:webHidden/>
              </w:rPr>
              <w:tab/>
            </w:r>
            <w:r>
              <w:rPr>
                <w:noProof/>
                <w:webHidden/>
              </w:rPr>
              <w:fldChar w:fldCharType="begin"/>
            </w:r>
            <w:r w:rsidR="00393FD8">
              <w:rPr>
                <w:noProof/>
                <w:webHidden/>
              </w:rPr>
              <w:instrText xml:space="preserve"> PAGEREF _Toc390091907 \h </w:instrText>
            </w:r>
          </w:ins>
          <w:r>
            <w:rPr>
              <w:noProof/>
              <w:webHidden/>
            </w:rPr>
          </w:r>
          <w:r>
            <w:rPr>
              <w:noProof/>
              <w:webHidden/>
            </w:rPr>
            <w:fldChar w:fldCharType="separate"/>
          </w:r>
          <w:ins w:id="519" w:author="Ellipsis" w:date="2014-06-09T15:43:00Z">
            <w:r w:rsidR="001B385E">
              <w:rPr>
                <w:noProof/>
                <w:webHidden/>
              </w:rPr>
              <w:t>228</w:t>
            </w:r>
          </w:ins>
          <w:ins w:id="520" w:author="Ellipsis" w:date="2014-06-09T15:40:00Z">
            <w:r>
              <w:rPr>
                <w:noProof/>
                <w:webHidden/>
              </w:rPr>
              <w:fldChar w:fldCharType="end"/>
            </w:r>
            <w:r w:rsidRPr="00ED008A">
              <w:rPr>
                <w:rStyle w:val="Hyperlink"/>
                <w:noProof/>
              </w:rPr>
              <w:fldChar w:fldCharType="end"/>
            </w:r>
          </w:ins>
        </w:p>
        <w:p w14:paraId="5072931A" w14:textId="77777777" w:rsidR="00393FD8" w:rsidRDefault="00286E7F">
          <w:pPr>
            <w:pStyle w:val="TOC3"/>
            <w:tabs>
              <w:tab w:val="right" w:leader="dot" w:pos="9350"/>
            </w:tabs>
            <w:rPr>
              <w:ins w:id="521" w:author="Ellipsis" w:date="2014-06-09T15:40:00Z"/>
              <w:rFonts w:eastAsiaTheme="minorEastAsia"/>
              <w:noProof/>
            </w:rPr>
          </w:pPr>
          <w:ins w:id="52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3.11.33 Delete News</w:t>
            </w:r>
            <w:r w:rsidR="00393FD8">
              <w:rPr>
                <w:noProof/>
                <w:webHidden/>
              </w:rPr>
              <w:tab/>
            </w:r>
            <w:r>
              <w:rPr>
                <w:noProof/>
                <w:webHidden/>
              </w:rPr>
              <w:fldChar w:fldCharType="begin"/>
            </w:r>
            <w:r w:rsidR="00393FD8">
              <w:rPr>
                <w:noProof/>
                <w:webHidden/>
              </w:rPr>
              <w:instrText xml:space="preserve"> PAGEREF _Toc390091908 \h </w:instrText>
            </w:r>
          </w:ins>
          <w:r>
            <w:rPr>
              <w:noProof/>
              <w:webHidden/>
            </w:rPr>
          </w:r>
          <w:r>
            <w:rPr>
              <w:noProof/>
              <w:webHidden/>
            </w:rPr>
            <w:fldChar w:fldCharType="separate"/>
          </w:r>
          <w:ins w:id="523" w:author="Ellipsis" w:date="2014-06-09T15:43:00Z">
            <w:r w:rsidR="001B385E">
              <w:rPr>
                <w:noProof/>
                <w:webHidden/>
              </w:rPr>
              <w:t>229</w:t>
            </w:r>
          </w:ins>
          <w:ins w:id="524" w:author="Ellipsis" w:date="2014-06-09T15:40:00Z">
            <w:r>
              <w:rPr>
                <w:noProof/>
                <w:webHidden/>
              </w:rPr>
              <w:fldChar w:fldCharType="end"/>
            </w:r>
            <w:r w:rsidRPr="00ED008A">
              <w:rPr>
                <w:rStyle w:val="Hyperlink"/>
                <w:noProof/>
              </w:rPr>
              <w:fldChar w:fldCharType="end"/>
            </w:r>
          </w:ins>
        </w:p>
        <w:p w14:paraId="56823292" w14:textId="77777777" w:rsidR="00393FD8" w:rsidRDefault="00286E7F">
          <w:pPr>
            <w:pStyle w:val="TOC3"/>
            <w:tabs>
              <w:tab w:val="right" w:leader="dot" w:pos="9350"/>
            </w:tabs>
            <w:rPr>
              <w:ins w:id="525" w:author="Ellipsis" w:date="2014-06-09T15:40:00Z"/>
              <w:rFonts w:eastAsiaTheme="minorEastAsia"/>
              <w:noProof/>
            </w:rPr>
          </w:pPr>
          <w:ins w:id="52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"_Toc390091909"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3.11.34 Manage News</w:t>
            </w:r>
            <w:r w:rsidR="00393FD8">
              <w:rPr>
                <w:noProof/>
                <w:webHidden/>
              </w:rPr>
              <w:tab/>
            </w:r>
            <w:r>
              <w:rPr>
                <w:noProof/>
                <w:webHidden/>
              </w:rPr>
              <w:fldChar w:fldCharType="begin"/>
            </w:r>
            <w:r w:rsidR="00393FD8">
              <w:rPr>
                <w:noProof/>
                <w:webHidden/>
              </w:rPr>
              <w:instrText xml:space="preserve"> PAGEREF _Toc390091909 \h </w:instrText>
            </w:r>
          </w:ins>
          <w:r>
            <w:rPr>
              <w:noProof/>
              <w:webHidden/>
            </w:rPr>
          </w:r>
          <w:r>
            <w:rPr>
              <w:noProof/>
              <w:webHidden/>
            </w:rPr>
            <w:fldChar w:fldCharType="separate"/>
          </w:r>
          <w:ins w:id="527" w:author="Ellipsis" w:date="2014-06-09T15:43:00Z">
            <w:r w:rsidR="001B385E">
              <w:rPr>
                <w:noProof/>
                <w:webHidden/>
              </w:rPr>
              <w:t>230</w:t>
            </w:r>
          </w:ins>
          <w:ins w:id="528" w:author="Ellipsis" w:date="2014-06-09T15:40:00Z">
            <w:r>
              <w:rPr>
                <w:noProof/>
                <w:webHidden/>
              </w:rPr>
              <w:fldChar w:fldCharType="end"/>
            </w:r>
            <w:r w:rsidRPr="00ED008A">
              <w:rPr>
                <w:rStyle w:val="Hyperlink"/>
                <w:noProof/>
              </w:rPr>
              <w:fldChar w:fldCharType="end"/>
            </w:r>
          </w:ins>
        </w:p>
        <w:p w14:paraId="5BDAFAFB" w14:textId="77777777" w:rsidR="00393FD8" w:rsidRDefault="00286E7F">
          <w:pPr>
            <w:pStyle w:val="TOC3"/>
            <w:tabs>
              <w:tab w:val="right" w:leader="dot" w:pos="9350"/>
            </w:tabs>
            <w:rPr>
              <w:ins w:id="529" w:author="Ellipsis" w:date="2014-06-09T15:40:00Z"/>
              <w:rFonts w:eastAsiaTheme="minorEastAsia"/>
              <w:noProof/>
            </w:rPr>
          </w:pPr>
          <w:ins w:id="53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3.11.25 View Log every 60 minutes</w:t>
            </w:r>
            <w:r w:rsidR="00393FD8">
              <w:rPr>
                <w:noProof/>
                <w:webHidden/>
              </w:rPr>
              <w:tab/>
            </w:r>
            <w:r>
              <w:rPr>
                <w:noProof/>
                <w:webHidden/>
              </w:rPr>
              <w:fldChar w:fldCharType="begin"/>
            </w:r>
            <w:r w:rsidR="00393FD8">
              <w:rPr>
                <w:noProof/>
                <w:webHidden/>
              </w:rPr>
              <w:instrText xml:space="preserve"> PAGEREF _Toc390091910 \h </w:instrText>
            </w:r>
          </w:ins>
          <w:r>
            <w:rPr>
              <w:noProof/>
              <w:webHidden/>
            </w:rPr>
          </w:r>
          <w:r>
            <w:rPr>
              <w:noProof/>
              <w:webHidden/>
            </w:rPr>
            <w:fldChar w:fldCharType="separate"/>
          </w:r>
          <w:ins w:id="531" w:author="Ellipsis" w:date="2014-06-09T15:43:00Z">
            <w:r w:rsidR="001B385E">
              <w:rPr>
                <w:noProof/>
                <w:webHidden/>
              </w:rPr>
              <w:t>231</w:t>
            </w:r>
          </w:ins>
          <w:ins w:id="532" w:author="Ellipsis" w:date="2014-06-09T15:40:00Z">
            <w:r>
              <w:rPr>
                <w:noProof/>
                <w:webHidden/>
              </w:rPr>
              <w:fldChar w:fldCharType="end"/>
            </w:r>
            <w:r w:rsidRPr="00ED008A">
              <w:rPr>
                <w:rStyle w:val="Hyperlink"/>
                <w:noProof/>
              </w:rPr>
              <w:fldChar w:fldCharType="end"/>
            </w:r>
          </w:ins>
        </w:p>
        <w:p w14:paraId="7ADB5741" w14:textId="77777777" w:rsidR="00393FD8" w:rsidRDefault="00286E7F">
          <w:pPr>
            <w:pStyle w:val="TOC3"/>
            <w:tabs>
              <w:tab w:val="right" w:leader="dot" w:pos="9350"/>
            </w:tabs>
            <w:rPr>
              <w:ins w:id="533" w:author="Ellipsis" w:date="2014-06-09T15:40:00Z"/>
              <w:rFonts w:eastAsiaTheme="minorEastAsia"/>
              <w:noProof/>
            </w:rPr>
          </w:pPr>
          <w:ins w:id="53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3.11.26  Add/Schedule Exams for student</w:t>
            </w:r>
            <w:r w:rsidR="00393FD8">
              <w:rPr>
                <w:noProof/>
                <w:webHidden/>
              </w:rPr>
              <w:tab/>
            </w:r>
            <w:r>
              <w:rPr>
                <w:noProof/>
                <w:webHidden/>
              </w:rPr>
              <w:fldChar w:fldCharType="begin"/>
            </w:r>
            <w:r w:rsidR="00393FD8">
              <w:rPr>
                <w:noProof/>
                <w:webHidden/>
              </w:rPr>
              <w:instrText xml:space="preserve"> PAGEREF _Toc390091911 \h </w:instrText>
            </w:r>
          </w:ins>
          <w:r>
            <w:rPr>
              <w:noProof/>
              <w:webHidden/>
            </w:rPr>
          </w:r>
          <w:r>
            <w:rPr>
              <w:noProof/>
              <w:webHidden/>
            </w:rPr>
            <w:fldChar w:fldCharType="separate"/>
          </w:r>
          <w:ins w:id="535" w:author="Ellipsis" w:date="2014-06-09T15:43:00Z">
            <w:r w:rsidR="001B385E">
              <w:rPr>
                <w:noProof/>
                <w:webHidden/>
              </w:rPr>
              <w:t>232</w:t>
            </w:r>
          </w:ins>
          <w:ins w:id="536" w:author="Ellipsis" w:date="2014-06-09T15:40:00Z">
            <w:r>
              <w:rPr>
                <w:noProof/>
                <w:webHidden/>
              </w:rPr>
              <w:fldChar w:fldCharType="end"/>
            </w:r>
            <w:r w:rsidRPr="00ED008A">
              <w:rPr>
                <w:rStyle w:val="Hyperlink"/>
                <w:noProof/>
              </w:rPr>
              <w:fldChar w:fldCharType="end"/>
            </w:r>
          </w:ins>
        </w:p>
        <w:p w14:paraId="4BAF6447" w14:textId="77777777" w:rsidR="00393FD8" w:rsidRDefault="00286E7F">
          <w:pPr>
            <w:pStyle w:val="TOC3"/>
            <w:tabs>
              <w:tab w:val="right" w:leader="dot" w:pos="9350"/>
            </w:tabs>
            <w:rPr>
              <w:ins w:id="537" w:author="Ellipsis" w:date="2014-06-09T15:40:00Z"/>
              <w:rFonts w:eastAsiaTheme="minorEastAsia"/>
              <w:noProof/>
            </w:rPr>
          </w:pPr>
          <w:ins w:id="53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3.11.27 View Scheduled Exams</w:t>
            </w:r>
            <w:r w:rsidR="00393FD8">
              <w:rPr>
                <w:noProof/>
                <w:webHidden/>
              </w:rPr>
              <w:tab/>
            </w:r>
            <w:r>
              <w:rPr>
                <w:noProof/>
                <w:webHidden/>
              </w:rPr>
              <w:fldChar w:fldCharType="begin"/>
            </w:r>
            <w:r w:rsidR="00393FD8">
              <w:rPr>
                <w:noProof/>
                <w:webHidden/>
              </w:rPr>
              <w:instrText xml:space="preserve"> PAGEREF _Toc390091912 \h </w:instrText>
            </w:r>
          </w:ins>
          <w:r>
            <w:rPr>
              <w:noProof/>
              <w:webHidden/>
            </w:rPr>
          </w:r>
          <w:r>
            <w:rPr>
              <w:noProof/>
              <w:webHidden/>
            </w:rPr>
            <w:fldChar w:fldCharType="separate"/>
          </w:r>
          <w:ins w:id="539" w:author="Ellipsis" w:date="2014-06-09T15:43:00Z">
            <w:r w:rsidR="001B385E">
              <w:rPr>
                <w:noProof/>
                <w:webHidden/>
              </w:rPr>
              <w:t>234</w:t>
            </w:r>
          </w:ins>
          <w:ins w:id="540" w:author="Ellipsis" w:date="2014-06-09T15:40:00Z">
            <w:r>
              <w:rPr>
                <w:noProof/>
                <w:webHidden/>
              </w:rPr>
              <w:fldChar w:fldCharType="end"/>
            </w:r>
            <w:r w:rsidRPr="00ED008A">
              <w:rPr>
                <w:rStyle w:val="Hyperlink"/>
                <w:noProof/>
              </w:rPr>
              <w:fldChar w:fldCharType="end"/>
            </w:r>
          </w:ins>
        </w:p>
        <w:p w14:paraId="22A6E7D0" w14:textId="77777777" w:rsidR="00393FD8" w:rsidRDefault="00286E7F">
          <w:pPr>
            <w:pStyle w:val="TOC1"/>
            <w:tabs>
              <w:tab w:val="right" w:leader="dot" w:pos="9350"/>
            </w:tabs>
            <w:rPr>
              <w:ins w:id="541" w:author="Ellipsis" w:date="2014-06-09T15:40:00Z"/>
              <w:rFonts w:eastAsiaTheme="minorEastAsia"/>
              <w:noProof/>
            </w:rPr>
          </w:pPr>
          <w:ins w:id="54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 Non-Functional Requirements</w:t>
            </w:r>
            <w:r w:rsidR="00393FD8">
              <w:rPr>
                <w:noProof/>
                <w:webHidden/>
              </w:rPr>
              <w:tab/>
            </w:r>
            <w:r>
              <w:rPr>
                <w:noProof/>
                <w:webHidden/>
              </w:rPr>
              <w:fldChar w:fldCharType="begin"/>
            </w:r>
            <w:r w:rsidR="00393FD8">
              <w:rPr>
                <w:noProof/>
                <w:webHidden/>
              </w:rPr>
              <w:instrText xml:space="preserve"> PAGEREF _Toc390091913 \h </w:instrText>
            </w:r>
          </w:ins>
          <w:r>
            <w:rPr>
              <w:noProof/>
              <w:webHidden/>
            </w:rPr>
          </w:r>
          <w:r>
            <w:rPr>
              <w:noProof/>
              <w:webHidden/>
            </w:rPr>
            <w:fldChar w:fldCharType="separate"/>
          </w:r>
          <w:ins w:id="543" w:author="Ellipsis" w:date="2014-06-09T15:43:00Z">
            <w:r w:rsidR="001B385E">
              <w:rPr>
                <w:noProof/>
                <w:webHidden/>
              </w:rPr>
              <w:t>236</w:t>
            </w:r>
          </w:ins>
          <w:ins w:id="544" w:author="Ellipsis" w:date="2014-06-09T15:40:00Z">
            <w:r>
              <w:rPr>
                <w:noProof/>
                <w:webHidden/>
              </w:rPr>
              <w:fldChar w:fldCharType="end"/>
            </w:r>
            <w:r w:rsidRPr="00ED008A">
              <w:rPr>
                <w:rStyle w:val="Hyperlink"/>
                <w:noProof/>
              </w:rPr>
              <w:fldChar w:fldCharType="end"/>
            </w:r>
          </w:ins>
        </w:p>
        <w:p w14:paraId="7817DF3D" w14:textId="77777777" w:rsidR="00393FD8" w:rsidRDefault="00286E7F">
          <w:pPr>
            <w:pStyle w:val="TOC2"/>
            <w:tabs>
              <w:tab w:val="right" w:leader="dot" w:pos="9350"/>
            </w:tabs>
            <w:rPr>
              <w:ins w:id="545" w:author="Ellipsis" w:date="2014-06-09T15:40:00Z"/>
              <w:rFonts w:eastAsiaTheme="minorEastAsia"/>
              <w:noProof/>
            </w:rPr>
          </w:pPr>
          <w:ins w:id="54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"_Toc390091914"</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4.1 Security</w:t>
            </w:r>
            <w:r w:rsidR="00393FD8">
              <w:rPr>
                <w:noProof/>
                <w:webHidden/>
              </w:rPr>
              <w:tab/>
            </w:r>
            <w:r>
              <w:rPr>
                <w:noProof/>
                <w:webHidden/>
              </w:rPr>
              <w:fldChar w:fldCharType="begin"/>
            </w:r>
            <w:r w:rsidR="00393FD8">
              <w:rPr>
                <w:noProof/>
                <w:webHidden/>
              </w:rPr>
              <w:instrText xml:space="preserve"> PAGEREF _Toc390091914 \h </w:instrText>
            </w:r>
          </w:ins>
          <w:r>
            <w:rPr>
              <w:noProof/>
              <w:webHidden/>
            </w:rPr>
          </w:r>
          <w:r>
            <w:rPr>
              <w:noProof/>
              <w:webHidden/>
            </w:rPr>
            <w:fldChar w:fldCharType="separate"/>
          </w:r>
          <w:ins w:id="547" w:author="Ellipsis" w:date="2014-06-09T15:43:00Z">
            <w:r w:rsidR="001B385E">
              <w:rPr>
                <w:noProof/>
                <w:webHidden/>
              </w:rPr>
              <w:t>236</w:t>
            </w:r>
          </w:ins>
          <w:ins w:id="548" w:author="Ellipsis" w:date="2014-06-09T15:40:00Z">
            <w:r>
              <w:rPr>
                <w:noProof/>
                <w:webHidden/>
              </w:rPr>
              <w:fldChar w:fldCharType="end"/>
            </w:r>
            <w:r w:rsidRPr="00ED008A">
              <w:rPr>
                <w:rStyle w:val="Hyperlink"/>
                <w:noProof/>
              </w:rPr>
              <w:fldChar w:fldCharType="end"/>
            </w:r>
          </w:ins>
        </w:p>
        <w:p w14:paraId="46DC2EB5" w14:textId="77777777" w:rsidR="00393FD8" w:rsidRDefault="00286E7F">
          <w:pPr>
            <w:pStyle w:val="TOC3"/>
            <w:tabs>
              <w:tab w:val="right" w:leader="dot" w:pos="9350"/>
            </w:tabs>
            <w:rPr>
              <w:ins w:id="549" w:author="Ellipsis" w:date="2014-06-09T15:40:00Z"/>
              <w:rFonts w:eastAsiaTheme="minorEastAsia"/>
              <w:noProof/>
            </w:rPr>
          </w:pPr>
          <w:ins w:id="55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"_Toc390091915"</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4.1.1Data Transfer</w:t>
            </w:r>
            <w:r w:rsidR="00393FD8">
              <w:rPr>
                <w:noProof/>
                <w:webHidden/>
              </w:rPr>
              <w:tab/>
            </w:r>
            <w:r>
              <w:rPr>
                <w:noProof/>
                <w:webHidden/>
              </w:rPr>
              <w:fldChar w:fldCharType="begin"/>
            </w:r>
            <w:r w:rsidR="00393FD8">
              <w:rPr>
                <w:noProof/>
                <w:webHidden/>
              </w:rPr>
              <w:instrText xml:space="preserve"> PAGEREF _Toc390091915 \h </w:instrText>
            </w:r>
          </w:ins>
          <w:r>
            <w:rPr>
              <w:noProof/>
              <w:webHidden/>
            </w:rPr>
          </w:r>
          <w:r>
            <w:rPr>
              <w:noProof/>
              <w:webHidden/>
            </w:rPr>
            <w:fldChar w:fldCharType="separate"/>
          </w:r>
          <w:ins w:id="551" w:author="Ellipsis" w:date="2014-06-09T15:43:00Z">
            <w:r w:rsidR="001B385E">
              <w:rPr>
                <w:noProof/>
                <w:webHidden/>
              </w:rPr>
              <w:t>236</w:t>
            </w:r>
          </w:ins>
          <w:ins w:id="552" w:author="Ellipsis" w:date="2014-06-09T15:40:00Z">
            <w:r>
              <w:rPr>
                <w:noProof/>
                <w:webHidden/>
              </w:rPr>
              <w:fldChar w:fldCharType="end"/>
            </w:r>
            <w:r w:rsidRPr="00ED008A">
              <w:rPr>
                <w:rStyle w:val="Hyperlink"/>
                <w:noProof/>
              </w:rPr>
              <w:fldChar w:fldCharType="end"/>
            </w:r>
          </w:ins>
        </w:p>
        <w:p w14:paraId="07F89FDD" w14:textId="77777777" w:rsidR="00393FD8" w:rsidRDefault="00286E7F">
          <w:pPr>
            <w:pStyle w:val="TOC3"/>
            <w:tabs>
              <w:tab w:val="right" w:leader="dot" w:pos="9350"/>
            </w:tabs>
            <w:rPr>
              <w:ins w:id="553" w:author="Ellipsis" w:date="2014-06-09T15:40:00Z"/>
              <w:rFonts w:eastAsiaTheme="minorEastAsia"/>
              <w:noProof/>
            </w:rPr>
          </w:pPr>
          <w:ins w:id="55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"_Toc390091916"</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4.1.2Data Storage</w:t>
            </w:r>
            <w:r w:rsidR="00393FD8">
              <w:rPr>
                <w:noProof/>
                <w:webHidden/>
              </w:rPr>
              <w:tab/>
            </w:r>
            <w:r>
              <w:rPr>
                <w:noProof/>
                <w:webHidden/>
              </w:rPr>
              <w:fldChar w:fldCharType="begin"/>
            </w:r>
            <w:r w:rsidR="00393FD8">
              <w:rPr>
                <w:noProof/>
                <w:webHidden/>
              </w:rPr>
              <w:instrText xml:space="preserve"> PAGEREF _Toc390091916 \h </w:instrText>
            </w:r>
          </w:ins>
          <w:r>
            <w:rPr>
              <w:noProof/>
              <w:webHidden/>
            </w:rPr>
          </w:r>
          <w:r>
            <w:rPr>
              <w:noProof/>
              <w:webHidden/>
            </w:rPr>
            <w:fldChar w:fldCharType="separate"/>
          </w:r>
          <w:ins w:id="555" w:author="Ellipsis" w:date="2014-06-09T15:43:00Z">
            <w:r w:rsidR="001B385E">
              <w:rPr>
                <w:noProof/>
                <w:webHidden/>
              </w:rPr>
              <w:t>236</w:t>
            </w:r>
          </w:ins>
          <w:ins w:id="556" w:author="Ellipsis" w:date="2014-06-09T15:40:00Z">
            <w:r>
              <w:rPr>
                <w:noProof/>
                <w:webHidden/>
              </w:rPr>
              <w:fldChar w:fldCharType="end"/>
            </w:r>
            <w:r w:rsidRPr="00ED008A">
              <w:rPr>
                <w:rStyle w:val="Hyperlink"/>
                <w:noProof/>
              </w:rPr>
              <w:fldChar w:fldCharType="end"/>
            </w:r>
          </w:ins>
        </w:p>
        <w:p w14:paraId="6819870C" w14:textId="77777777" w:rsidR="00393FD8" w:rsidRDefault="00286E7F">
          <w:pPr>
            <w:pStyle w:val="TOC2"/>
            <w:tabs>
              <w:tab w:val="right" w:leader="dot" w:pos="9350"/>
            </w:tabs>
            <w:rPr>
              <w:ins w:id="557" w:author="Ellipsis" w:date="2014-06-09T15:40:00Z"/>
              <w:rFonts w:eastAsiaTheme="minorEastAsia"/>
              <w:noProof/>
            </w:rPr>
          </w:pPr>
          <w:ins w:id="55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"_Toc390091917"</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4.2 Performance</w:t>
            </w:r>
            <w:r w:rsidR="00393FD8">
              <w:rPr>
                <w:noProof/>
                <w:webHidden/>
              </w:rPr>
              <w:tab/>
            </w:r>
            <w:r>
              <w:rPr>
                <w:noProof/>
                <w:webHidden/>
              </w:rPr>
              <w:fldChar w:fldCharType="begin"/>
            </w:r>
            <w:r w:rsidR="00393FD8">
              <w:rPr>
                <w:noProof/>
                <w:webHidden/>
              </w:rPr>
              <w:instrText xml:space="preserve"> PAGEREF _Toc390091917 \h </w:instrText>
            </w:r>
          </w:ins>
          <w:r>
            <w:rPr>
              <w:noProof/>
              <w:webHidden/>
            </w:rPr>
          </w:r>
          <w:r>
            <w:rPr>
              <w:noProof/>
              <w:webHidden/>
            </w:rPr>
            <w:fldChar w:fldCharType="separate"/>
          </w:r>
          <w:ins w:id="559" w:author="Ellipsis" w:date="2014-06-09T15:43:00Z">
            <w:r w:rsidR="001B385E">
              <w:rPr>
                <w:noProof/>
                <w:webHidden/>
              </w:rPr>
              <w:t>236</w:t>
            </w:r>
          </w:ins>
          <w:ins w:id="560" w:author="Ellipsis" w:date="2014-06-09T15:40:00Z">
            <w:r>
              <w:rPr>
                <w:noProof/>
                <w:webHidden/>
              </w:rPr>
              <w:fldChar w:fldCharType="end"/>
            </w:r>
            <w:r w:rsidRPr="00ED008A">
              <w:rPr>
                <w:rStyle w:val="Hyperlink"/>
                <w:noProof/>
              </w:rPr>
              <w:fldChar w:fldCharType="end"/>
            </w:r>
          </w:ins>
        </w:p>
        <w:p w14:paraId="365EC62E" w14:textId="77777777" w:rsidR="00393FD8" w:rsidRDefault="00286E7F">
          <w:pPr>
            <w:pStyle w:val="TOC2"/>
            <w:tabs>
              <w:tab w:val="right" w:leader="dot" w:pos="9350"/>
            </w:tabs>
            <w:rPr>
              <w:ins w:id="561" w:author="Ellipsis" w:date="2014-06-09T15:40:00Z"/>
              <w:rFonts w:eastAsiaTheme="minorEastAsia"/>
              <w:noProof/>
            </w:rPr>
          </w:pPr>
          <w:ins w:id="56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"_Toc390091918"</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4.3 Usability</w:t>
            </w:r>
            <w:r w:rsidR="00393FD8">
              <w:rPr>
                <w:noProof/>
                <w:webHidden/>
              </w:rPr>
              <w:tab/>
            </w:r>
            <w:r>
              <w:rPr>
                <w:noProof/>
                <w:webHidden/>
              </w:rPr>
              <w:fldChar w:fldCharType="begin"/>
            </w:r>
            <w:r w:rsidR="00393FD8">
              <w:rPr>
                <w:noProof/>
                <w:webHidden/>
              </w:rPr>
              <w:instrText xml:space="preserve"> PAGEREF _Toc390091918 \h </w:instrText>
            </w:r>
          </w:ins>
          <w:r>
            <w:rPr>
              <w:noProof/>
              <w:webHidden/>
            </w:rPr>
          </w:r>
          <w:r>
            <w:rPr>
              <w:noProof/>
              <w:webHidden/>
            </w:rPr>
            <w:fldChar w:fldCharType="separate"/>
          </w:r>
          <w:ins w:id="563" w:author="Ellipsis" w:date="2014-06-09T15:43:00Z">
            <w:r w:rsidR="001B385E">
              <w:rPr>
                <w:noProof/>
                <w:webHidden/>
              </w:rPr>
              <w:t>236</w:t>
            </w:r>
          </w:ins>
          <w:ins w:id="564" w:author="Ellipsis" w:date="2014-06-09T15:40:00Z">
            <w:r>
              <w:rPr>
                <w:noProof/>
                <w:webHidden/>
              </w:rPr>
              <w:fldChar w:fldCharType="end"/>
            </w:r>
            <w:r w:rsidRPr="00ED008A">
              <w:rPr>
                <w:rStyle w:val="Hyperlink"/>
                <w:noProof/>
              </w:rPr>
              <w:fldChar w:fldCharType="end"/>
            </w:r>
          </w:ins>
        </w:p>
        <w:p w14:paraId="6CE59EFC" w14:textId="77777777" w:rsidR="00393FD8" w:rsidRDefault="00286E7F">
          <w:pPr>
            <w:pStyle w:val="TOC1"/>
            <w:tabs>
              <w:tab w:val="right" w:leader="dot" w:pos="9350"/>
            </w:tabs>
            <w:rPr>
              <w:ins w:id="565" w:author="Ellipsis" w:date="2014-06-09T15:40:00Z"/>
              <w:rFonts w:eastAsiaTheme="minorEastAsia"/>
              <w:noProof/>
            </w:rPr>
          </w:pPr>
          <w:ins w:id="566"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"_Toc390091919"</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 Interfaces</w:t>
            </w:r>
            <w:r w:rsidR="00393FD8">
              <w:rPr>
                <w:noProof/>
                <w:webHidden/>
              </w:rPr>
              <w:tab/>
            </w:r>
            <w:r>
              <w:rPr>
                <w:noProof/>
                <w:webHidden/>
              </w:rPr>
              <w:fldChar w:fldCharType="begin"/>
            </w:r>
            <w:r w:rsidR="00393FD8">
              <w:rPr>
                <w:noProof/>
                <w:webHidden/>
              </w:rPr>
              <w:instrText xml:space="preserve"> PAGEREF _Toc390091919 \h </w:instrText>
            </w:r>
          </w:ins>
          <w:r>
            <w:rPr>
              <w:noProof/>
              <w:webHidden/>
            </w:rPr>
          </w:r>
          <w:r>
            <w:rPr>
              <w:noProof/>
              <w:webHidden/>
            </w:rPr>
            <w:fldChar w:fldCharType="separate"/>
          </w:r>
          <w:ins w:id="567" w:author="Ellipsis" w:date="2014-06-09T15:43:00Z">
            <w:r w:rsidR="001B385E">
              <w:rPr>
                <w:noProof/>
                <w:webHidden/>
              </w:rPr>
              <w:t>237</w:t>
            </w:r>
          </w:ins>
          <w:ins w:id="568" w:author="Ellipsis" w:date="2014-06-09T15:40:00Z">
            <w:r>
              <w:rPr>
                <w:noProof/>
                <w:webHidden/>
              </w:rPr>
              <w:fldChar w:fldCharType="end"/>
            </w:r>
            <w:r w:rsidRPr="00ED008A">
              <w:rPr>
                <w:rStyle w:val="Hyperlink"/>
                <w:noProof/>
              </w:rPr>
              <w:fldChar w:fldCharType="end"/>
            </w:r>
          </w:ins>
        </w:p>
        <w:p w14:paraId="4011264E" w14:textId="77777777" w:rsidR="00393FD8" w:rsidRDefault="00286E7F">
          <w:pPr>
            <w:pStyle w:val="TOC2"/>
            <w:tabs>
              <w:tab w:val="right" w:leader="dot" w:pos="9350"/>
            </w:tabs>
            <w:rPr>
              <w:ins w:id="569" w:author="Ellipsis" w:date="2014-06-09T15:40:00Z"/>
              <w:rFonts w:eastAsiaTheme="minorEastAsia"/>
              <w:noProof/>
            </w:rPr>
          </w:pPr>
          <w:ins w:id="570"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"_Toc390091920"</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5.1 User Interfaces</w:t>
            </w:r>
            <w:r w:rsidR="00393FD8">
              <w:rPr>
                <w:noProof/>
                <w:webHidden/>
              </w:rPr>
              <w:tab/>
            </w:r>
            <w:r>
              <w:rPr>
                <w:noProof/>
                <w:webHidden/>
              </w:rPr>
              <w:fldChar w:fldCharType="begin"/>
            </w:r>
            <w:r w:rsidR="00393FD8">
              <w:rPr>
                <w:noProof/>
                <w:webHidden/>
              </w:rPr>
              <w:instrText xml:space="preserve"> PAGEREF _Toc390091920 \h </w:instrText>
            </w:r>
          </w:ins>
          <w:r>
            <w:rPr>
              <w:noProof/>
              <w:webHidden/>
            </w:rPr>
          </w:r>
          <w:r>
            <w:rPr>
              <w:noProof/>
              <w:webHidden/>
            </w:rPr>
            <w:fldChar w:fldCharType="separate"/>
          </w:r>
          <w:ins w:id="571" w:author="Ellipsis" w:date="2014-06-09T15:43:00Z">
            <w:r w:rsidR="001B385E">
              <w:rPr>
                <w:noProof/>
                <w:webHidden/>
              </w:rPr>
              <w:t>237</w:t>
            </w:r>
          </w:ins>
          <w:ins w:id="572" w:author="Ellipsis" w:date="2014-06-09T15:40:00Z">
            <w:r>
              <w:rPr>
                <w:noProof/>
                <w:webHidden/>
              </w:rPr>
              <w:fldChar w:fldCharType="end"/>
            </w:r>
            <w:r w:rsidRPr="00ED008A">
              <w:rPr>
                <w:rStyle w:val="Hyperlink"/>
                <w:noProof/>
              </w:rPr>
              <w:fldChar w:fldCharType="end"/>
            </w:r>
          </w:ins>
        </w:p>
        <w:p w14:paraId="6CF74271" w14:textId="77777777" w:rsidR="00393FD8" w:rsidRDefault="00286E7F">
          <w:pPr>
            <w:pStyle w:val="TOC2"/>
            <w:tabs>
              <w:tab w:val="right" w:leader="dot" w:pos="9350"/>
            </w:tabs>
            <w:rPr>
              <w:ins w:id="573" w:author="Ellipsis" w:date="2014-06-09T15:40:00Z"/>
              <w:rFonts w:eastAsiaTheme="minorEastAsia"/>
              <w:noProof/>
            </w:rPr>
          </w:pPr>
          <w:ins w:id="574"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"_Toc390091921"</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5.2 Hardware Interfaces</w:t>
            </w:r>
            <w:r w:rsidR="00393FD8">
              <w:rPr>
                <w:noProof/>
                <w:webHidden/>
              </w:rPr>
              <w:tab/>
            </w:r>
            <w:r>
              <w:rPr>
                <w:noProof/>
                <w:webHidden/>
              </w:rPr>
              <w:fldChar w:fldCharType="begin"/>
            </w:r>
            <w:r w:rsidR="00393FD8">
              <w:rPr>
                <w:noProof/>
                <w:webHidden/>
              </w:rPr>
              <w:instrText xml:space="preserve"> PAGEREF _Toc390091921 \h </w:instrText>
            </w:r>
          </w:ins>
          <w:r>
            <w:rPr>
              <w:noProof/>
              <w:webHidden/>
            </w:rPr>
          </w:r>
          <w:r>
            <w:rPr>
              <w:noProof/>
              <w:webHidden/>
            </w:rPr>
            <w:fldChar w:fldCharType="separate"/>
          </w:r>
          <w:ins w:id="575" w:author="Ellipsis" w:date="2014-06-09T15:43:00Z">
            <w:r w:rsidR="001B385E">
              <w:rPr>
                <w:noProof/>
                <w:webHidden/>
              </w:rPr>
              <w:t>237</w:t>
            </w:r>
          </w:ins>
          <w:ins w:id="576" w:author="Ellipsis" w:date="2014-06-09T15:40:00Z">
            <w:r>
              <w:rPr>
                <w:noProof/>
                <w:webHidden/>
              </w:rPr>
              <w:fldChar w:fldCharType="end"/>
            </w:r>
            <w:r w:rsidRPr="00ED008A">
              <w:rPr>
                <w:rStyle w:val="Hyperlink"/>
                <w:noProof/>
              </w:rPr>
              <w:fldChar w:fldCharType="end"/>
            </w:r>
          </w:ins>
        </w:p>
        <w:p w14:paraId="64BCED86" w14:textId="77777777" w:rsidR="00393FD8" w:rsidRDefault="00286E7F">
          <w:pPr>
            <w:pStyle w:val="TOC2"/>
            <w:tabs>
              <w:tab w:val="right" w:leader="dot" w:pos="9350"/>
            </w:tabs>
            <w:rPr>
              <w:ins w:id="577" w:author="Ellipsis" w:date="2014-06-09T15:40:00Z"/>
              <w:rFonts w:eastAsiaTheme="minorEastAsia"/>
              <w:noProof/>
            </w:rPr>
          </w:pPr>
          <w:ins w:id="578"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"_Toc390091922"</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5.3 Software Interfaces</w:t>
            </w:r>
            <w:r w:rsidR="00393FD8">
              <w:rPr>
                <w:noProof/>
                <w:webHidden/>
              </w:rPr>
              <w:tab/>
            </w:r>
            <w:r>
              <w:rPr>
                <w:noProof/>
                <w:webHidden/>
              </w:rPr>
              <w:fldChar w:fldCharType="begin"/>
            </w:r>
            <w:r w:rsidR="00393FD8">
              <w:rPr>
                <w:noProof/>
                <w:webHidden/>
              </w:rPr>
              <w:instrText xml:space="preserve"> PAGEREF _Toc390091922 \h </w:instrText>
            </w:r>
          </w:ins>
          <w:r>
            <w:rPr>
              <w:noProof/>
              <w:webHidden/>
            </w:rPr>
          </w:r>
          <w:r>
            <w:rPr>
              <w:noProof/>
              <w:webHidden/>
            </w:rPr>
            <w:fldChar w:fldCharType="separate"/>
          </w:r>
          <w:ins w:id="579" w:author="Ellipsis" w:date="2014-06-09T15:43:00Z">
            <w:r w:rsidR="001B385E">
              <w:rPr>
                <w:noProof/>
                <w:webHidden/>
              </w:rPr>
              <w:t>237</w:t>
            </w:r>
          </w:ins>
          <w:ins w:id="580" w:author="Ellipsis" w:date="2014-06-09T15:40:00Z">
            <w:r>
              <w:rPr>
                <w:noProof/>
                <w:webHidden/>
              </w:rPr>
              <w:fldChar w:fldCharType="end"/>
            </w:r>
            <w:r w:rsidRPr="00ED008A">
              <w:rPr>
                <w:rStyle w:val="Hyperlink"/>
                <w:noProof/>
              </w:rPr>
              <w:fldChar w:fldCharType="end"/>
            </w:r>
          </w:ins>
        </w:p>
        <w:p w14:paraId="3EF10CEA" w14:textId="77777777" w:rsidR="00393FD8" w:rsidRDefault="00286E7F">
          <w:pPr>
            <w:pStyle w:val="TOC2"/>
            <w:tabs>
              <w:tab w:val="right" w:leader="dot" w:pos="9350"/>
            </w:tabs>
            <w:rPr>
              <w:ins w:id="581" w:author="Ellipsis" w:date="2014-06-09T15:40:00Z"/>
              <w:rFonts w:eastAsiaTheme="minorEastAsia"/>
              <w:noProof/>
            </w:rPr>
          </w:pPr>
          <w:ins w:id="582" w:author="Ellipsis" w:date="2014-06-09T15:40:00Z">
            <w:r w:rsidRPr="00ED008A">
              <w:rPr>
                <w:rStyle w:val="Hyperlink"/>
                <w:noProof/>
              </w:rPr>
              <w:fldChar w:fldCharType="begin"/>
            </w:r>
            <w:r w:rsidR="00393FD8" w:rsidRPr="00ED008A">
              <w:rPr>
                <w:rStyle w:val="Hyperlink"/>
                <w:noProof/>
              </w:rPr>
              <w:instrText xml:space="preserve"> </w:instrText>
            </w:r>
            <w:r w:rsidR="00393FD8">
              <w:rPr>
                <w:noProof/>
              </w:rPr>
              <w:instrText>HYPERLINK \l "_Toc390091923"</w:instrText>
            </w:r>
            <w:r w:rsidR="00393FD8" w:rsidRPr="00ED008A">
              <w:rPr>
                <w:rStyle w:val="Hyperlink"/>
                <w:noProof/>
              </w:rPr>
              <w:instrText xml:space="preserve"> </w:instrText>
            </w:r>
            <w:r w:rsidRPr="00ED008A">
              <w:rPr>
                <w:rStyle w:val="Hyperlink"/>
                <w:noProof/>
              </w:rPr>
              <w:fldChar w:fldCharType="separate"/>
            </w:r>
            <w:r w:rsidR="00393FD8" w:rsidRPr="00ED008A">
              <w:rPr>
                <w:rStyle w:val="Hyperlink"/>
                <w:noProof/>
              </w:rPr>
              <w:t>5.4 Communication Interfaces</w:t>
            </w:r>
            <w:r w:rsidR="00393FD8">
              <w:rPr>
                <w:noProof/>
                <w:webHidden/>
              </w:rPr>
              <w:tab/>
            </w:r>
            <w:r>
              <w:rPr>
                <w:noProof/>
                <w:webHidden/>
              </w:rPr>
              <w:fldChar w:fldCharType="begin"/>
            </w:r>
            <w:r w:rsidR="00393FD8">
              <w:rPr>
                <w:noProof/>
                <w:webHidden/>
              </w:rPr>
              <w:instrText xml:space="preserve"> PAGEREF _Toc390091923 \h </w:instrText>
            </w:r>
          </w:ins>
          <w:r>
            <w:rPr>
              <w:noProof/>
              <w:webHidden/>
            </w:rPr>
          </w:r>
          <w:r>
            <w:rPr>
              <w:noProof/>
              <w:webHidden/>
            </w:rPr>
            <w:fldChar w:fldCharType="separate"/>
          </w:r>
          <w:ins w:id="583" w:author="Ellipsis" w:date="2014-06-09T15:43:00Z">
            <w:r w:rsidR="001B385E">
              <w:rPr>
                <w:noProof/>
                <w:webHidden/>
              </w:rPr>
              <w:t>237</w:t>
            </w:r>
          </w:ins>
          <w:ins w:id="584" w:author="Ellipsis" w:date="2014-06-09T15:40:00Z">
            <w:r>
              <w:rPr>
                <w:noProof/>
                <w:webHidden/>
              </w:rPr>
              <w:fldChar w:fldCharType="end"/>
            </w:r>
            <w:r w:rsidRPr="00ED008A">
              <w:rPr>
                <w:rStyle w:val="Hyperlink"/>
                <w:noProof/>
              </w:rPr>
              <w:fldChar w:fldCharType="end"/>
            </w:r>
          </w:ins>
        </w:p>
        <w:p w14:paraId="408941AD" w14:textId="77777777" w:rsidR="00567ABC" w:rsidDel="00393FD8" w:rsidRDefault="00932BF8">
          <w:pPr>
            <w:pStyle w:val="TOC1"/>
            <w:tabs>
              <w:tab w:val="right" w:leader="dot" w:pos="9350"/>
            </w:tabs>
            <w:rPr>
              <w:ins w:id="585" w:author="MelakaA" w:date="2014-06-09T15:29:00Z"/>
              <w:del w:id="586" w:author="Ellipsis" w:date="2014-06-09T15:40:00Z"/>
              <w:rFonts w:eastAsiaTheme="minorEastAsia"/>
              <w:noProof/>
            </w:rPr>
          </w:pPr>
          <w:ins w:id="587" w:author="MelakaA" w:date="2014-06-09T15:29:00Z">
            <w:del w:id="588" w:author="Ellipsis" w:date="2014-06-09T15:40:00Z">
              <w:r w:rsidRPr="00932BF8">
                <w:rPr>
                  <w:rStyle w:val="Hyperlink"/>
                  <w:noProof/>
                </w:rPr>
                <w:delText>1. Introduction</w:delText>
              </w:r>
              <w:r w:rsidR="00567ABC" w:rsidDel="00393FD8">
                <w:rPr>
                  <w:noProof/>
                  <w:webHidden/>
                </w:rPr>
                <w:tab/>
                <w:delText>8</w:delText>
              </w:r>
            </w:del>
          </w:ins>
        </w:p>
        <w:p w14:paraId="6CA96D6D" w14:textId="77777777" w:rsidR="00567ABC" w:rsidDel="00393FD8" w:rsidRDefault="00932BF8">
          <w:pPr>
            <w:pStyle w:val="TOC2"/>
            <w:tabs>
              <w:tab w:val="right" w:leader="dot" w:pos="9350"/>
            </w:tabs>
            <w:rPr>
              <w:ins w:id="589" w:author="MelakaA" w:date="2014-06-09T15:29:00Z"/>
              <w:del w:id="590" w:author="Ellipsis" w:date="2014-06-09T15:40:00Z"/>
              <w:rFonts w:eastAsiaTheme="minorEastAsia"/>
              <w:noProof/>
            </w:rPr>
          </w:pPr>
          <w:ins w:id="591" w:author="MelakaA" w:date="2014-06-09T15:29:00Z">
            <w:del w:id="592" w:author="Ellipsis" w:date="2014-06-09T15:40:00Z">
              <w:r w:rsidRPr="00932BF8">
                <w:rPr>
                  <w:rStyle w:val="Hyperlink"/>
                  <w:noProof/>
                </w:rPr>
                <w:delText>1.1 Purpose</w:delText>
              </w:r>
              <w:r w:rsidR="00567ABC" w:rsidDel="00393FD8">
                <w:rPr>
                  <w:noProof/>
                  <w:webHidden/>
                </w:rPr>
                <w:tab/>
                <w:delText>8</w:delText>
              </w:r>
            </w:del>
          </w:ins>
        </w:p>
        <w:p w14:paraId="3AD7D7CC" w14:textId="77777777" w:rsidR="00567ABC" w:rsidDel="00393FD8" w:rsidRDefault="00932BF8">
          <w:pPr>
            <w:pStyle w:val="TOC2"/>
            <w:tabs>
              <w:tab w:val="right" w:leader="dot" w:pos="9350"/>
            </w:tabs>
            <w:rPr>
              <w:ins w:id="593" w:author="MelakaA" w:date="2014-06-09T15:29:00Z"/>
              <w:del w:id="594" w:author="Ellipsis" w:date="2014-06-09T15:40:00Z"/>
              <w:rFonts w:eastAsiaTheme="minorEastAsia"/>
              <w:noProof/>
            </w:rPr>
          </w:pPr>
          <w:ins w:id="595" w:author="MelakaA" w:date="2014-06-09T15:29:00Z">
            <w:del w:id="596" w:author="Ellipsis" w:date="2014-06-09T15:40:00Z">
              <w:r w:rsidRPr="00932BF8">
                <w:rPr>
                  <w:rStyle w:val="Hyperlink"/>
                  <w:noProof/>
                </w:rPr>
                <w:delText>1.2 Intended Audience and Reading Suggestions</w:delText>
              </w:r>
              <w:r w:rsidR="00567ABC" w:rsidDel="00393FD8">
                <w:rPr>
                  <w:noProof/>
                  <w:webHidden/>
                </w:rPr>
                <w:tab/>
                <w:delText>8</w:delText>
              </w:r>
            </w:del>
          </w:ins>
        </w:p>
        <w:p w14:paraId="057E87DA" w14:textId="77777777" w:rsidR="00567ABC" w:rsidDel="00393FD8" w:rsidRDefault="00932BF8">
          <w:pPr>
            <w:pStyle w:val="TOC2"/>
            <w:tabs>
              <w:tab w:val="right" w:leader="dot" w:pos="9350"/>
            </w:tabs>
            <w:rPr>
              <w:ins w:id="597" w:author="MelakaA" w:date="2014-06-09T15:29:00Z"/>
              <w:del w:id="598" w:author="Ellipsis" w:date="2014-06-09T15:40:00Z"/>
              <w:rFonts w:eastAsiaTheme="minorEastAsia"/>
              <w:noProof/>
            </w:rPr>
          </w:pPr>
          <w:ins w:id="599" w:author="MelakaA" w:date="2014-06-09T15:29:00Z">
            <w:del w:id="600" w:author="Ellipsis" w:date="2014-06-09T15:40:00Z">
              <w:r w:rsidRPr="00932BF8">
                <w:rPr>
                  <w:rStyle w:val="Hyperlink"/>
                  <w:noProof/>
                </w:rPr>
                <w:delText>1.3 Project Scope</w:delText>
              </w:r>
              <w:r w:rsidR="00567ABC" w:rsidDel="00393FD8">
                <w:rPr>
                  <w:noProof/>
                  <w:webHidden/>
                </w:rPr>
                <w:tab/>
                <w:delText>8</w:delText>
              </w:r>
            </w:del>
          </w:ins>
        </w:p>
        <w:p w14:paraId="622E6865" w14:textId="77777777" w:rsidR="00567ABC" w:rsidDel="00393FD8" w:rsidRDefault="00932BF8">
          <w:pPr>
            <w:pStyle w:val="TOC1"/>
            <w:tabs>
              <w:tab w:val="right" w:leader="dot" w:pos="9350"/>
            </w:tabs>
            <w:rPr>
              <w:ins w:id="601" w:author="MelakaA" w:date="2014-06-09T15:29:00Z"/>
              <w:del w:id="602" w:author="Ellipsis" w:date="2014-06-09T15:40:00Z"/>
              <w:rFonts w:eastAsiaTheme="minorEastAsia"/>
              <w:noProof/>
            </w:rPr>
          </w:pPr>
          <w:ins w:id="603" w:author="MelakaA" w:date="2014-06-09T15:29:00Z">
            <w:del w:id="604" w:author="Ellipsis" w:date="2014-06-09T15:40:00Z">
              <w:r w:rsidRPr="00932BF8">
                <w:rPr>
                  <w:rStyle w:val="Hyperlink"/>
                  <w:noProof/>
                </w:rPr>
                <w:delText>2. Overall Description</w:delText>
              </w:r>
              <w:r w:rsidR="00567ABC" w:rsidDel="00393FD8">
                <w:rPr>
                  <w:noProof/>
                  <w:webHidden/>
                </w:rPr>
                <w:tab/>
                <w:delText>9</w:delText>
              </w:r>
            </w:del>
          </w:ins>
        </w:p>
        <w:p w14:paraId="2967DF5B" w14:textId="77777777" w:rsidR="00567ABC" w:rsidDel="00393FD8" w:rsidRDefault="00932BF8">
          <w:pPr>
            <w:pStyle w:val="TOC2"/>
            <w:tabs>
              <w:tab w:val="right" w:leader="dot" w:pos="9350"/>
            </w:tabs>
            <w:rPr>
              <w:ins w:id="605" w:author="MelakaA" w:date="2014-06-09T15:29:00Z"/>
              <w:del w:id="606" w:author="Ellipsis" w:date="2014-06-09T15:40:00Z"/>
              <w:rFonts w:eastAsiaTheme="minorEastAsia"/>
              <w:noProof/>
            </w:rPr>
          </w:pPr>
          <w:ins w:id="607" w:author="MelakaA" w:date="2014-06-09T15:29:00Z">
            <w:del w:id="608" w:author="Ellipsis" w:date="2014-06-09T15:40:00Z">
              <w:r w:rsidRPr="00932BF8">
                <w:rPr>
                  <w:rStyle w:val="Hyperlink"/>
                  <w:noProof/>
                </w:rPr>
                <w:delText>2.1 Product Perspective</w:delText>
              </w:r>
              <w:r w:rsidR="00567ABC" w:rsidDel="00393FD8">
                <w:rPr>
                  <w:noProof/>
                  <w:webHidden/>
                </w:rPr>
                <w:tab/>
                <w:delText>9</w:delText>
              </w:r>
            </w:del>
          </w:ins>
        </w:p>
        <w:p w14:paraId="10F078C8" w14:textId="77777777" w:rsidR="00567ABC" w:rsidDel="00393FD8" w:rsidRDefault="00932BF8">
          <w:pPr>
            <w:pStyle w:val="TOC2"/>
            <w:tabs>
              <w:tab w:val="right" w:leader="dot" w:pos="9350"/>
            </w:tabs>
            <w:rPr>
              <w:ins w:id="609" w:author="MelakaA" w:date="2014-06-09T15:29:00Z"/>
              <w:del w:id="610" w:author="Ellipsis" w:date="2014-06-09T15:40:00Z"/>
              <w:rFonts w:eastAsiaTheme="minorEastAsia"/>
              <w:noProof/>
            </w:rPr>
          </w:pPr>
          <w:ins w:id="611" w:author="MelakaA" w:date="2014-06-09T15:29:00Z">
            <w:del w:id="612" w:author="Ellipsis" w:date="2014-06-09T15:40:00Z">
              <w:r w:rsidRPr="00932BF8">
                <w:rPr>
                  <w:rStyle w:val="Hyperlink"/>
                  <w:noProof/>
                </w:rPr>
                <w:delText>2.2 Product Features</w:delText>
              </w:r>
              <w:r w:rsidR="00567ABC" w:rsidDel="00393FD8">
                <w:rPr>
                  <w:noProof/>
                  <w:webHidden/>
                </w:rPr>
                <w:tab/>
                <w:delText>9</w:delText>
              </w:r>
            </w:del>
          </w:ins>
        </w:p>
        <w:p w14:paraId="74565882" w14:textId="77777777" w:rsidR="00567ABC" w:rsidDel="00393FD8" w:rsidRDefault="00932BF8">
          <w:pPr>
            <w:pStyle w:val="TOC3"/>
            <w:tabs>
              <w:tab w:val="right" w:leader="dot" w:pos="9350"/>
            </w:tabs>
            <w:rPr>
              <w:ins w:id="613" w:author="MelakaA" w:date="2014-06-09T15:29:00Z"/>
              <w:del w:id="614" w:author="Ellipsis" w:date="2014-06-09T15:40:00Z"/>
              <w:rFonts w:eastAsiaTheme="minorEastAsia"/>
              <w:noProof/>
            </w:rPr>
          </w:pPr>
          <w:ins w:id="615" w:author="MelakaA" w:date="2014-06-09T15:29:00Z">
            <w:del w:id="616" w:author="Ellipsis" w:date="2014-06-09T15:40:00Z">
              <w:r w:rsidRPr="00932BF8">
                <w:rPr>
                  <w:rStyle w:val="Hyperlink"/>
                  <w:noProof/>
                </w:rPr>
                <w:delText>2.2.1 Core Features</w:delText>
              </w:r>
              <w:r w:rsidR="00567ABC" w:rsidDel="00393FD8">
                <w:rPr>
                  <w:noProof/>
                  <w:webHidden/>
                </w:rPr>
                <w:tab/>
                <w:delText>9</w:delText>
              </w:r>
            </w:del>
          </w:ins>
        </w:p>
        <w:p w14:paraId="2F8E7AD9" w14:textId="77777777" w:rsidR="00567ABC" w:rsidDel="00393FD8" w:rsidRDefault="00932BF8">
          <w:pPr>
            <w:pStyle w:val="TOC1"/>
            <w:tabs>
              <w:tab w:val="right" w:leader="dot" w:pos="9350"/>
            </w:tabs>
            <w:rPr>
              <w:ins w:id="617" w:author="MelakaA" w:date="2014-06-09T15:29:00Z"/>
              <w:del w:id="618" w:author="Ellipsis" w:date="2014-06-09T15:40:00Z"/>
              <w:rFonts w:eastAsiaTheme="minorEastAsia"/>
              <w:noProof/>
            </w:rPr>
          </w:pPr>
          <w:ins w:id="619" w:author="MelakaA" w:date="2014-06-09T15:29:00Z">
            <w:del w:id="620" w:author="Ellipsis" w:date="2014-06-09T15:40:00Z">
              <w:r w:rsidRPr="00932BF8">
                <w:rPr>
                  <w:rStyle w:val="Hyperlink"/>
                  <w:noProof/>
                </w:rPr>
                <w:delText>3. System Features and User Stories</w:delText>
              </w:r>
              <w:r w:rsidR="00567ABC" w:rsidDel="00393FD8">
                <w:rPr>
                  <w:noProof/>
                  <w:webHidden/>
                </w:rPr>
                <w:tab/>
                <w:delText>13</w:delText>
              </w:r>
            </w:del>
          </w:ins>
        </w:p>
        <w:p w14:paraId="080BA7FC" w14:textId="77777777" w:rsidR="00567ABC" w:rsidDel="00393FD8" w:rsidRDefault="00932BF8">
          <w:pPr>
            <w:pStyle w:val="TOC2"/>
            <w:tabs>
              <w:tab w:val="right" w:leader="dot" w:pos="9350"/>
            </w:tabs>
            <w:rPr>
              <w:ins w:id="621" w:author="MelakaA" w:date="2014-06-09T15:29:00Z"/>
              <w:del w:id="622" w:author="Ellipsis" w:date="2014-06-09T15:40:00Z"/>
              <w:rFonts w:eastAsiaTheme="minorEastAsia"/>
              <w:noProof/>
            </w:rPr>
          </w:pPr>
          <w:ins w:id="623" w:author="MelakaA" w:date="2014-06-09T15:29:00Z">
            <w:del w:id="624" w:author="Ellipsis" w:date="2014-06-09T15:40:00Z">
              <w:r w:rsidRPr="00932BF8">
                <w:rPr>
                  <w:rStyle w:val="Hyperlink"/>
                  <w:noProof/>
                </w:rPr>
                <w:delText>3.1 Application Management</w:delText>
              </w:r>
              <w:r w:rsidR="00567ABC" w:rsidDel="00393FD8">
                <w:rPr>
                  <w:noProof/>
                  <w:webHidden/>
                </w:rPr>
                <w:tab/>
                <w:delText>13</w:delText>
              </w:r>
            </w:del>
          </w:ins>
        </w:p>
        <w:p w14:paraId="42381729" w14:textId="77777777" w:rsidR="00567ABC" w:rsidDel="00393FD8" w:rsidRDefault="00932BF8">
          <w:pPr>
            <w:pStyle w:val="TOC3"/>
            <w:tabs>
              <w:tab w:val="right" w:leader="dot" w:pos="9350"/>
            </w:tabs>
            <w:rPr>
              <w:ins w:id="625" w:author="MelakaA" w:date="2014-06-09T15:29:00Z"/>
              <w:del w:id="626" w:author="Ellipsis" w:date="2014-06-09T15:40:00Z"/>
              <w:rFonts w:eastAsiaTheme="minorEastAsia"/>
              <w:noProof/>
            </w:rPr>
          </w:pPr>
          <w:ins w:id="627" w:author="MelakaA" w:date="2014-06-09T15:29:00Z">
            <w:del w:id="628" w:author="Ellipsis" w:date="2014-06-09T15:40:00Z">
              <w:r w:rsidRPr="00932BF8">
                <w:rPr>
                  <w:rStyle w:val="Hyperlink"/>
                  <w:noProof/>
                </w:rPr>
                <w:delText>3.1.1 User Login</w:delText>
              </w:r>
              <w:r w:rsidR="00567ABC" w:rsidDel="00393FD8">
                <w:rPr>
                  <w:noProof/>
                  <w:webHidden/>
                </w:rPr>
                <w:tab/>
                <w:delText>13</w:delText>
              </w:r>
            </w:del>
          </w:ins>
        </w:p>
        <w:p w14:paraId="7CDD449A" w14:textId="77777777" w:rsidR="00567ABC" w:rsidDel="00393FD8" w:rsidRDefault="00932BF8">
          <w:pPr>
            <w:pStyle w:val="TOC3"/>
            <w:tabs>
              <w:tab w:val="right" w:leader="dot" w:pos="9350"/>
            </w:tabs>
            <w:rPr>
              <w:ins w:id="629" w:author="MelakaA" w:date="2014-06-09T15:29:00Z"/>
              <w:del w:id="630" w:author="Ellipsis" w:date="2014-06-09T15:40:00Z"/>
              <w:rFonts w:eastAsiaTheme="minorEastAsia"/>
              <w:noProof/>
            </w:rPr>
          </w:pPr>
          <w:ins w:id="631" w:author="MelakaA" w:date="2014-06-09T15:29:00Z">
            <w:del w:id="632" w:author="Ellipsis" w:date="2014-06-09T15:40:00Z">
              <w:r w:rsidRPr="00932BF8">
                <w:rPr>
                  <w:rStyle w:val="Hyperlink"/>
                  <w:noProof/>
                </w:rPr>
                <w:delText>3.1.2 Forgot Password</w:delText>
              </w:r>
              <w:r w:rsidR="00567ABC" w:rsidDel="00393FD8">
                <w:rPr>
                  <w:noProof/>
                  <w:webHidden/>
                </w:rPr>
                <w:tab/>
                <w:delText>15</w:delText>
              </w:r>
            </w:del>
          </w:ins>
        </w:p>
        <w:p w14:paraId="4F9DB770" w14:textId="77777777" w:rsidR="00567ABC" w:rsidDel="00393FD8" w:rsidRDefault="00932BF8">
          <w:pPr>
            <w:pStyle w:val="TOC3"/>
            <w:tabs>
              <w:tab w:val="right" w:leader="dot" w:pos="9350"/>
            </w:tabs>
            <w:rPr>
              <w:ins w:id="633" w:author="MelakaA" w:date="2014-06-09T15:29:00Z"/>
              <w:del w:id="634" w:author="Ellipsis" w:date="2014-06-09T15:40:00Z"/>
              <w:rFonts w:eastAsiaTheme="minorEastAsia"/>
              <w:noProof/>
            </w:rPr>
          </w:pPr>
          <w:ins w:id="635" w:author="MelakaA" w:date="2014-06-09T15:29:00Z">
            <w:del w:id="636" w:author="Ellipsis" w:date="2014-06-09T15:40:00Z">
              <w:r w:rsidRPr="00932BF8">
                <w:rPr>
                  <w:rStyle w:val="Hyperlink"/>
                  <w:noProof/>
                </w:rPr>
                <w:delText>3.1.3 Student Registration</w:delText>
              </w:r>
              <w:r w:rsidR="00567ABC" w:rsidDel="00393FD8">
                <w:rPr>
                  <w:noProof/>
                  <w:webHidden/>
                </w:rPr>
                <w:tab/>
                <w:delText>17</w:delText>
              </w:r>
            </w:del>
          </w:ins>
        </w:p>
        <w:p w14:paraId="70932850" w14:textId="77777777" w:rsidR="00567ABC" w:rsidDel="00393FD8" w:rsidRDefault="00932BF8">
          <w:pPr>
            <w:pStyle w:val="TOC3"/>
            <w:tabs>
              <w:tab w:val="right" w:leader="dot" w:pos="9350"/>
            </w:tabs>
            <w:rPr>
              <w:ins w:id="637" w:author="MelakaA" w:date="2014-06-09T15:29:00Z"/>
              <w:del w:id="638" w:author="Ellipsis" w:date="2014-06-09T15:40:00Z"/>
              <w:rFonts w:eastAsiaTheme="minorEastAsia"/>
              <w:noProof/>
            </w:rPr>
          </w:pPr>
          <w:ins w:id="639" w:author="MelakaA" w:date="2014-06-09T15:29:00Z">
            <w:del w:id="640" w:author="Ellipsis" w:date="2014-06-09T15:40:00Z">
              <w:r w:rsidRPr="00932BF8">
                <w:rPr>
                  <w:rStyle w:val="Hyperlink"/>
                  <w:noProof/>
                </w:rPr>
                <w:delText>3.1.4 Save Password</w:delText>
              </w:r>
              <w:r w:rsidR="00567ABC" w:rsidDel="00393FD8">
                <w:rPr>
                  <w:noProof/>
                  <w:webHidden/>
                </w:rPr>
                <w:tab/>
                <w:delText>19</w:delText>
              </w:r>
            </w:del>
          </w:ins>
        </w:p>
        <w:p w14:paraId="587E8317" w14:textId="77777777" w:rsidR="00567ABC" w:rsidDel="00393FD8" w:rsidRDefault="00932BF8">
          <w:pPr>
            <w:pStyle w:val="TOC2"/>
            <w:tabs>
              <w:tab w:val="right" w:leader="dot" w:pos="9350"/>
            </w:tabs>
            <w:rPr>
              <w:ins w:id="641" w:author="MelakaA" w:date="2014-06-09T15:29:00Z"/>
              <w:del w:id="642" w:author="Ellipsis" w:date="2014-06-09T15:40:00Z"/>
              <w:rFonts w:eastAsiaTheme="minorEastAsia"/>
              <w:noProof/>
            </w:rPr>
          </w:pPr>
          <w:ins w:id="643" w:author="MelakaA" w:date="2014-06-09T15:29:00Z">
            <w:del w:id="644" w:author="Ellipsis" w:date="2014-06-09T15:40:00Z">
              <w:r w:rsidRPr="00932BF8">
                <w:rPr>
                  <w:rStyle w:val="Hyperlink"/>
                  <w:noProof/>
                </w:rPr>
                <w:lastRenderedPageBreak/>
                <w:delText>3.2 Application Help</w:delText>
              </w:r>
              <w:r w:rsidR="00567ABC" w:rsidDel="00393FD8">
                <w:rPr>
                  <w:noProof/>
                  <w:webHidden/>
                </w:rPr>
                <w:tab/>
                <w:delText>21</w:delText>
              </w:r>
            </w:del>
          </w:ins>
        </w:p>
        <w:p w14:paraId="0877F747" w14:textId="77777777" w:rsidR="00567ABC" w:rsidDel="00393FD8" w:rsidRDefault="00932BF8">
          <w:pPr>
            <w:pStyle w:val="TOC3"/>
            <w:tabs>
              <w:tab w:val="right" w:leader="dot" w:pos="9350"/>
            </w:tabs>
            <w:rPr>
              <w:ins w:id="645" w:author="MelakaA" w:date="2014-06-09T15:29:00Z"/>
              <w:del w:id="646" w:author="Ellipsis" w:date="2014-06-09T15:40:00Z"/>
              <w:rFonts w:eastAsiaTheme="minorEastAsia"/>
              <w:noProof/>
            </w:rPr>
          </w:pPr>
          <w:ins w:id="647" w:author="MelakaA" w:date="2014-06-09T15:29:00Z">
            <w:del w:id="648" w:author="Ellipsis" w:date="2014-06-09T15:40:00Z">
              <w:r w:rsidRPr="00932BF8">
                <w:rPr>
                  <w:rStyle w:val="Hyperlink"/>
                  <w:noProof/>
                </w:rPr>
                <w:delText>3.2.1 Site Map</w:delText>
              </w:r>
              <w:r w:rsidR="00567ABC" w:rsidDel="00393FD8">
                <w:rPr>
                  <w:noProof/>
                  <w:webHidden/>
                </w:rPr>
                <w:tab/>
                <w:delText>21</w:delText>
              </w:r>
            </w:del>
          </w:ins>
        </w:p>
        <w:p w14:paraId="7D56242C" w14:textId="77777777" w:rsidR="00567ABC" w:rsidDel="00393FD8" w:rsidRDefault="00932BF8">
          <w:pPr>
            <w:pStyle w:val="TOC3"/>
            <w:tabs>
              <w:tab w:val="right" w:leader="dot" w:pos="9350"/>
            </w:tabs>
            <w:rPr>
              <w:ins w:id="649" w:author="MelakaA" w:date="2014-06-09T15:29:00Z"/>
              <w:del w:id="650" w:author="Ellipsis" w:date="2014-06-09T15:40:00Z"/>
              <w:rFonts w:eastAsiaTheme="minorEastAsia"/>
              <w:noProof/>
            </w:rPr>
          </w:pPr>
          <w:ins w:id="651" w:author="MelakaA" w:date="2014-06-09T15:29:00Z">
            <w:del w:id="652" w:author="Ellipsis" w:date="2014-06-09T15:40:00Z">
              <w:r w:rsidRPr="00932BF8">
                <w:rPr>
                  <w:rStyle w:val="Hyperlink"/>
                  <w:noProof/>
                </w:rPr>
                <w:delText>3.2.2 Contact Us</w:delText>
              </w:r>
              <w:r w:rsidR="00567ABC" w:rsidDel="00393FD8">
                <w:rPr>
                  <w:noProof/>
                  <w:webHidden/>
                </w:rPr>
                <w:tab/>
                <w:delText>23</w:delText>
              </w:r>
            </w:del>
          </w:ins>
        </w:p>
        <w:p w14:paraId="6CB6B3D4" w14:textId="77777777" w:rsidR="00567ABC" w:rsidDel="00393FD8" w:rsidRDefault="00932BF8">
          <w:pPr>
            <w:pStyle w:val="TOC2"/>
            <w:tabs>
              <w:tab w:val="right" w:leader="dot" w:pos="9350"/>
            </w:tabs>
            <w:rPr>
              <w:ins w:id="653" w:author="MelakaA" w:date="2014-06-09T15:29:00Z"/>
              <w:del w:id="654" w:author="Ellipsis" w:date="2014-06-09T15:40:00Z"/>
              <w:rFonts w:eastAsiaTheme="minorEastAsia"/>
              <w:noProof/>
            </w:rPr>
          </w:pPr>
          <w:ins w:id="655" w:author="MelakaA" w:date="2014-06-09T15:29:00Z">
            <w:del w:id="656" w:author="Ellipsis" w:date="2014-06-09T15:40:00Z">
              <w:r w:rsidRPr="00932BF8">
                <w:rPr>
                  <w:rStyle w:val="Hyperlink"/>
                  <w:noProof/>
                </w:rPr>
                <w:delText>3.3 Profile Management</w:delText>
              </w:r>
              <w:r w:rsidR="00567ABC" w:rsidDel="00393FD8">
                <w:rPr>
                  <w:noProof/>
                  <w:webHidden/>
                </w:rPr>
                <w:tab/>
                <w:delText>25</w:delText>
              </w:r>
            </w:del>
          </w:ins>
        </w:p>
        <w:p w14:paraId="381DB1FE" w14:textId="77777777" w:rsidR="00567ABC" w:rsidDel="00393FD8" w:rsidRDefault="00932BF8">
          <w:pPr>
            <w:pStyle w:val="TOC3"/>
            <w:tabs>
              <w:tab w:val="right" w:leader="dot" w:pos="9350"/>
            </w:tabs>
            <w:rPr>
              <w:ins w:id="657" w:author="MelakaA" w:date="2014-06-09T15:29:00Z"/>
              <w:del w:id="658" w:author="Ellipsis" w:date="2014-06-09T15:40:00Z"/>
              <w:rFonts w:eastAsiaTheme="minorEastAsia"/>
              <w:noProof/>
            </w:rPr>
          </w:pPr>
          <w:ins w:id="659" w:author="MelakaA" w:date="2014-06-09T15:29:00Z">
            <w:del w:id="660" w:author="Ellipsis" w:date="2014-06-09T15:40:00Z">
              <w:r w:rsidRPr="00932BF8">
                <w:rPr>
                  <w:rStyle w:val="Hyperlink"/>
                  <w:noProof/>
                </w:rPr>
                <w:delText>3.3.1 View Profile</w:delText>
              </w:r>
              <w:r w:rsidR="00567ABC" w:rsidDel="00393FD8">
                <w:rPr>
                  <w:noProof/>
                  <w:webHidden/>
                </w:rPr>
                <w:tab/>
                <w:delText>25</w:delText>
              </w:r>
            </w:del>
          </w:ins>
        </w:p>
        <w:p w14:paraId="66423F5A" w14:textId="77777777" w:rsidR="00567ABC" w:rsidDel="00393FD8" w:rsidRDefault="00932BF8">
          <w:pPr>
            <w:pStyle w:val="TOC3"/>
            <w:tabs>
              <w:tab w:val="right" w:leader="dot" w:pos="9350"/>
            </w:tabs>
            <w:rPr>
              <w:ins w:id="661" w:author="MelakaA" w:date="2014-06-09T15:29:00Z"/>
              <w:del w:id="662" w:author="Ellipsis" w:date="2014-06-09T15:40:00Z"/>
              <w:rFonts w:eastAsiaTheme="minorEastAsia"/>
              <w:noProof/>
            </w:rPr>
          </w:pPr>
          <w:ins w:id="663" w:author="MelakaA" w:date="2014-06-09T15:29:00Z">
            <w:del w:id="664" w:author="Ellipsis" w:date="2014-06-09T15:40:00Z">
              <w:r w:rsidRPr="00932BF8">
                <w:rPr>
                  <w:rStyle w:val="Hyperlink"/>
                  <w:noProof/>
                </w:rPr>
                <w:delText>3.3.2 View Account Settings</w:delText>
              </w:r>
              <w:r w:rsidR="00567ABC" w:rsidDel="00393FD8">
                <w:rPr>
                  <w:noProof/>
                  <w:webHidden/>
                </w:rPr>
                <w:tab/>
                <w:delText>27</w:delText>
              </w:r>
            </w:del>
          </w:ins>
        </w:p>
        <w:p w14:paraId="168556FC" w14:textId="77777777" w:rsidR="00567ABC" w:rsidDel="00393FD8" w:rsidRDefault="00932BF8">
          <w:pPr>
            <w:pStyle w:val="TOC3"/>
            <w:tabs>
              <w:tab w:val="right" w:leader="dot" w:pos="9350"/>
            </w:tabs>
            <w:rPr>
              <w:ins w:id="665" w:author="MelakaA" w:date="2014-06-09T15:29:00Z"/>
              <w:del w:id="666" w:author="Ellipsis" w:date="2014-06-09T15:40:00Z"/>
              <w:rFonts w:eastAsiaTheme="minorEastAsia"/>
              <w:noProof/>
            </w:rPr>
          </w:pPr>
          <w:ins w:id="667" w:author="MelakaA" w:date="2014-06-09T15:29:00Z">
            <w:del w:id="668" w:author="Ellipsis" w:date="2014-06-09T15:40:00Z">
              <w:r w:rsidRPr="00932BF8">
                <w:rPr>
                  <w:rStyle w:val="Hyperlink"/>
                  <w:noProof/>
                </w:rPr>
                <w:delText>3.3.3 Edit Account Settings</w:delText>
              </w:r>
              <w:r w:rsidR="00567ABC" w:rsidDel="00393FD8">
                <w:rPr>
                  <w:noProof/>
                  <w:webHidden/>
                </w:rPr>
                <w:tab/>
                <w:delText>28</w:delText>
              </w:r>
            </w:del>
          </w:ins>
        </w:p>
        <w:p w14:paraId="1466BB9F" w14:textId="77777777" w:rsidR="00567ABC" w:rsidDel="00393FD8" w:rsidRDefault="00932BF8">
          <w:pPr>
            <w:pStyle w:val="TOC2"/>
            <w:tabs>
              <w:tab w:val="right" w:leader="dot" w:pos="9350"/>
            </w:tabs>
            <w:rPr>
              <w:ins w:id="669" w:author="MelakaA" w:date="2014-06-09T15:29:00Z"/>
              <w:del w:id="670" w:author="Ellipsis" w:date="2014-06-09T15:40:00Z"/>
              <w:rFonts w:eastAsiaTheme="minorEastAsia"/>
              <w:noProof/>
            </w:rPr>
          </w:pPr>
          <w:ins w:id="671" w:author="MelakaA" w:date="2014-06-09T15:29:00Z">
            <w:del w:id="672" w:author="Ellipsis" w:date="2014-06-09T15:40:00Z">
              <w:r w:rsidRPr="00932BF8">
                <w:rPr>
                  <w:rStyle w:val="Hyperlink"/>
                  <w:noProof/>
                </w:rPr>
                <w:delText>3.4 Exam Management</w:delText>
              </w:r>
              <w:r w:rsidR="00567ABC" w:rsidDel="00393FD8">
                <w:rPr>
                  <w:noProof/>
                  <w:webHidden/>
                </w:rPr>
                <w:tab/>
                <w:delText>31</w:delText>
              </w:r>
            </w:del>
          </w:ins>
        </w:p>
        <w:p w14:paraId="44386D79" w14:textId="77777777" w:rsidR="00567ABC" w:rsidDel="00393FD8" w:rsidRDefault="00932BF8">
          <w:pPr>
            <w:pStyle w:val="TOC3"/>
            <w:tabs>
              <w:tab w:val="right" w:leader="dot" w:pos="9350"/>
            </w:tabs>
            <w:rPr>
              <w:ins w:id="673" w:author="MelakaA" w:date="2014-06-09T15:29:00Z"/>
              <w:del w:id="674" w:author="Ellipsis" w:date="2014-06-09T15:40:00Z"/>
              <w:rFonts w:eastAsiaTheme="minorEastAsia"/>
              <w:noProof/>
            </w:rPr>
          </w:pPr>
          <w:ins w:id="675" w:author="MelakaA" w:date="2014-06-09T15:29:00Z">
            <w:del w:id="676" w:author="Ellipsis" w:date="2014-06-09T15:40:00Z">
              <w:r w:rsidRPr="00932BF8">
                <w:rPr>
                  <w:rStyle w:val="Hyperlink"/>
                  <w:noProof/>
                </w:rPr>
                <w:delText>3.4.1 View Available Exams</w:delText>
              </w:r>
              <w:r w:rsidR="00567ABC" w:rsidDel="00393FD8">
                <w:rPr>
                  <w:noProof/>
                  <w:webHidden/>
                </w:rPr>
                <w:tab/>
                <w:delText>31</w:delText>
              </w:r>
            </w:del>
          </w:ins>
        </w:p>
        <w:p w14:paraId="43CC82F7" w14:textId="77777777" w:rsidR="00567ABC" w:rsidDel="00393FD8" w:rsidRDefault="00932BF8">
          <w:pPr>
            <w:pStyle w:val="TOC3"/>
            <w:tabs>
              <w:tab w:val="right" w:leader="dot" w:pos="9350"/>
            </w:tabs>
            <w:rPr>
              <w:ins w:id="677" w:author="MelakaA" w:date="2014-06-09T15:29:00Z"/>
              <w:del w:id="678" w:author="Ellipsis" w:date="2014-06-09T15:40:00Z"/>
              <w:rFonts w:eastAsiaTheme="minorEastAsia"/>
              <w:noProof/>
            </w:rPr>
          </w:pPr>
          <w:ins w:id="679" w:author="MelakaA" w:date="2014-06-09T15:29:00Z">
            <w:del w:id="680" w:author="Ellipsis" w:date="2014-06-09T15:40:00Z">
              <w:r w:rsidRPr="00932BF8">
                <w:rPr>
                  <w:rStyle w:val="Hyperlink"/>
                  <w:noProof/>
                </w:rPr>
                <w:delText>3.4.2 View Each Available Exams</w:delText>
              </w:r>
              <w:r w:rsidR="00567ABC" w:rsidDel="00393FD8">
                <w:rPr>
                  <w:noProof/>
                  <w:webHidden/>
                </w:rPr>
                <w:tab/>
                <w:delText>33</w:delText>
              </w:r>
            </w:del>
          </w:ins>
        </w:p>
        <w:p w14:paraId="17C90690" w14:textId="77777777" w:rsidR="00567ABC" w:rsidDel="00393FD8" w:rsidRDefault="00932BF8">
          <w:pPr>
            <w:pStyle w:val="TOC3"/>
            <w:tabs>
              <w:tab w:val="right" w:leader="dot" w:pos="9350"/>
            </w:tabs>
            <w:rPr>
              <w:ins w:id="681" w:author="MelakaA" w:date="2014-06-09T15:29:00Z"/>
              <w:del w:id="682" w:author="Ellipsis" w:date="2014-06-09T15:40:00Z"/>
              <w:rFonts w:eastAsiaTheme="minorEastAsia"/>
              <w:noProof/>
            </w:rPr>
          </w:pPr>
          <w:ins w:id="683" w:author="MelakaA" w:date="2014-06-09T15:29:00Z">
            <w:del w:id="684" w:author="Ellipsis" w:date="2014-06-09T15:40:00Z">
              <w:r w:rsidRPr="00932BF8">
                <w:rPr>
                  <w:rStyle w:val="Hyperlink"/>
                  <w:noProof/>
                </w:rPr>
                <w:delText>3.4.3 Take Exam</w:delText>
              </w:r>
              <w:r w:rsidR="00567ABC" w:rsidDel="00393FD8">
                <w:rPr>
                  <w:noProof/>
                  <w:webHidden/>
                </w:rPr>
                <w:tab/>
                <w:delText>35</w:delText>
              </w:r>
            </w:del>
          </w:ins>
        </w:p>
        <w:p w14:paraId="160D8B12" w14:textId="77777777" w:rsidR="00567ABC" w:rsidDel="00393FD8" w:rsidRDefault="00932BF8">
          <w:pPr>
            <w:pStyle w:val="TOC3"/>
            <w:tabs>
              <w:tab w:val="right" w:leader="dot" w:pos="9350"/>
            </w:tabs>
            <w:rPr>
              <w:ins w:id="685" w:author="MelakaA" w:date="2014-06-09T15:29:00Z"/>
              <w:del w:id="686" w:author="Ellipsis" w:date="2014-06-09T15:40:00Z"/>
              <w:rFonts w:eastAsiaTheme="minorEastAsia"/>
              <w:noProof/>
            </w:rPr>
          </w:pPr>
          <w:ins w:id="687" w:author="MelakaA" w:date="2014-06-09T15:29:00Z">
            <w:del w:id="688" w:author="Ellipsis" w:date="2014-06-09T15:40:00Z">
              <w:r w:rsidRPr="00932BF8">
                <w:rPr>
                  <w:rStyle w:val="Hyperlink"/>
                  <w:noProof/>
                </w:rPr>
                <w:delText>3.4.4 Questions with single answers</w:delText>
              </w:r>
              <w:r w:rsidR="00567ABC" w:rsidDel="00393FD8">
                <w:rPr>
                  <w:noProof/>
                  <w:webHidden/>
                </w:rPr>
                <w:tab/>
                <w:delText>37</w:delText>
              </w:r>
            </w:del>
          </w:ins>
        </w:p>
        <w:p w14:paraId="209CF354" w14:textId="77777777" w:rsidR="00567ABC" w:rsidDel="00393FD8" w:rsidRDefault="00932BF8">
          <w:pPr>
            <w:pStyle w:val="TOC3"/>
            <w:tabs>
              <w:tab w:val="right" w:leader="dot" w:pos="9350"/>
            </w:tabs>
            <w:rPr>
              <w:ins w:id="689" w:author="MelakaA" w:date="2014-06-09T15:29:00Z"/>
              <w:del w:id="690" w:author="Ellipsis" w:date="2014-06-09T15:40:00Z"/>
              <w:rFonts w:eastAsiaTheme="minorEastAsia"/>
              <w:noProof/>
            </w:rPr>
          </w:pPr>
          <w:ins w:id="691" w:author="MelakaA" w:date="2014-06-09T15:29:00Z">
            <w:del w:id="692" w:author="Ellipsis" w:date="2014-06-09T15:40:00Z">
              <w:r w:rsidRPr="00932BF8">
                <w:rPr>
                  <w:rStyle w:val="Hyperlink"/>
                  <w:noProof/>
                </w:rPr>
                <w:delText>3.4.5 Multiple Answer Questions</w:delText>
              </w:r>
              <w:r w:rsidR="00567ABC" w:rsidDel="00393FD8">
                <w:rPr>
                  <w:noProof/>
                  <w:webHidden/>
                </w:rPr>
                <w:tab/>
                <w:delText>39</w:delText>
              </w:r>
            </w:del>
          </w:ins>
        </w:p>
        <w:p w14:paraId="402FA36D" w14:textId="77777777" w:rsidR="00567ABC" w:rsidDel="00393FD8" w:rsidRDefault="00932BF8">
          <w:pPr>
            <w:pStyle w:val="TOC3"/>
            <w:tabs>
              <w:tab w:val="right" w:leader="dot" w:pos="9350"/>
            </w:tabs>
            <w:rPr>
              <w:ins w:id="693" w:author="MelakaA" w:date="2014-06-09T15:29:00Z"/>
              <w:del w:id="694" w:author="Ellipsis" w:date="2014-06-09T15:40:00Z"/>
              <w:rFonts w:eastAsiaTheme="minorEastAsia"/>
              <w:noProof/>
            </w:rPr>
          </w:pPr>
          <w:ins w:id="695" w:author="MelakaA" w:date="2014-06-09T15:29:00Z">
            <w:del w:id="696" w:author="Ellipsis" w:date="2014-06-09T15:40:00Z">
              <w:r w:rsidRPr="00932BF8">
                <w:rPr>
                  <w:rStyle w:val="Hyperlink"/>
                  <w:noProof/>
                </w:rPr>
                <w:delText>3.4.6 Short Written Answer Questions</w:delText>
              </w:r>
              <w:r w:rsidR="00567ABC" w:rsidDel="00393FD8">
                <w:rPr>
                  <w:noProof/>
                  <w:webHidden/>
                </w:rPr>
                <w:tab/>
                <w:delText>41</w:delText>
              </w:r>
            </w:del>
          </w:ins>
        </w:p>
        <w:p w14:paraId="7E9D5221" w14:textId="77777777" w:rsidR="00567ABC" w:rsidDel="00393FD8" w:rsidRDefault="00932BF8">
          <w:pPr>
            <w:pStyle w:val="TOC3"/>
            <w:tabs>
              <w:tab w:val="right" w:leader="dot" w:pos="9350"/>
            </w:tabs>
            <w:rPr>
              <w:ins w:id="697" w:author="MelakaA" w:date="2014-06-09T15:29:00Z"/>
              <w:del w:id="698" w:author="Ellipsis" w:date="2014-06-09T15:40:00Z"/>
              <w:rFonts w:eastAsiaTheme="minorEastAsia"/>
              <w:noProof/>
            </w:rPr>
          </w:pPr>
          <w:ins w:id="699" w:author="MelakaA" w:date="2014-06-09T15:29:00Z">
            <w:del w:id="700" w:author="Ellipsis" w:date="2014-06-09T15:40:00Z">
              <w:r w:rsidRPr="00932BF8">
                <w:rPr>
                  <w:rStyle w:val="Hyperlink"/>
                  <w:noProof/>
                </w:rPr>
                <w:delText>3.4.7 Drag and Drop Answers Type A Questions</w:delText>
              </w:r>
              <w:r w:rsidR="00567ABC" w:rsidDel="00393FD8">
                <w:rPr>
                  <w:noProof/>
                  <w:webHidden/>
                </w:rPr>
                <w:tab/>
                <w:delText>43</w:delText>
              </w:r>
            </w:del>
          </w:ins>
        </w:p>
        <w:p w14:paraId="7464AB67" w14:textId="77777777" w:rsidR="00567ABC" w:rsidDel="00393FD8" w:rsidRDefault="00932BF8">
          <w:pPr>
            <w:pStyle w:val="TOC3"/>
            <w:tabs>
              <w:tab w:val="right" w:leader="dot" w:pos="9350"/>
            </w:tabs>
            <w:rPr>
              <w:ins w:id="701" w:author="MelakaA" w:date="2014-06-09T15:29:00Z"/>
              <w:del w:id="702" w:author="Ellipsis" w:date="2014-06-09T15:40:00Z"/>
              <w:rFonts w:eastAsiaTheme="minorEastAsia"/>
              <w:noProof/>
            </w:rPr>
          </w:pPr>
          <w:ins w:id="703" w:author="MelakaA" w:date="2014-06-09T15:29:00Z">
            <w:del w:id="704" w:author="Ellipsis" w:date="2014-06-09T15:40:00Z">
              <w:r w:rsidRPr="00932BF8">
                <w:rPr>
                  <w:rStyle w:val="Hyperlink"/>
                  <w:noProof/>
                </w:rPr>
                <w:delText>3.4.8Drag and Drop Answers Type B Questions</w:delText>
              </w:r>
              <w:r w:rsidR="00567ABC" w:rsidDel="00393FD8">
                <w:rPr>
                  <w:noProof/>
                  <w:webHidden/>
                </w:rPr>
                <w:tab/>
                <w:delText>45</w:delText>
              </w:r>
            </w:del>
          </w:ins>
        </w:p>
        <w:p w14:paraId="55109284" w14:textId="77777777" w:rsidR="00567ABC" w:rsidDel="00393FD8" w:rsidRDefault="00932BF8">
          <w:pPr>
            <w:pStyle w:val="TOC3"/>
            <w:tabs>
              <w:tab w:val="right" w:leader="dot" w:pos="9350"/>
            </w:tabs>
            <w:rPr>
              <w:ins w:id="705" w:author="MelakaA" w:date="2014-06-09T15:29:00Z"/>
              <w:del w:id="706" w:author="Ellipsis" w:date="2014-06-09T15:40:00Z"/>
              <w:rFonts w:eastAsiaTheme="minorEastAsia"/>
              <w:noProof/>
            </w:rPr>
          </w:pPr>
          <w:ins w:id="707" w:author="MelakaA" w:date="2014-06-09T15:29:00Z">
            <w:del w:id="708" w:author="Ellipsis" w:date="2014-06-09T15:40:00Z">
              <w:r w:rsidRPr="00932BF8">
                <w:rPr>
                  <w:rStyle w:val="Hyperlink"/>
                  <w:noProof/>
                </w:rPr>
                <w:delText>3.4.9 Multiple Choice Answer Questions</w:delText>
              </w:r>
              <w:r w:rsidR="00567ABC" w:rsidDel="00393FD8">
                <w:rPr>
                  <w:noProof/>
                  <w:webHidden/>
                </w:rPr>
                <w:tab/>
                <w:delText>47</w:delText>
              </w:r>
            </w:del>
          </w:ins>
        </w:p>
        <w:p w14:paraId="77D1B4C8" w14:textId="77777777" w:rsidR="00567ABC" w:rsidDel="00393FD8" w:rsidRDefault="00932BF8">
          <w:pPr>
            <w:pStyle w:val="TOC3"/>
            <w:tabs>
              <w:tab w:val="right" w:leader="dot" w:pos="9350"/>
            </w:tabs>
            <w:rPr>
              <w:ins w:id="709" w:author="MelakaA" w:date="2014-06-09T15:29:00Z"/>
              <w:del w:id="710" w:author="Ellipsis" w:date="2014-06-09T15:40:00Z"/>
              <w:rFonts w:eastAsiaTheme="minorEastAsia"/>
              <w:noProof/>
            </w:rPr>
          </w:pPr>
          <w:ins w:id="711" w:author="MelakaA" w:date="2014-06-09T15:29:00Z">
            <w:del w:id="712" w:author="Ellipsis" w:date="2014-06-09T15:40:00Z">
              <w:r w:rsidRPr="00932BF8">
                <w:rPr>
                  <w:rStyle w:val="Hyperlink"/>
                  <w:noProof/>
                </w:rPr>
                <w:delText>3.4.10 Move to Next Question in the Exam</w:delText>
              </w:r>
              <w:r w:rsidR="00567ABC" w:rsidDel="00393FD8">
                <w:rPr>
                  <w:noProof/>
                  <w:webHidden/>
                </w:rPr>
                <w:tab/>
                <w:delText>49</w:delText>
              </w:r>
            </w:del>
          </w:ins>
        </w:p>
        <w:p w14:paraId="43114CE6" w14:textId="77777777" w:rsidR="00567ABC" w:rsidDel="00393FD8" w:rsidRDefault="00932BF8">
          <w:pPr>
            <w:pStyle w:val="TOC3"/>
            <w:tabs>
              <w:tab w:val="right" w:leader="dot" w:pos="9350"/>
            </w:tabs>
            <w:rPr>
              <w:ins w:id="713" w:author="MelakaA" w:date="2014-06-09T15:29:00Z"/>
              <w:del w:id="714" w:author="Ellipsis" w:date="2014-06-09T15:40:00Z"/>
              <w:rFonts w:eastAsiaTheme="minorEastAsia"/>
              <w:noProof/>
            </w:rPr>
          </w:pPr>
          <w:ins w:id="715" w:author="MelakaA" w:date="2014-06-09T15:29:00Z">
            <w:del w:id="716" w:author="Ellipsis" w:date="2014-06-09T15:40:00Z">
              <w:r w:rsidRPr="00932BF8">
                <w:rPr>
                  <w:rStyle w:val="Hyperlink"/>
                  <w:noProof/>
                </w:rPr>
                <w:delText>3.4.11Move to Previous Question in the Exam</w:delText>
              </w:r>
              <w:r w:rsidR="00567ABC" w:rsidDel="00393FD8">
                <w:rPr>
                  <w:noProof/>
                  <w:webHidden/>
                </w:rPr>
                <w:tab/>
                <w:delText>51</w:delText>
              </w:r>
            </w:del>
          </w:ins>
        </w:p>
        <w:p w14:paraId="09BFF14B" w14:textId="77777777" w:rsidR="00567ABC" w:rsidDel="00393FD8" w:rsidRDefault="00932BF8">
          <w:pPr>
            <w:pStyle w:val="TOC3"/>
            <w:tabs>
              <w:tab w:val="right" w:leader="dot" w:pos="9350"/>
            </w:tabs>
            <w:rPr>
              <w:ins w:id="717" w:author="MelakaA" w:date="2014-06-09T15:29:00Z"/>
              <w:del w:id="718" w:author="Ellipsis" w:date="2014-06-09T15:40:00Z"/>
              <w:rFonts w:eastAsiaTheme="minorEastAsia"/>
              <w:noProof/>
            </w:rPr>
          </w:pPr>
          <w:ins w:id="719" w:author="MelakaA" w:date="2014-06-09T15:29:00Z">
            <w:del w:id="720" w:author="Ellipsis" w:date="2014-06-09T15:40:00Z">
              <w:r w:rsidRPr="00932BF8">
                <w:rPr>
                  <w:rStyle w:val="Hyperlink"/>
                  <w:noProof/>
                </w:rPr>
                <w:delText>3.4.12 Timer</w:delText>
              </w:r>
              <w:r w:rsidR="00567ABC" w:rsidDel="00393FD8">
                <w:rPr>
                  <w:noProof/>
                  <w:webHidden/>
                </w:rPr>
                <w:tab/>
                <w:delText>53</w:delText>
              </w:r>
            </w:del>
          </w:ins>
        </w:p>
        <w:p w14:paraId="239886A4" w14:textId="77777777" w:rsidR="00567ABC" w:rsidDel="00393FD8" w:rsidRDefault="00932BF8">
          <w:pPr>
            <w:pStyle w:val="TOC3"/>
            <w:tabs>
              <w:tab w:val="right" w:leader="dot" w:pos="9350"/>
            </w:tabs>
            <w:rPr>
              <w:ins w:id="721" w:author="MelakaA" w:date="2014-06-09T15:29:00Z"/>
              <w:del w:id="722" w:author="Ellipsis" w:date="2014-06-09T15:40:00Z"/>
              <w:rFonts w:eastAsiaTheme="minorEastAsia"/>
              <w:noProof/>
            </w:rPr>
          </w:pPr>
          <w:ins w:id="723" w:author="MelakaA" w:date="2014-06-09T15:29:00Z">
            <w:del w:id="724" w:author="Ellipsis" w:date="2014-06-09T15:40:00Z">
              <w:r w:rsidRPr="00932BF8">
                <w:rPr>
                  <w:rStyle w:val="Hyperlink"/>
                  <w:noProof/>
                </w:rPr>
                <w:delText>3.4.13 Change previously attempted questions answer(s)</w:delText>
              </w:r>
              <w:r w:rsidR="00567ABC" w:rsidDel="00393FD8">
                <w:rPr>
                  <w:noProof/>
                  <w:webHidden/>
                </w:rPr>
                <w:tab/>
                <w:delText>56</w:delText>
              </w:r>
            </w:del>
          </w:ins>
        </w:p>
        <w:p w14:paraId="2D72047E" w14:textId="77777777" w:rsidR="00567ABC" w:rsidDel="00393FD8" w:rsidRDefault="00932BF8">
          <w:pPr>
            <w:pStyle w:val="TOC3"/>
            <w:tabs>
              <w:tab w:val="right" w:leader="dot" w:pos="9350"/>
            </w:tabs>
            <w:rPr>
              <w:ins w:id="725" w:author="MelakaA" w:date="2014-06-09T15:29:00Z"/>
              <w:del w:id="726" w:author="Ellipsis" w:date="2014-06-09T15:40:00Z"/>
              <w:rFonts w:eastAsiaTheme="minorEastAsia"/>
              <w:noProof/>
            </w:rPr>
          </w:pPr>
          <w:ins w:id="727" w:author="MelakaA" w:date="2014-06-09T15:29:00Z">
            <w:del w:id="728" w:author="Ellipsis" w:date="2014-06-09T15:40:00Z">
              <w:r w:rsidRPr="00932BF8">
                <w:rPr>
                  <w:rStyle w:val="Hyperlink"/>
                  <w:noProof/>
                </w:rPr>
                <w:delText>3.4.14 View Exam Summary</w:delText>
              </w:r>
              <w:r w:rsidR="00567ABC" w:rsidDel="00393FD8">
                <w:rPr>
                  <w:noProof/>
                  <w:webHidden/>
                </w:rPr>
                <w:tab/>
                <w:delText>58</w:delText>
              </w:r>
            </w:del>
          </w:ins>
        </w:p>
        <w:p w14:paraId="0A23111F" w14:textId="77777777" w:rsidR="00567ABC" w:rsidDel="00393FD8" w:rsidRDefault="00932BF8">
          <w:pPr>
            <w:pStyle w:val="TOC3"/>
            <w:tabs>
              <w:tab w:val="right" w:leader="dot" w:pos="9350"/>
            </w:tabs>
            <w:rPr>
              <w:ins w:id="729" w:author="MelakaA" w:date="2014-06-09T15:29:00Z"/>
              <w:del w:id="730" w:author="Ellipsis" w:date="2014-06-09T15:40:00Z"/>
              <w:rFonts w:eastAsiaTheme="minorEastAsia"/>
              <w:noProof/>
            </w:rPr>
          </w:pPr>
          <w:ins w:id="731" w:author="MelakaA" w:date="2014-06-09T15:29:00Z">
            <w:del w:id="732" w:author="Ellipsis" w:date="2014-06-09T15:40:00Z">
              <w:r w:rsidRPr="00932BF8">
                <w:rPr>
                  <w:rStyle w:val="Hyperlink"/>
                  <w:noProof/>
                </w:rPr>
                <w:delText>3.4.15 End Exam</w:delText>
              </w:r>
              <w:r w:rsidR="00567ABC" w:rsidDel="00393FD8">
                <w:rPr>
                  <w:noProof/>
                  <w:webHidden/>
                </w:rPr>
                <w:tab/>
                <w:delText>60</w:delText>
              </w:r>
            </w:del>
          </w:ins>
        </w:p>
        <w:p w14:paraId="7E548057" w14:textId="77777777" w:rsidR="00567ABC" w:rsidDel="00393FD8" w:rsidRDefault="00932BF8">
          <w:pPr>
            <w:pStyle w:val="TOC2"/>
            <w:tabs>
              <w:tab w:val="right" w:leader="dot" w:pos="9350"/>
            </w:tabs>
            <w:rPr>
              <w:ins w:id="733" w:author="MelakaA" w:date="2014-06-09T15:29:00Z"/>
              <w:del w:id="734" w:author="Ellipsis" w:date="2014-06-09T15:40:00Z"/>
              <w:rFonts w:eastAsiaTheme="minorEastAsia"/>
              <w:noProof/>
            </w:rPr>
          </w:pPr>
          <w:ins w:id="735" w:author="MelakaA" w:date="2014-06-09T15:29:00Z">
            <w:del w:id="736" w:author="Ellipsis" w:date="2014-06-09T15:40:00Z">
              <w:r w:rsidRPr="00932BF8">
                <w:rPr>
                  <w:rStyle w:val="Hyperlink"/>
                  <w:noProof/>
                </w:rPr>
                <w:delText>3.5 Exam Help</w:delText>
              </w:r>
              <w:r w:rsidR="00567ABC" w:rsidDel="00393FD8">
                <w:rPr>
                  <w:noProof/>
                  <w:webHidden/>
                </w:rPr>
                <w:tab/>
                <w:delText>62</w:delText>
              </w:r>
            </w:del>
          </w:ins>
        </w:p>
        <w:p w14:paraId="0ACC7EA6" w14:textId="77777777" w:rsidR="00567ABC" w:rsidDel="00393FD8" w:rsidRDefault="00932BF8">
          <w:pPr>
            <w:pStyle w:val="TOC3"/>
            <w:tabs>
              <w:tab w:val="right" w:leader="dot" w:pos="9350"/>
            </w:tabs>
            <w:rPr>
              <w:ins w:id="737" w:author="MelakaA" w:date="2014-06-09T15:29:00Z"/>
              <w:del w:id="738" w:author="Ellipsis" w:date="2014-06-09T15:40:00Z"/>
              <w:rFonts w:eastAsiaTheme="minorEastAsia"/>
              <w:noProof/>
            </w:rPr>
          </w:pPr>
          <w:ins w:id="739" w:author="MelakaA" w:date="2014-06-09T15:29:00Z">
            <w:del w:id="740" w:author="Ellipsis" w:date="2014-06-09T15:40:00Z">
              <w:r w:rsidRPr="00932BF8">
                <w:rPr>
                  <w:rStyle w:val="Hyperlink"/>
                  <w:noProof/>
                </w:rPr>
                <w:delText>3.5.1 Mark Questions for further reference</w:delText>
              </w:r>
              <w:r w:rsidR="00567ABC" w:rsidDel="00393FD8">
                <w:rPr>
                  <w:noProof/>
                  <w:webHidden/>
                </w:rPr>
                <w:tab/>
                <w:delText>62</w:delText>
              </w:r>
            </w:del>
          </w:ins>
        </w:p>
        <w:p w14:paraId="62234F4A" w14:textId="77777777" w:rsidR="00567ABC" w:rsidDel="00393FD8" w:rsidRDefault="00932BF8">
          <w:pPr>
            <w:pStyle w:val="TOC3"/>
            <w:tabs>
              <w:tab w:val="right" w:leader="dot" w:pos="9350"/>
            </w:tabs>
            <w:rPr>
              <w:ins w:id="741" w:author="MelakaA" w:date="2014-06-09T15:29:00Z"/>
              <w:del w:id="742" w:author="Ellipsis" w:date="2014-06-09T15:40:00Z"/>
              <w:rFonts w:eastAsiaTheme="minorEastAsia"/>
              <w:noProof/>
            </w:rPr>
          </w:pPr>
          <w:ins w:id="743" w:author="MelakaA" w:date="2014-06-09T15:29:00Z">
            <w:del w:id="744" w:author="Ellipsis" w:date="2014-06-09T15:40:00Z">
              <w:r w:rsidRPr="00932BF8">
                <w:rPr>
                  <w:rStyle w:val="Hyperlink"/>
                  <w:noProof/>
                </w:rPr>
                <w:delText>3.5.2 View Marked Questions</w:delText>
              </w:r>
              <w:r w:rsidR="00567ABC" w:rsidDel="00393FD8">
                <w:rPr>
                  <w:noProof/>
                  <w:webHidden/>
                </w:rPr>
                <w:tab/>
                <w:delText>64</w:delText>
              </w:r>
            </w:del>
          </w:ins>
        </w:p>
        <w:p w14:paraId="7FA5B16E" w14:textId="77777777" w:rsidR="00567ABC" w:rsidDel="00393FD8" w:rsidRDefault="00932BF8">
          <w:pPr>
            <w:pStyle w:val="TOC3"/>
            <w:tabs>
              <w:tab w:val="right" w:leader="dot" w:pos="9350"/>
            </w:tabs>
            <w:rPr>
              <w:ins w:id="745" w:author="MelakaA" w:date="2014-06-09T15:29:00Z"/>
              <w:del w:id="746" w:author="Ellipsis" w:date="2014-06-09T15:40:00Z"/>
              <w:rFonts w:eastAsiaTheme="minorEastAsia"/>
              <w:noProof/>
            </w:rPr>
          </w:pPr>
          <w:ins w:id="747" w:author="MelakaA" w:date="2014-06-09T15:29:00Z">
            <w:del w:id="748" w:author="Ellipsis" w:date="2014-06-09T15:40:00Z">
              <w:r w:rsidRPr="00932BF8">
                <w:rPr>
                  <w:rStyle w:val="Hyperlink"/>
                  <w:noProof/>
                </w:rPr>
                <w:delText>3.5.3 Go back to a marked question</w:delText>
              </w:r>
              <w:r w:rsidR="00567ABC" w:rsidDel="00393FD8">
                <w:rPr>
                  <w:noProof/>
                  <w:webHidden/>
                </w:rPr>
                <w:tab/>
                <w:delText>66</w:delText>
              </w:r>
            </w:del>
          </w:ins>
        </w:p>
        <w:p w14:paraId="1294CA37" w14:textId="77777777" w:rsidR="00567ABC" w:rsidDel="00393FD8" w:rsidRDefault="00932BF8">
          <w:pPr>
            <w:pStyle w:val="TOC3"/>
            <w:tabs>
              <w:tab w:val="right" w:leader="dot" w:pos="9350"/>
            </w:tabs>
            <w:rPr>
              <w:ins w:id="749" w:author="MelakaA" w:date="2014-06-09T15:29:00Z"/>
              <w:del w:id="750" w:author="Ellipsis" w:date="2014-06-09T15:40:00Z"/>
              <w:rFonts w:eastAsiaTheme="minorEastAsia"/>
              <w:noProof/>
            </w:rPr>
          </w:pPr>
          <w:ins w:id="751" w:author="MelakaA" w:date="2014-06-09T15:29:00Z">
            <w:del w:id="752" w:author="Ellipsis" w:date="2014-06-09T15:40:00Z">
              <w:r w:rsidRPr="00932BF8">
                <w:rPr>
                  <w:rStyle w:val="Hyperlink"/>
                  <w:noProof/>
                </w:rPr>
                <w:delText>3.5.4 Scientific Calculator</w:delText>
              </w:r>
              <w:r w:rsidR="00567ABC" w:rsidDel="00393FD8">
                <w:rPr>
                  <w:noProof/>
                  <w:webHidden/>
                </w:rPr>
                <w:tab/>
                <w:delText>68</w:delText>
              </w:r>
            </w:del>
          </w:ins>
        </w:p>
        <w:p w14:paraId="711E6031" w14:textId="77777777" w:rsidR="00567ABC" w:rsidDel="00393FD8" w:rsidRDefault="00932BF8">
          <w:pPr>
            <w:pStyle w:val="TOC3"/>
            <w:tabs>
              <w:tab w:val="right" w:leader="dot" w:pos="9350"/>
            </w:tabs>
            <w:rPr>
              <w:ins w:id="753" w:author="MelakaA" w:date="2014-06-09T15:29:00Z"/>
              <w:del w:id="754" w:author="Ellipsis" w:date="2014-06-09T15:40:00Z"/>
              <w:rFonts w:eastAsiaTheme="minorEastAsia"/>
              <w:noProof/>
            </w:rPr>
          </w:pPr>
          <w:ins w:id="755" w:author="MelakaA" w:date="2014-06-09T15:29:00Z">
            <w:del w:id="756" w:author="Ellipsis" w:date="2014-06-09T15:40:00Z">
              <w:r w:rsidRPr="00932BF8">
                <w:rPr>
                  <w:rStyle w:val="Hyperlink"/>
                  <w:noProof/>
                </w:rPr>
                <w:delText>3.5.5 Notepad</w:delText>
              </w:r>
              <w:r w:rsidR="00567ABC" w:rsidDel="00393FD8">
                <w:rPr>
                  <w:noProof/>
                  <w:webHidden/>
                </w:rPr>
                <w:tab/>
                <w:delText>70</w:delText>
              </w:r>
            </w:del>
          </w:ins>
        </w:p>
        <w:p w14:paraId="355D2B31" w14:textId="77777777" w:rsidR="00567ABC" w:rsidDel="00393FD8" w:rsidRDefault="00932BF8">
          <w:pPr>
            <w:pStyle w:val="TOC3"/>
            <w:tabs>
              <w:tab w:val="right" w:leader="dot" w:pos="9350"/>
            </w:tabs>
            <w:rPr>
              <w:ins w:id="757" w:author="MelakaA" w:date="2014-06-09T15:29:00Z"/>
              <w:del w:id="758" w:author="Ellipsis" w:date="2014-06-09T15:40:00Z"/>
              <w:rFonts w:eastAsiaTheme="minorEastAsia"/>
              <w:noProof/>
            </w:rPr>
          </w:pPr>
          <w:ins w:id="759" w:author="MelakaA" w:date="2014-06-09T15:29:00Z">
            <w:del w:id="760" w:author="Ellipsis" w:date="2014-06-09T15:40:00Z">
              <w:r w:rsidRPr="00932BF8">
                <w:rPr>
                  <w:rStyle w:val="Hyperlink"/>
                  <w:noProof/>
                </w:rPr>
                <w:delText>3.5.6 View Sample Exam</w:delText>
              </w:r>
              <w:r w:rsidR="00567ABC" w:rsidDel="00393FD8">
                <w:rPr>
                  <w:noProof/>
                  <w:webHidden/>
                </w:rPr>
                <w:tab/>
                <w:delText>72</w:delText>
              </w:r>
            </w:del>
          </w:ins>
        </w:p>
        <w:p w14:paraId="524EC626" w14:textId="77777777" w:rsidR="00567ABC" w:rsidDel="00393FD8" w:rsidRDefault="00932BF8">
          <w:pPr>
            <w:pStyle w:val="TOC2"/>
            <w:tabs>
              <w:tab w:val="right" w:leader="dot" w:pos="9350"/>
            </w:tabs>
            <w:rPr>
              <w:ins w:id="761" w:author="MelakaA" w:date="2014-06-09T15:29:00Z"/>
              <w:del w:id="762" w:author="Ellipsis" w:date="2014-06-09T15:40:00Z"/>
              <w:rFonts w:eastAsiaTheme="minorEastAsia"/>
              <w:noProof/>
            </w:rPr>
          </w:pPr>
          <w:ins w:id="763" w:author="MelakaA" w:date="2014-06-09T15:29:00Z">
            <w:del w:id="764" w:author="Ellipsis" w:date="2014-06-09T15:40:00Z">
              <w:r w:rsidRPr="00932BF8">
                <w:rPr>
                  <w:rStyle w:val="Hyperlink"/>
                  <w:noProof/>
                </w:rPr>
                <w:delText>3.6 Student Management (Admin)</w:delText>
              </w:r>
              <w:r w:rsidR="00567ABC" w:rsidDel="00393FD8">
                <w:rPr>
                  <w:noProof/>
                  <w:webHidden/>
                </w:rPr>
                <w:tab/>
                <w:delText>74</w:delText>
              </w:r>
            </w:del>
          </w:ins>
        </w:p>
        <w:p w14:paraId="3314875B" w14:textId="77777777" w:rsidR="00567ABC" w:rsidDel="00393FD8" w:rsidRDefault="00932BF8">
          <w:pPr>
            <w:pStyle w:val="TOC3"/>
            <w:tabs>
              <w:tab w:val="right" w:leader="dot" w:pos="9350"/>
            </w:tabs>
            <w:rPr>
              <w:ins w:id="765" w:author="MelakaA" w:date="2014-06-09T15:29:00Z"/>
              <w:del w:id="766" w:author="Ellipsis" w:date="2014-06-09T15:40:00Z"/>
              <w:rFonts w:eastAsiaTheme="minorEastAsia"/>
              <w:noProof/>
            </w:rPr>
          </w:pPr>
          <w:ins w:id="767" w:author="MelakaA" w:date="2014-06-09T15:29:00Z">
            <w:del w:id="768" w:author="Ellipsis" w:date="2014-06-09T15:40:00Z">
              <w:r w:rsidRPr="00932BF8">
                <w:rPr>
                  <w:rStyle w:val="Hyperlink"/>
                  <w:noProof/>
                </w:rPr>
                <w:delText>3.6.1 View Registered Students</w:delText>
              </w:r>
              <w:r w:rsidR="00567ABC" w:rsidDel="00393FD8">
                <w:rPr>
                  <w:noProof/>
                  <w:webHidden/>
                </w:rPr>
                <w:tab/>
                <w:delText>74</w:delText>
              </w:r>
            </w:del>
          </w:ins>
        </w:p>
        <w:p w14:paraId="359988F3" w14:textId="77777777" w:rsidR="00567ABC" w:rsidDel="00393FD8" w:rsidRDefault="00932BF8">
          <w:pPr>
            <w:pStyle w:val="TOC3"/>
            <w:tabs>
              <w:tab w:val="right" w:leader="dot" w:pos="9350"/>
            </w:tabs>
            <w:rPr>
              <w:ins w:id="769" w:author="MelakaA" w:date="2014-06-09T15:29:00Z"/>
              <w:del w:id="770" w:author="Ellipsis" w:date="2014-06-09T15:40:00Z"/>
              <w:rFonts w:eastAsiaTheme="minorEastAsia"/>
              <w:noProof/>
            </w:rPr>
          </w:pPr>
          <w:ins w:id="771" w:author="MelakaA" w:date="2014-06-09T15:29:00Z">
            <w:del w:id="772" w:author="Ellipsis" w:date="2014-06-09T15:40:00Z">
              <w:r w:rsidRPr="00932BF8">
                <w:rPr>
                  <w:rStyle w:val="Hyperlink"/>
                  <w:noProof/>
                </w:rPr>
                <w:lastRenderedPageBreak/>
                <w:delText>3.6.2 Create new Student</w:delText>
              </w:r>
              <w:r w:rsidR="00567ABC" w:rsidDel="00393FD8">
                <w:rPr>
                  <w:noProof/>
                  <w:webHidden/>
                </w:rPr>
                <w:tab/>
                <w:delText>76</w:delText>
              </w:r>
            </w:del>
          </w:ins>
        </w:p>
        <w:p w14:paraId="5E27926A" w14:textId="77777777" w:rsidR="00567ABC" w:rsidDel="00393FD8" w:rsidRDefault="00932BF8">
          <w:pPr>
            <w:pStyle w:val="TOC3"/>
            <w:tabs>
              <w:tab w:val="right" w:leader="dot" w:pos="9350"/>
            </w:tabs>
            <w:rPr>
              <w:ins w:id="773" w:author="MelakaA" w:date="2014-06-09T15:29:00Z"/>
              <w:del w:id="774" w:author="Ellipsis" w:date="2014-06-09T15:40:00Z"/>
              <w:rFonts w:eastAsiaTheme="minorEastAsia"/>
              <w:noProof/>
            </w:rPr>
          </w:pPr>
          <w:ins w:id="775" w:author="MelakaA" w:date="2014-06-09T15:29:00Z">
            <w:del w:id="776" w:author="Ellipsis" w:date="2014-06-09T15:40:00Z">
              <w:r w:rsidRPr="00932BF8">
                <w:rPr>
                  <w:rStyle w:val="Hyperlink"/>
                  <w:noProof/>
                </w:rPr>
                <w:delText>3.6.3 Edit Student</w:delText>
              </w:r>
              <w:r w:rsidR="00567ABC" w:rsidDel="00393FD8">
                <w:rPr>
                  <w:noProof/>
                  <w:webHidden/>
                </w:rPr>
                <w:tab/>
                <w:delText>78</w:delText>
              </w:r>
            </w:del>
          </w:ins>
        </w:p>
        <w:p w14:paraId="2F28D8EE" w14:textId="77777777" w:rsidR="00567ABC" w:rsidDel="00393FD8" w:rsidRDefault="00932BF8">
          <w:pPr>
            <w:pStyle w:val="TOC3"/>
            <w:tabs>
              <w:tab w:val="right" w:leader="dot" w:pos="9350"/>
            </w:tabs>
            <w:rPr>
              <w:ins w:id="777" w:author="MelakaA" w:date="2014-06-09T15:29:00Z"/>
              <w:del w:id="778" w:author="Ellipsis" w:date="2014-06-09T15:40:00Z"/>
              <w:rFonts w:eastAsiaTheme="minorEastAsia"/>
              <w:noProof/>
            </w:rPr>
          </w:pPr>
          <w:ins w:id="779" w:author="MelakaA" w:date="2014-06-09T15:29:00Z">
            <w:del w:id="780" w:author="Ellipsis" w:date="2014-06-09T15:40:00Z">
              <w:r w:rsidRPr="00932BF8">
                <w:rPr>
                  <w:rStyle w:val="Hyperlink"/>
                  <w:noProof/>
                </w:rPr>
                <w:delText>3.6.4 Delete Students</w:delText>
              </w:r>
              <w:r w:rsidR="00567ABC" w:rsidDel="00393FD8">
                <w:rPr>
                  <w:noProof/>
                  <w:webHidden/>
                </w:rPr>
                <w:tab/>
                <w:delText>80</w:delText>
              </w:r>
            </w:del>
          </w:ins>
        </w:p>
        <w:p w14:paraId="4D16F5EE" w14:textId="77777777" w:rsidR="00567ABC" w:rsidDel="00393FD8" w:rsidRDefault="00932BF8">
          <w:pPr>
            <w:pStyle w:val="TOC3"/>
            <w:tabs>
              <w:tab w:val="right" w:leader="dot" w:pos="9350"/>
            </w:tabs>
            <w:rPr>
              <w:ins w:id="781" w:author="MelakaA" w:date="2014-06-09T15:29:00Z"/>
              <w:del w:id="782" w:author="Ellipsis" w:date="2014-06-09T15:40:00Z"/>
              <w:rFonts w:eastAsiaTheme="minorEastAsia"/>
              <w:noProof/>
            </w:rPr>
          </w:pPr>
          <w:ins w:id="783" w:author="MelakaA" w:date="2014-06-09T15:29:00Z">
            <w:del w:id="784" w:author="Ellipsis" w:date="2014-06-09T15:40:00Z">
              <w:r w:rsidRPr="00932BF8">
                <w:rPr>
                  <w:rStyle w:val="Hyperlink"/>
                  <w:noProof/>
                </w:rPr>
                <w:delText>3.6.5 Suspend Students</w:delText>
              </w:r>
              <w:r w:rsidR="00567ABC" w:rsidDel="00393FD8">
                <w:rPr>
                  <w:noProof/>
                  <w:webHidden/>
                </w:rPr>
                <w:tab/>
                <w:delText>82</w:delText>
              </w:r>
            </w:del>
          </w:ins>
        </w:p>
        <w:p w14:paraId="04E592A4" w14:textId="77777777" w:rsidR="00567ABC" w:rsidDel="00393FD8" w:rsidRDefault="00932BF8">
          <w:pPr>
            <w:pStyle w:val="TOC3"/>
            <w:tabs>
              <w:tab w:val="right" w:leader="dot" w:pos="9350"/>
            </w:tabs>
            <w:rPr>
              <w:ins w:id="785" w:author="MelakaA" w:date="2014-06-09T15:29:00Z"/>
              <w:del w:id="786" w:author="Ellipsis" w:date="2014-06-09T15:40:00Z"/>
              <w:rFonts w:eastAsiaTheme="minorEastAsia"/>
              <w:noProof/>
            </w:rPr>
          </w:pPr>
          <w:ins w:id="787" w:author="MelakaA" w:date="2014-06-09T15:29:00Z">
            <w:del w:id="788" w:author="Ellipsis" w:date="2014-06-09T15:40:00Z">
              <w:r w:rsidRPr="00932BF8">
                <w:rPr>
                  <w:rStyle w:val="Hyperlink"/>
                  <w:noProof/>
                </w:rPr>
                <w:delText>3.6.6 Manage Students</w:delText>
              </w:r>
              <w:r w:rsidR="00567ABC" w:rsidDel="00393FD8">
                <w:rPr>
                  <w:noProof/>
                  <w:webHidden/>
                </w:rPr>
                <w:tab/>
                <w:delText>84</w:delText>
              </w:r>
            </w:del>
          </w:ins>
        </w:p>
        <w:p w14:paraId="7637559F" w14:textId="77777777" w:rsidR="00567ABC" w:rsidDel="00393FD8" w:rsidRDefault="00932BF8">
          <w:pPr>
            <w:pStyle w:val="TOC3"/>
            <w:tabs>
              <w:tab w:val="right" w:leader="dot" w:pos="9350"/>
            </w:tabs>
            <w:rPr>
              <w:ins w:id="789" w:author="MelakaA" w:date="2014-06-09T15:29:00Z"/>
              <w:del w:id="790" w:author="Ellipsis" w:date="2014-06-09T15:40:00Z"/>
              <w:rFonts w:eastAsiaTheme="minorEastAsia"/>
              <w:noProof/>
            </w:rPr>
          </w:pPr>
          <w:ins w:id="791" w:author="MelakaA" w:date="2014-06-09T15:29:00Z">
            <w:del w:id="792" w:author="Ellipsis" w:date="2014-06-09T15:40:00Z">
              <w:r w:rsidRPr="00932BF8">
                <w:rPr>
                  <w:rStyle w:val="Hyperlink"/>
                  <w:noProof/>
                </w:rPr>
                <w:delText>3.6.7 Re-Activate Students</w:delText>
              </w:r>
              <w:r w:rsidR="00567ABC" w:rsidDel="00393FD8">
                <w:rPr>
                  <w:noProof/>
                  <w:webHidden/>
                </w:rPr>
                <w:tab/>
                <w:delText>86</w:delText>
              </w:r>
            </w:del>
          </w:ins>
        </w:p>
        <w:p w14:paraId="43DCAFDE" w14:textId="77777777" w:rsidR="00567ABC" w:rsidDel="00393FD8" w:rsidRDefault="00932BF8">
          <w:pPr>
            <w:pStyle w:val="TOC2"/>
            <w:tabs>
              <w:tab w:val="right" w:leader="dot" w:pos="9350"/>
            </w:tabs>
            <w:rPr>
              <w:ins w:id="793" w:author="MelakaA" w:date="2014-06-09T15:29:00Z"/>
              <w:del w:id="794" w:author="Ellipsis" w:date="2014-06-09T15:40:00Z"/>
              <w:rFonts w:eastAsiaTheme="minorEastAsia"/>
              <w:noProof/>
            </w:rPr>
          </w:pPr>
          <w:ins w:id="795" w:author="MelakaA" w:date="2014-06-09T15:29:00Z">
            <w:del w:id="796" w:author="Ellipsis" w:date="2014-06-09T15:40:00Z">
              <w:r w:rsidRPr="00932BF8">
                <w:rPr>
                  <w:rStyle w:val="Hyperlink"/>
                  <w:noProof/>
                </w:rPr>
                <w:delText>3.7 Exam Management (Admin)</w:delText>
              </w:r>
              <w:r w:rsidR="00567ABC" w:rsidDel="00393FD8">
                <w:rPr>
                  <w:noProof/>
                  <w:webHidden/>
                </w:rPr>
                <w:tab/>
                <w:delText>88</w:delText>
              </w:r>
            </w:del>
          </w:ins>
        </w:p>
        <w:p w14:paraId="0453C246" w14:textId="77777777" w:rsidR="00567ABC" w:rsidDel="00393FD8" w:rsidRDefault="00932BF8">
          <w:pPr>
            <w:pStyle w:val="TOC3"/>
            <w:tabs>
              <w:tab w:val="right" w:leader="dot" w:pos="9350"/>
            </w:tabs>
            <w:rPr>
              <w:ins w:id="797" w:author="MelakaA" w:date="2014-06-09T15:29:00Z"/>
              <w:del w:id="798" w:author="Ellipsis" w:date="2014-06-09T15:40:00Z"/>
              <w:rFonts w:eastAsiaTheme="minorEastAsia"/>
              <w:noProof/>
            </w:rPr>
          </w:pPr>
          <w:ins w:id="799" w:author="MelakaA" w:date="2014-06-09T15:29:00Z">
            <w:del w:id="800" w:author="Ellipsis" w:date="2014-06-09T15:40:00Z">
              <w:r w:rsidRPr="00932BF8">
                <w:rPr>
                  <w:rStyle w:val="Hyperlink"/>
                  <w:noProof/>
                </w:rPr>
                <w:delText>3.7.1 Create an Exam</w:delText>
              </w:r>
              <w:r w:rsidR="00567ABC" w:rsidDel="00393FD8">
                <w:rPr>
                  <w:noProof/>
                  <w:webHidden/>
                </w:rPr>
                <w:tab/>
                <w:delText>88</w:delText>
              </w:r>
            </w:del>
          </w:ins>
        </w:p>
        <w:p w14:paraId="1C50BD1E" w14:textId="77777777" w:rsidR="00567ABC" w:rsidDel="00393FD8" w:rsidRDefault="00932BF8">
          <w:pPr>
            <w:pStyle w:val="TOC3"/>
            <w:tabs>
              <w:tab w:val="right" w:leader="dot" w:pos="9350"/>
            </w:tabs>
            <w:rPr>
              <w:ins w:id="801" w:author="MelakaA" w:date="2014-06-09T15:29:00Z"/>
              <w:del w:id="802" w:author="Ellipsis" w:date="2014-06-09T15:40:00Z"/>
              <w:rFonts w:eastAsiaTheme="minorEastAsia"/>
              <w:noProof/>
            </w:rPr>
          </w:pPr>
          <w:ins w:id="803" w:author="MelakaA" w:date="2014-06-09T15:29:00Z">
            <w:del w:id="804" w:author="Ellipsis" w:date="2014-06-09T15:40:00Z">
              <w:r w:rsidRPr="00932BF8">
                <w:rPr>
                  <w:rStyle w:val="Hyperlink"/>
                  <w:noProof/>
                </w:rPr>
                <w:delText>3.7.2 Edit an Exam</w:delText>
              </w:r>
              <w:r w:rsidR="00567ABC" w:rsidDel="00393FD8">
                <w:rPr>
                  <w:noProof/>
                  <w:webHidden/>
                </w:rPr>
                <w:tab/>
                <w:delText>90</w:delText>
              </w:r>
            </w:del>
          </w:ins>
        </w:p>
        <w:p w14:paraId="6073D886" w14:textId="77777777" w:rsidR="00567ABC" w:rsidDel="00393FD8" w:rsidRDefault="00932BF8">
          <w:pPr>
            <w:pStyle w:val="TOC3"/>
            <w:tabs>
              <w:tab w:val="right" w:leader="dot" w:pos="9350"/>
            </w:tabs>
            <w:rPr>
              <w:ins w:id="805" w:author="MelakaA" w:date="2014-06-09T15:29:00Z"/>
              <w:del w:id="806" w:author="Ellipsis" w:date="2014-06-09T15:40:00Z"/>
              <w:rFonts w:eastAsiaTheme="minorEastAsia"/>
              <w:noProof/>
            </w:rPr>
          </w:pPr>
          <w:ins w:id="807" w:author="MelakaA" w:date="2014-06-09T15:29:00Z">
            <w:del w:id="808" w:author="Ellipsis" w:date="2014-06-09T15:40:00Z">
              <w:r w:rsidRPr="00932BF8">
                <w:rPr>
                  <w:rStyle w:val="Hyperlink"/>
                  <w:noProof/>
                </w:rPr>
                <w:delText>3.7.3 Delete Exams</w:delText>
              </w:r>
              <w:r w:rsidR="00567ABC" w:rsidDel="00393FD8">
                <w:rPr>
                  <w:noProof/>
                  <w:webHidden/>
                </w:rPr>
                <w:tab/>
                <w:delText>92</w:delText>
              </w:r>
            </w:del>
          </w:ins>
        </w:p>
        <w:p w14:paraId="57468876" w14:textId="77777777" w:rsidR="00567ABC" w:rsidDel="00393FD8" w:rsidRDefault="00932BF8">
          <w:pPr>
            <w:pStyle w:val="TOC3"/>
            <w:tabs>
              <w:tab w:val="right" w:leader="dot" w:pos="9350"/>
            </w:tabs>
            <w:rPr>
              <w:ins w:id="809" w:author="MelakaA" w:date="2014-06-09T15:29:00Z"/>
              <w:del w:id="810" w:author="Ellipsis" w:date="2014-06-09T15:40:00Z"/>
              <w:rFonts w:eastAsiaTheme="minorEastAsia"/>
              <w:noProof/>
            </w:rPr>
          </w:pPr>
          <w:ins w:id="811" w:author="MelakaA" w:date="2014-06-09T15:29:00Z">
            <w:del w:id="812" w:author="Ellipsis" w:date="2014-06-09T15:40:00Z">
              <w:r w:rsidRPr="00932BF8">
                <w:rPr>
                  <w:rStyle w:val="Hyperlink"/>
                  <w:noProof/>
                </w:rPr>
                <w:delText>3.7.4 Manage Exams</w:delText>
              </w:r>
              <w:r w:rsidR="00567ABC" w:rsidDel="00393FD8">
                <w:rPr>
                  <w:noProof/>
                  <w:webHidden/>
                </w:rPr>
                <w:tab/>
                <w:delText>94</w:delText>
              </w:r>
            </w:del>
          </w:ins>
        </w:p>
        <w:p w14:paraId="47EDF367" w14:textId="77777777" w:rsidR="00567ABC" w:rsidDel="00393FD8" w:rsidRDefault="00932BF8">
          <w:pPr>
            <w:pStyle w:val="TOC3"/>
            <w:tabs>
              <w:tab w:val="right" w:leader="dot" w:pos="9350"/>
            </w:tabs>
            <w:rPr>
              <w:ins w:id="813" w:author="MelakaA" w:date="2014-06-09T15:29:00Z"/>
              <w:del w:id="814" w:author="Ellipsis" w:date="2014-06-09T15:40:00Z"/>
              <w:rFonts w:eastAsiaTheme="minorEastAsia"/>
              <w:noProof/>
            </w:rPr>
          </w:pPr>
          <w:ins w:id="815" w:author="MelakaA" w:date="2014-06-09T15:29:00Z">
            <w:del w:id="816" w:author="Ellipsis" w:date="2014-06-09T15:40:00Z">
              <w:r w:rsidRPr="00932BF8">
                <w:rPr>
                  <w:rStyle w:val="Hyperlink"/>
                  <w:noProof/>
                </w:rPr>
                <w:delText>3.7.5 View Available Exams</w:delText>
              </w:r>
              <w:r w:rsidR="00567ABC" w:rsidDel="00393FD8">
                <w:rPr>
                  <w:noProof/>
                  <w:webHidden/>
                </w:rPr>
                <w:tab/>
                <w:delText>96</w:delText>
              </w:r>
            </w:del>
          </w:ins>
        </w:p>
        <w:p w14:paraId="0E9F9CC6" w14:textId="77777777" w:rsidR="00567ABC" w:rsidDel="00393FD8" w:rsidRDefault="00932BF8">
          <w:pPr>
            <w:pStyle w:val="TOC3"/>
            <w:tabs>
              <w:tab w:val="right" w:leader="dot" w:pos="9350"/>
            </w:tabs>
            <w:rPr>
              <w:ins w:id="817" w:author="MelakaA" w:date="2014-06-09T15:29:00Z"/>
              <w:del w:id="818" w:author="Ellipsis" w:date="2014-06-09T15:40:00Z"/>
              <w:rFonts w:eastAsiaTheme="minorEastAsia"/>
              <w:noProof/>
            </w:rPr>
          </w:pPr>
          <w:ins w:id="819" w:author="MelakaA" w:date="2014-06-09T15:29:00Z">
            <w:del w:id="820" w:author="Ellipsis" w:date="2014-06-09T15:40:00Z">
              <w:r w:rsidRPr="00932BF8">
                <w:rPr>
                  <w:rStyle w:val="Hyperlink"/>
                  <w:noProof/>
                </w:rPr>
                <w:delText>3.7.6 View individual Exams</w:delText>
              </w:r>
              <w:r w:rsidR="00567ABC" w:rsidDel="00393FD8">
                <w:rPr>
                  <w:noProof/>
                  <w:webHidden/>
                </w:rPr>
                <w:tab/>
                <w:delText>98</w:delText>
              </w:r>
            </w:del>
          </w:ins>
        </w:p>
        <w:p w14:paraId="1C4E100E" w14:textId="77777777" w:rsidR="00567ABC" w:rsidDel="00393FD8" w:rsidRDefault="00932BF8">
          <w:pPr>
            <w:pStyle w:val="TOC2"/>
            <w:tabs>
              <w:tab w:val="right" w:leader="dot" w:pos="9350"/>
            </w:tabs>
            <w:rPr>
              <w:ins w:id="821" w:author="MelakaA" w:date="2014-06-09T15:29:00Z"/>
              <w:del w:id="822" w:author="Ellipsis" w:date="2014-06-09T15:40:00Z"/>
              <w:rFonts w:eastAsiaTheme="minorEastAsia"/>
              <w:noProof/>
            </w:rPr>
          </w:pPr>
          <w:ins w:id="823" w:author="MelakaA" w:date="2014-06-09T15:29:00Z">
            <w:del w:id="824" w:author="Ellipsis" w:date="2014-06-09T15:40:00Z">
              <w:r w:rsidRPr="00932BF8">
                <w:rPr>
                  <w:rStyle w:val="Hyperlink"/>
                  <w:noProof/>
                </w:rPr>
                <w:delText>3.8 Lecturer Management (admin)</w:delText>
              </w:r>
              <w:r w:rsidR="00567ABC" w:rsidDel="00393FD8">
                <w:rPr>
                  <w:noProof/>
                  <w:webHidden/>
                </w:rPr>
                <w:tab/>
                <w:delText>100</w:delText>
              </w:r>
            </w:del>
          </w:ins>
        </w:p>
        <w:p w14:paraId="79CA9E6F" w14:textId="77777777" w:rsidR="00567ABC" w:rsidDel="00393FD8" w:rsidRDefault="00932BF8">
          <w:pPr>
            <w:pStyle w:val="TOC3"/>
            <w:tabs>
              <w:tab w:val="right" w:leader="dot" w:pos="9350"/>
            </w:tabs>
            <w:rPr>
              <w:ins w:id="825" w:author="MelakaA" w:date="2014-06-09T15:29:00Z"/>
              <w:del w:id="826" w:author="Ellipsis" w:date="2014-06-09T15:40:00Z"/>
              <w:rFonts w:eastAsiaTheme="minorEastAsia"/>
              <w:noProof/>
            </w:rPr>
          </w:pPr>
          <w:ins w:id="827" w:author="MelakaA" w:date="2014-06-09T15:29:00Z">
            <w:del w:id="828" w:author="Ellipsis" w:date="2014-06-09T15:40:00Z">
              <w:r w:rsidRPr="00932BF8">
                <w:rPr>
                  <w:rStyle w:val="Hyperlink"/>
                  <w:noProof/>
                </w:rPr>
                <w:delText>3.8.1 Create a Lecturer</w:delText>
              </w:r>
              <w:r w:rsidR="00567ABC" w:rsidDel="00393FD8">
                <w:rPr>
                  <w:noProof/>
                  <w:webHidden/>
                </w:rPr>
                <w:tab/>
                <w:delText>100</w:delText>
              </w:r>
            </w:del>
          </w:ins>
        </w:p>
        <w:p w14:paraId="6D2CEEC0" w14:textId="77777777" w:rsidR="00567ABC" w:rsidDel="00393FD8" w:rsidRDefault="00932BF8">
          <w:pPr>
            <w:pStyle w:val="TOC3"/>
            <w:tabs>
              <w:tab w:val="right" w:leader="dot" w:pos="9350"/>
            </w:tabs>
            <w:rPr>
              <w:ins w:id="829" w:author="MelakaA" w:date="2014-06-09T15:29:00Z"/>
              <w:del w:id="830" w:author="Ellipsis" w:date="2014-06-09T15:40:00Z"/>
              <w:rFonts w:eastAsiaTheme="minorEastAsia"/>
              <w:noProof/>
            </w:rPr>
          </w:pPr>
          <w:ins w:id="831" w:author="MelakaA" w:date="2014-06-09T15:29:00Z">
            <w:del w:id="832" w:author="Ellipsis" w:date="2014-06-09T15:40:00Z">
              <w:r w:rsidRPr="00932BF8">
                <w:rPr>
                  <w:rStyle w:val="Hyperlink"/>
                  <w:noProof/>
                </w:rPr>
                <w:delText>3.8.2 View Registered Lecturers</w:delText>
              </w:r>
              <w:r w:rsidR="00567ABC" w:rsidDel="00393FD8">
                <w:rPr>
                  <w:noProof/>
                  <w:webHidden/>
                </w:rPr>
                <w:tab/>
                <w:delText>102</w:delText>
              </w:r>
            </w:del>
          </w:ins>
        </w:p>
        <w:p w14:paraId="6FD02146" w14:textId="77777777" w:rsidR="00567ABC" w:rsidDel="00393FD8" w:rsidRDefault="00932BF8">
          <w:pPr>
            <w:pStyle w:val="TOC3"/>
            <w:tabs>
              <w:tab w:val="right" w:leader="dot" w:pos="9350"/>
            </w:tabs>
            <w:rPr>
              <w:ins w:id="833" w:author="MelakaA" w:date="2014-06-09T15:29:00Z"/>
              <w:del w:id="834" w:author="Ellipsis" w:date="2014-06-09T15:40:00Z"/>
              <w:rFonts w:eastAsiaTheme="minorEastAsia"/>
              <w:noProof/>
            </w:rPr>
          </w:pPr>
          <w:ins w:id="835" w:author="MelakaA" w:date="2014-06-09T15:29:00Z">
            <w:del w:id="836" w:author="Ellipsis" w:date="2014-06-09T15:40:00Z">
              <w:r w:rsidRPr="00932BF8">
                <w:rPr>
                  <w:rStyle w:val="Hyperlink"/>
                  <w:noProof/>
                </w:rPr>
                <w:delText>3.8.3 Edit Lecturers</w:delText>
              </w:r>
              <w:r w:rsidR="00567ABC" w:rsidDel="00393FD8">
                <w:rPr>
                  <w:noProof/>
                  <w:webHidden/>
                </w:rPr>
                <w:tab/>
                <w:delText>104</w:delText>
              </w:r>
            </w:del>
          </w:ins>
        </w:p>
        <w:p w14:paraId="1E997F6E" w14:textId="77777777" w:rsidR="00567ABC" w:rsidDel="00393FD8" w:rsidRDefault="00932BF8">
          <w:pPr>
            <w:pStyle w:val="TOC3"/>
            <w:tabs>
              <w:tab w:val="right" w:leader="dot" w:pos="9350"/>
            </w:tabs>
            <w:rPr>
              <w:ins w:id="837" w:author="MelakaA" w:date="2014-06-09T15:29:00Z"/>
              <w:del w:id="838" w:author="Ellipsis" w:date="2014-06-09T15:40:00Z"/>
              <w:rFonts w:eastAsiaTheme="minorEastAsia"/>
              <w:noProof/>
            </w:rPr>
          </w:pPr>
          <w:ins w:id="839" w:author="MelakaA" w:date="2014-06-09T15:29:00Z">
            <w:del w:id="840" w:author="Ellipsis" w:date="2014-06-09T15:40:00Z">
              <w:r w:rsidRPr="00932BF8">
                <w:rPr>
                  <w:rStyle w:val="Hyperlink"/>
                  <w:noProof/>
                </w:rPr>
                <w:delText>3.8.4 Delete Lecturers</w:delText>
              </w:r>
              <w:r w:rsidR="00567ABC" w:rsidDel="00393FD8">
                <w:rPr>
                  <w:noProof/>
                  <w:webHidden/>
                </w:rPr>
                <w:tab/>
                <w:delText>106</w:delText>
              </w:r>
            </w:del>
          </w:ins>
        </w:p>
        <w:p w14:paraId="01BA6253" w14:textId="77777777" w:rsidR="00567ABC" w:rsidDel="00393FD8" w:rsidRDefault="00932BF8">
          <w:pPr>
            <w:pStyle w:val="TOC3"/>
            <w:tabs>
              <w:tab w:val="right" w:leader="dot" w:pos="9350"/>
            </w:tabs>
            <w:rPr>
              <w:ins w:id="841" w:author="MelakaA" w:date="2014-06-09T15:29:00Z"/>
              <w:del w:id="842" w:author="Ellipsis" w:date="2014-06-09T15:40:00Z"/>
              <w:rFonts w:eastAsiaTheme="minorEastAsia"/>
              <w:noProof/>
            </w:rPr>
          </w:pPr>
          <w:ins w:id="843" w:author="MelakaA" w:date="2014-06-09T15:29:00Z">
            <w:del w:id="844" w:author="Ellipsis" w:date="2014-06-09T15:40:00Z">
              <w:r w:rsidRPr="00932BF8">
                <w:rPr>
                  <w:rStyle w:val="Hyperlink"/>
                  <w:noProof/>
                </w:rPr>
                <w:delText>3.8.5 Manage Lecturers</w:delText>
              </w:r>
              <w:r w:rsidR="00567ABC" w:rsidDel="00393FD8">
                <w:rPr>
                  <w:noProof/>
                  <w:webHidden/>
                </w:rPr>
                <w:tab/>
                <w:delText>108</w:delText>
              </w:r>
            </w:del>
          </w:ins>
        </w:p>
        <w:p w14:paraId="665AC8F1" w14:textId="77777777" w:rsidR="00567ABC" w:rsidDel="00393FD8" w:rsidRDefault="00932BF8">
          <w:pPr>
            <w:pStyle w:val="TOC3"/>
            <w:tabs>
              <w:tab w:val="right" w:leader="dot" w:pos="9350"/>
            </w:tabs>
            <w:rPr>
              <w:ins w:id="845" w:author="MelakaA" w:date="2014-06-09T15:29:00Z"/>
              <w:del w:id="846" w:author="Ellipsis" w:date="2014-06-09T15:40:00Z"/>
              <w:rFonts w:eastAsiaTheme="minorEastAsia"/>
              <w:noProof/>
            </w:rPr>
          </w:pPr>
          <w:ins w:id="847" w:author="MelakaA" w:date="2014-06-09T15:29:00Z">
            <w:del w:id="848" w:author="Ellipsis" w:date="2014-06-09T15:40:00Z">
              <w:r w:rsidRPr="00932BF8">
                <w:rPr>
                  <w:rStyle w:val="Hyperlink"/>
                  <w:noProof/>
                </w:rPr>
                <w:delText>3.8.6 View Individual Lecturers</w:delText>
              </w:r>
              <w:r w:rsidR="00567ABC" w:rsidDel="00393FD8">
                <w:rPr>
                  <w:noProof/>
                  <w:webHidden/>
                </w:rPr>
                <w:tab/>
                <w:delText>109</w:delText>
              </w:r>
            </w:del>
          </w:ins>
        </w:p>
        <w:p w14:paraId="43DBA7A2" w14:textId="77777777" w:rsidR="00567ABC" w:rsidDel="00393FD8" w:rsidRDefault="00932BF8">
          <w:pPr>
            <w:pStyle w:val="TOC2"/>
            <w:tabs>
              <w:tab w:val="right" w:leader="dot" w:pos="9350"/>
            </w:tabs>
            <w:rPr>
              <w:ins w:id="849" w:author="MelakaA" w:date="2014-06-09T15:29:00Z"/>
              <w:del w:id="850" w:author="Ellipsis" w:date="2014-06-09T15:40:00Z"/>
              <w:rFonts w:eastAsiaTheme="minorEastAsia"/>
              <w:noProof/>
            </w:rPr>
          </w:pPr>
          <w:ins w:id="851" w:author="MelakaA" w:date="2014-06-09T15:29:00Z">
            <w:del w:id="852" w:author="Ellipsis" w:date="2014-06-09T15:40:00Z">
              <w:r w:rsidRPr="00932BF8">
                <w:rPr>
                  <w:rStyle w:val="Hyperlink"/>
                  <w:noProof/>
                </w:rPr>
                <w:delText>3.9 Result Management (admin)</w:delText>
              </w:r>
              <w:r w:rsidR="00567ABC" w:rsidDel="00393FD8">
                <w:rPr>
                  <w:noProof/>
                  <w:webHidden/>
                </w:rPr>
                <w:tab/>
                <w:delText>112</w:delText>
              </w:r>
            </w:del>
          </w:ins>
        </w:p>
        <w:p w14:paraId="5CBAD9C7" w14:textId="77777777" w:rsidR="00567ABC" w:rsidDel="00393FD8" w:rsidRDefault="00932BF8">
          <w:pPr>
            <w:pStyle w:val="TOC3"/>
            <w:tabs>
              <w:tab w:val="right" w:leader="dot" w:pos="9350"/>
            </w:tabs>
            <w:rPr>
              <w:ins w:id="853" w:author="MelakaA" w:date="2014-06-09T15:29:00Z"/>
              <w:del w:id="854" w:author="Ellipsis" w:date="2014-06-09T15:40:00Z"/>
              <w:rFonts w:eastAsiaTheme="minorEastAsia"/>
              <w:noProof/>
            </w:rPr>
          </w:pPr>
          <w:ins w:id="855" w:author="MelakaA" w:date="2014-06-09T15:29:00Z">
            <w:del w:id="856" w:author="Ellipsis" w:date="2014-06-09T15:40:00Z">
              <w:r w:rsidRPr="00932BF8">
                <w:rPr>
                  <w:rStyle w:val="Hyperlink"/>
                  <w:noProof/>
                </w:rPr>
                <w:delText>3.9.1 View Exam Results of Each Student</w:delText>
              </w:r>
              <w:r w:rsidR="00567ABC" w:rsidDel="00393FD8">
                <w:rPr>
                  <w:noProof/>
                  <w:webHidden/>
                </w:rPr>
                <w:tab/>
                <w:delText>112</w:delText>
              </w:r>
            </w:del>
          </w:ins>
        </w:p>
        <w:p w14:paraId="07417EAA" w14:textId="77777777" w:rsidR="00567ABC" w:rsidDel="00393FD8" w:rsidRDefault="00932BF8">
          <w:pPr>
            <w:pStyle w:val="TOC3"/>
            <w:tabs>
              <w:tab w:val="right" w:leader="dot" w:pos="9350"/>
            </w:tabs>
            <w:rPr>
              <w:ins w:id="857" w:author="MelakaA" w:date="2014-06-09T15:29:00Z"/>
              <w:del w:id="858" w:author="Ellipsis" w:date="2014-06-09T15:40:00Z"/>
              <w:rFonts w:eastAsiaTheme="minorEastAsia"/>
              <w:noProof/>
            </w:rPr>
          </w:pPr>
          <w:ins w:id="859" w:author="MelakaA" w:date="2014-06-09T15:29:00Z">
            <w:del w:id="860" w:author="Ellipsis" w:date="2014-06-09T15:40:00Z">
              <w:r w:rsidRPr="00932BF8">
                <w:rPr>
                  <w:rStyle w:val="Hyperlink"/>
                  <w:noProof/>
                </w:rPr>
                <w:delText>3.9.2 View Exam results of each Exam</w:delText>
              </w:r>
              <w:r w:rsidR="00567ABC" w:rsidDel="00393FD8">
                <w:rPr>
                  <w:noProof/>
                  <w:webHidden/>
                </w:rPr>
                <w:tab/>
                <w:delText>114</w:delText>
              </w:r>
            </w:del>
          </w:ins>
        </w:p>
        <w:p w14:paraId="76A4EB4A" w14:textId="77777777" w:rsidR="00567ABC" w:rsidDel="00393FD8" w:rsidRDefault="00932BF8">
          <w:pPr>
            <w:pStyle w:val="TOC3"/>
            <w:tabs>
              <w:tab w:val="right" w:leader="dot" w:pos="9350"/>
            </w:tabs>
            <w:rPr>
              <w:ins w:id="861" w:author="MelakaA" w:date="2014-06-09T15:29:00Z"/>
              <w:del w:id="862" w:author="Ellipsis" w:date="2014-06-09T15:40:00Z"/>
              <w:rFonts w:eastAsiaTheme="minorEastAsia"/>
              <w:noProof/>
            </w:rPr>
          </w:pPr>
          <w:ins w:id="863" w:author="MelakaA" w:date="2014-06-09T15:29:00Z">
            <w:del w:id="864" w:author="Ellipsis" w:date="2014-06-09T15:40:00Z">
              <w:r w:rsidRPr="00932BF8">
                <w:rPr>
                  <w:rStyle w:val="Hyperlink"/>
                  <w:noProof/>
                </w:rPr>
                <w:delText>3.9.3 View exam results of each Subject Area</w:delText>
              </w:r>
              <w:r w:rsidR="00567ABC" w:rsidDel="00393FD8">
                <w:rPr>
                  <w:noProof/>
                  <w:webHidden/>
                </w:rPr>
                <w:tab/>
                <w:delText>116</w:delText>
              </w:r>
            </w:del>
          </w:ins>
        </w:p>
        <w:p w14:paraId="2FE3642E" w14:textId="77777777" w:rsidR="00567ABC" w:rsidDel="00393FD8" w:rsidRDefault="00932BF8">
          <w:pPr>
            <w:pStyle w:val="TOC3"/>
            <w:tabs>
              <w:tab w:val="right" w:leader="dot" w:pos="9350"/>
            </w:tabs>
            <w:rPr>
              <w:ins w:id="865" w:author="MelakaA" w:date="2014-06-09T15:29:00Z"/>
              <w:del w:id="866" w:author="Ellipsis" w:date="2014-06-09T15:40:00Z"/>
              <w:rFonts w:eastAsiaTheme="minorEastAsia"/>
              <w:noProof/>
            </w:rPr>
          </w:pPr>
          <w:ins w:id="867" w:author="MelakaA" w:date="2014-06-09T15:29:00Z">
            <w:del w:id="868" w:author="Ellipsis" w:date="2014-06-09T15:40:00Z">
              <w:r w:rsidRPr="00932BF8">
                <w:rPr>
                  <w:rStyle w:val="Hyperlink"/>
                  <w:noProof/>
                </w:rPr>
                <w:delText>3.9.4 View exam results of each batch</w:delText>
              </w:r>
              <w:r w:rsidR="00567ABC" w:rsidDel="00393FD8">
                <w:rPr>
                  <w:noProof/>
                  <w:webHidden/>
                </w:rPr>
                <w:tab/>
                <w:delText>118</w:delText>
              </w:r>
            </w:del>
          </w:ins>
        </w:p>
        <w:p w14:paraId="4186FA93" w14:textId="77777777" w:rsidR="00567ABC" w:rsidDel="00393FD8" w:rsidRDefault="00932BF8">
          <w:pPr>
            <w:pStyle w:val="TOC2"/>
            <w:tabs>
              <w:tab w:val="right" w:leader="dot" w:pos="9350"/>
            </w:tabs>
            <w:rPr>
              <w:ins w:id="869" w:author="MelakaA" w:date="2014-06-09T15:29:00Z"/>
              <w:del w:id="870" w:author="Ellipsis" w:date="2014-06-09T15:40:00Z"/>
              <w:rFonts w:eastAsiaTheme="minorEastAsia"/>
              <w:noProof/>
            </w:rPr>
          </w:pPr>
          <w:ins w:id="871" w:author="MelakaA" w:date="2014-06-09T15:29:00Z">
            <w:del w:id="872" w:author="Ellipsis" w:date="2014-06-09T15:40:00Z">
              <w:r w:rsidRPr="00932BF8">
                <w:rPr>
                  <w:rStyle w:val="Hyperlink"/>
                  <w:noProof/>
                </w:rPr>
                <w:delText>3.10 Question Management (admin)</w:delText>
              </w:r>
              <w:r w:rsidR="00567ABC" w:rsidDel="00393FD8">
                <w:rPr>
                  <w:noProof/>
                  <w:webHidden/>
                </w:rPr>
                <w:tab/>
                <w:delText>120</w:delText>
              </w:r>
            </w:del>
          </w:ins>
        </w:p>
        <w:p w14:paraId="7247A647" w14:textId="77777777" w:rsidR="00567ABC" w:rsidDel="00393FD8" w:rsidRDefault="00932BF8">
          <w:pPr>
            <w:pStyle w:val="TOC3"/>
            <w:tabs>
              <w:tab w:val="right" w:leader="dot" w:pos="9350"/>
            </w:tabs>
            <w:rPr>
              <w:ins w:id="873" w:author="MelakaA" w:date="2014-06-09T15:29:00Z"/>
              <w:del w:id="874" w:author="Ellipsis" w:date="2014-06-09T15:40:00Z"/>
              <w:rFonts w:eastAsiaTheme="minorEastAsia"/>
              <w:noProof/>
            </w:rPr>
          </w:pPr>
          <w:ins w:id="875" w:author="MelakaA" w:date="2014-06-09T15:29:00Z">
            <w:del w:id="876" w:author="Ellipsis" w:date="2014-06-09T15:40:00Z">
              <w:r w:rsidRPr="00932BF8">
                <w:rPr>
                  <w:rStyle w:val="Hyperlink"/>
                  <w:noProof/>
                </w:rPr>
                <w:delText>3.10.1 Create Single Answer Questions</w:delText>
              </w:r>
              <w:r w:rsidR="00567ABC" w:rsidDel="00393FD8">
                <w:rPr>
                  <w:noProof/>
                  <w:webHidden/>
                </w:rPr>
                <w:tab/>
                <w:delText>120</w:delText>
              </w:r>
            </w:del>
          </w:ins>
        </w:p>
        <w:p w14:paraId="41C2D992" w14:textId="77777777" w:rsidR="00567ABC" w:rsidDel="00393FD8" w:rsidRDefault="00932BF8">
          <w:pPr>
            <w:pStyle w:val="TOC3"/>
            <w:tabs>
              <w:tab w:val="right" w:leader="dot" w:pos="9350"/>
            </w:tabs>
            <w:rPr>
              <w:ins w:id="877" w:author="MelakaA" w:date="2014-06-09T15:29:00Z"/>
              <w:del w:id="878" w:author="Ellipsis" w:date="2014-06-09T15:40:00Z"/>
              <w:rFonts w:eastAsiaTheme="minorEastAsia"/>
              <w:noProof/>
            </w:rPr>
          </w:pPr>
          <w:ins w:id="879" w:author="MelakaA" w:date="2014-06-09T15:29:00Z">
            <w:del w:id="880" w:author="Ellipsis" w:date="2014-06-09T15:40:00Z">
              <w:r w:rsidRPr="00932BF8">
                <w:rPr>
                  <w:rStyle w:val="Hyperlink"/>
                  <w:noProof/>
                </w:rPr>
                <w:delText>3.10.2 Create multiple answer questions</w:delText>
              </w:r>
              <w:r w:rsidR="00567ABC" w:rsidDel="00393FD8">
                <w:rPr>
                  <w:noProof/>
                  <w:webHidden/>
                </w:rPr>
                <w:tab/>
                <w:delText>122</w:delText>
              </w:r>
            </w:del>
          </w:ins>
        </w:p>
        <w:p w14:paraId="6B217F8B" w14:textId="77777777" w:rsidR="00567ABC" w:rsidDel="00393FD8" w:rsidRDefault="00932BF8">
          <w:pPr>
            <w:pStyle w:val="TOC3"/>
            <w:tabs>
              <w:tab w:val="right" w:leader="dot" w:pos="9350"/>
            </w:tabs>
            <w:rPr>
              <w:ins w:id="881" w:author="MelakaA" w:date="2014-06-09T15:29:00Z"/>
              <w:del w:id="882" w:author="Ellipsis" w:date="2014-06-09T15:40:00Z"/>
              <w:rFonts w:eastAsiaTheme="minorEastAsia"/>
              <w:noProof/>
            </w:rPr>
          </w:pPr>
          <w:ins w:id="883" w:author="MelakaA" w:date="2014-06-09T15:29:00Z">
            <w:del w:id="884" w:author="Ellipsis" w:date="2014-06-09T15:40:00Z">
              <w:r w:rsidRPr="00932BF8">
                <w:rPr>
                  <w:rStyle w:val="Hyperlink"/>
                  <w:noProof/>
                </w:rPr>
                <w:delText>3.10.3 Create Short written answer questions</w:delText>
              </w:r>
              <w:r w:rsidR="00567ABC" w:rsidDel="00393FD8">
                <w:rPr>
                  <w:noProof/>
                  <w:webHidden/>
                </w:rPr>
                <w:tab/>
                <w:delText>123</w:delText>
              </w:r>
            </w:del>
          </w:ins>
        </w:p>
        <w:p w14:paraId="7F26D89A" w14:textId="77777777" w:rsidR="00567ABC" w:rsidDel="00393FD8" w:rsidRDefault="00932BF8">
          <w:pPr>
            <w:pStyle w:val="TOC3"/>
            <w:tabs>
              <w:tab w:val="right" w:leader="dot" w:pos="9350"/>
            </w:tabs>
            <w:rPr>
              <w:ins w:id="885" w:author="MelakaA" w:date="2014-06-09T15:29:00Z"/>
              <w:del w:id="886" w:author="Ellipsis" w:date="2014-06-09T15:40:00Z"/>
              <w:rFonts w:eastAsiaTheme="minorEastAsia"/>
              <w:noProof/>
            </w:rPr>
          </w:pPr>
          <w:ins w:id="887" w:author="MelakaA" w:date="2014-06-09T15:29:00Z">
            <w:del w:id="888" w:author="Ellipsis" w:date="2014-06-09T15:40:00Z">
              <w:r w:rsidRPr="00932BF8">
                <w:rPr>
                  <w:rStyle w:val="Hyperlink"/>
                  <w:noProof/>
                </w:rPr>
                <w:delText>3.10.4 Create Type A Drag and Drop answer questions</w:delText>
              </w:r>
              <w:r w:rsidR="00567ABC" w:rsidDel="00393FD8">
                <w:rPr>
                  <w:noProof/>
                  <w:webHidden/>
                </w:rPr>
                <w:tab/>
                <w:delText>126</w:delText>
              </w:r>
            </w:del>
          </w:ins>
        </w:p>
        <w:p w14:paraId="1050755F" w14:textId="77777777" w:rsidR="00567ABC" w:rsidDel="00393FD8" w:rsidRDefault="00932BF8">
          <w:pPr>
            <w:pStyle w:val="TOC3"/>
            <w:tabs>
              <w:tab w:val="right" w:leader="dot" w:pos="9350"/>
            </w:tabs>
            <w:rPr>
              <w:ins w:id="889" w:author="MelakaA" w:date="2014-06-09T15:29:00Z"/>
              <w:del w:id="890" w:author="Ellipsis" w:date="2014-06-09T15:40:00Z"/>
              <w:rFonts w:eastAsiaTheme="minorEastAsia"/>
              <w:noProof/>
            </w:rPr>
          </w:pPr>
          <w:ins w:id="891" w:author="MelakaA" w:date="2014-06-09T15:29:00Z">
            <w:del w:id="892" w:author="Ellipsis" w:date="2014-06-09T15:40:00Z">
              <w:r w:rsidRPr="00932BF8">
                <w:rPr>
                  <w:rStyle w:val="Hyperlink"/>
                  <w:noProof/>
                </w:rPr>
                <w:delText>3.10.5 Create Type B Drag and Drop answer questions</w:delText>
              </w:r>
              <w:r w:rsidR="00567ABC" w:rsidDel="00393FD8">
                <w:rPr>
                  <w:noProof/>
                  <w:webHidden/>
                </w:rPr>
                <w:tab/>
                <w:delText>128</w:delText>
              </w:r>
            </w:del>
          </w:ins>
        </w:p>
        <w:p w14:paraId="79B386DD" w14:textId="77777777" w:rsidR="00567ABC" w:rsidDel="00393FD8" w:rsidRDefault="00932BF8">
          <w:pPr>
            <w:pStyle w:val="TOC3"/>
            <w:tabs>
              <w:tab w:val="right" w:leader="dot" w:pos="9350"/>
            </w:tabs>
            <w:rPr>
              <w:ins w:id="893" w:author="MelakaA" w:date="2014-06-09T15:29:00Z"/>
              <w:del w:id="894" w:author="Ellipsis" w:date="2014-06-09T15:40:00Z"/>
              <w:rFonts w:eastAsiaTheme="minorEastAsia"/>
              <w:noProof/>
            </w:rPr>
          </w:pPr>
          <w:ins w:id="895" w:author="MelakaA" w:date="2014-06-09T15:29:00Z">
            <w:del w:id="896" w:author="Ellipsis" w:date="2014-06-09T15:40:00Z">
              <w:r w:rsidRPr="00932BF8">
                <w:rPr>
                  <w:rStyle w:val="Hyperlink"/>
                  <w:noProof/>
                </w:rPr>
                <w:delText>3.10.6 Create multiple choice answer questions</w:delText>
              </w:r>
              <w:r w:rsidR="00567ABC" w:rsidDel="00393FD8">
                <w:rPr>
                  <w:noProof/>
                  <w:webHidden/>
                </w:rPr>
                <w:tab/>
                <w:delText>130</w:delText>
              </w:r>
            </w:del>
          </w:ins>
        </w:p>
        <w:p w14:paraId="7749C5D1" w14:textId="77777777" w:rsidR="00567ABC" w:rsidDel="00393FD8" w:rsidRDefault="00932BF8">
          <w:pPr>
            <w:pStyle w:val="TOC3"/>
            <w:tabs>
              <w:tab w:val="right" w:leader="dot" w:pos="9350"/>
            </w:tabs>
            <w:rPr>
              <w:ins w:id="897" w:author="MelakaA" w:date="2014-06-09T15:29:00Z"/>
              <w:del w:id="898" w:author="Ellipsis" w:date="2014-06-09T15:40:00Z"/>
              <w:rFonts w:eastAsiaTheme="minorEastAsia"/>
              <w:noProof/>
            </w:rPr>
          </w:pPr>
          <w:ins w:id="899" w:author="MelakaA" w:date="2014-06-09T15:29:00Z">
            <w:del w:id="900" w:author="Ellipsis" w:date="2014-06-09T15:40:00Z">
              <w:r w:rsidRPr="00932BF8">
                <w:rPr>
                  <w:rStyle w:val="Hyperlink"/>
                  <w:noProof/>
                </w:rPr>
                <w:lastRenderedPageBreak/>
                <w:delText>3.10.7 View Available Questions</w:delText>
              </w:r>
              <w:r w:rsidR="00567ABC" w:rsidDel="00393FD8">
                <w:rPr>
                  <w:noProof/>
                  <w:webHidden/>
                </w:rPr>
                <w:tab/>
                <w:delText>132</w:delText>
              </w:r>
            </w:del>
          </w:ins>
        </w:p>
        <w:p w14:paraId="6436D4BD" w14:textId="77777777" w:rsidR="00567ABC" w:rsidDel="00393FD8" w:rsidRDefault="00932BF8">
          <w:pPr>
            <w:pStyle w:val="TOC3"/>
            <w:tabs>
              <w:tab w:val="right" w:leader="dot" w:pos="9350"/>
            </w:tabs>
            <w:rPr>
              <w:ins w:id="901" w:author="MelakaA" w:date="2014-06-09T15:29:00Z"/>
              <w:del w:id="902" w:author="Ellipsis" w:date="2014-06-09T15:40:00Z"/>
              <w:rFonts w:eastAsiaTheme="minorEastAsia"/>
              <w:noProof/>
            </w:rPr>
          </w:pPr>
          <w:ins w:id="903" w:author="MelakaA" w:date="2014-06-09T15:29:00Z">
            <w:del w:id="904" w:author="Ellipsis" w:date="2014-06-09T15:40:00Z">
              <w:r w:rsidRPr="00932BF8">
                <w:rPr>
                  <w:rStyle w:val="Hyperlink"/>
                  <w:noProof/>
                </w:rPr>
                <w:delText>3.10.8 Manage Questions</w:delText>
              </w:r>
              <w:r w:rsidR="00567ABC" w:rsidDel="00393FD8">
                <w:rPr>
                  <w:noProof/>
                  <w:webHidden/>
                </w:rPr>
                <w:tab/>
                <w:delText>134</w:delText>
              </w:r>
            </w:del>
          </w:ins>
        </w:p>
        <w:p w14:paraId="268C5391" w14:textId="77777777" w:rsidR="00567ABC" w:rsidDel="00393FD8" w:rsidRDefault="00932BF8">
          <w:pPr>
            <w:pStyle w:val="TOC3"/>
            <w:tabs>
              <w:tab w:val="right" w:leader="dot" w:pos="9350"/>
            </w:tabs>
            <w:rPr>
              <w:ins w:id="905" w:author="MelakaA" w:date="2014-06-09T15:29:00Z"/>
              <w:del w:id="906" w:author="Ellipsis" w:date="2014-06-09T15:40:00Z"/>
              <w:rFonts w:eastAsiaTheme="minorEastAsia"/>
              <w:noProof/>
            </w:rPr>
          </w:pPr>
          <w:ins w:id="907" w:author="MelakaA" w:date="2014-06-09T15:29:00Z">
            <w:del w:id="908" w:author="Ellipsis" w:date="2014-06-09T15:40:00Z">
              <w:r w:rsidRPr="00932BF8">
                <w:rPr>
                  <w:rStyle w:val="Hyperlink"/>
                  <w:noProof/>
                </w:rPr>
                <w:delText>3.10.9 Delete Questions</w:delText>
              </w:r>
              <w:r w:rsidR="00567ABC" w:rsidDel="00393FD8">
                <w:rPr>
                  <w:noProof/>
                  <w:webHidden/>
                </w:rPr>
                <w:tab/>
                <w:delText>135</w:delText>
              </w:r>
            </w:del>
          </w:ins>
        </w:p>
        <w:p w14:paraId="706EB3A5" w14:textId="77777777" w:rsidR="00567ABC" w:rsidDel="00393FD8" w:rsidRDefault="00932BF8">
          <w:pPr>
            <w:pStyle w:val="TOC3"/>
            <w:tabs>
              <w:tab w:val="right" w:leader="dot" w:pos="9350"/>
            </w:tabs>
            <w:rPr>
              <w:ins w:id="909" w:author="MelakaA" w:date="2014-06-09T15:29:00Z"/>
              <w:del w:id="910" w:author="Ellipsis" w:date="2014-06-09T15:40:00Z"/>
              <w:rFonts w:eastAsiaTheme="minorEastAsia"/>
              <w:noProof/>
            </w:rPr>
          </w:pPr>
          <w:ins w:id="911" w:author="MelakaA" w:date="2014-06-09T15:29:00Z">
            <w:del w:id="912" w:author="Ellipsis" w:date="2014-06-09T15:40:00Z">
              <w:r w:rsidRPr="00932BF8">
                <w:rPr>
                  <w:rStyle w:val="Hyperlink"/>
                  <w:noProof/>
                </w:rPr>
                <w:delText>3.10.10 Suspend Questions</w:delText>
              </w:r>
              <w:r w:rsidR="00567ABC" w:rsidDel="00393FD8">
                <w:rPr>
                  <w:noProof/>
                  <w:webHidden/>
                </w:rPr>
                <w:tab/>
                <w:delText>138</w:delText>
              </w:r>
            </w:del>
          </w:ins>
        </w:p>
        <w:p w14:paraId="61EEB634" w14:textId="77777777" w:rsidR="00567ABC" w:rsidDel="00393FD8" w:rsidRDefault="00932BF8">
          <w:pPr>
            <w:pStyle w:val="TOC3"/>
            <w:tabs>
              <w:tab w:val="right" w:leader="dot" w:pos="9350"/>
            </w:tabs>
            <w:rPr>
              <w:ins w:id="913" w:author="MelakaA" w:date="2014-06-09T15:29:00Z"/>
              <w:del w:id="914" w:author="Ellipsis" w:date="2014-06-09T15:40:00Z"/>
              <w:rFonts w:eastAsiaTheme="minorEastAsia"/>
              <w:noProof/>
            </w:rPr>
          </w:pPr>
          <w:ins w:id="915" w:author="MelakaA" w:date="2014-06-09T15:29:00Z">
            <w:del w:id="916" w:author="Ellipsis" w:date="2014-06-09T15:40:00Z">
              <w:r w:rsidRPr="00932BF8">
                <w:rPr>
                  <w:rStyle w:val="Hyperlink"/>
                  <w:noProof/>
                </w:rPr>
                <w:delText>3.10.11 Re-Activate Questions</w:delText>
              </w:r>
              <w:r w:rsidR="00567ABC" w:rsidDel="00393FD8">
                <w:rPr>
                  <w:noProof/>
                  <w:webHidden/>
                </w:rPr>
                <w:tab/>
                <w:delText>140</w:delText>
              </w:r>
            </w:del>
          </w:ins>
        </w:p>
        <w:p w14:paraId="1DD0CD12" w14:textId="77777777" w:rsidR="00567ABC" w:rsidDel="00393FD8" w:rsidRDefault="00932BF8">
          <w:pPr>
            <w:pStyle w:val="TOC3"/>
            <w:tabs>
              <w:tab w:val="right" w:leader="dot" w:pos="9350"/>
            </w:tabs>
            <w:rPr>
              <w:ins w:id="917" w:author="MelakaA" w:date="2014-06-09T15:29:00Z"/>
              <w:del w:id="918" w:author="Ellipsis" w:date="2014-06-09T15:40:00Z"/>
              <w:rFonts w:eastAsiaTheme="minorEastAsia"/>
              <w:noProof/>
            </w:rPr>
          </w:pPr>
          <w:ins w:id="919" w:author="MelakaA" w:date="2014-06-09T15:29:00Z">
            <w:del w:id="920" w:author="Ellipsis" w:date="2014-06-09T15:40:00Z">
              <w:r w:rsidRPr="00932BF8">
                <w:rPr>
                  <w:rStyle w:val="Hyperlink"/>
                  <w:noProof/>
                </w:rPr>
                <w:delText>3.10.12 Edit Single Answer Questions</w:delText>
              </w:r>
              <w:r w:rsidR="00567ABC" w:rsidDel="00393FD8">
                <w:rPr>
                  <w:noProof/>
                  <w:webHidden/>
                </w:rPr>
                <w:tab/>
                <w:delText>142</w:delText>
              </w:r>
            </w:del>
          </w:ins>
        </w:p>
        <w:p w14:paraId="6E57FFC2" w14:textId="77777777" w:rsidR="00567ABC" w:rsidDel="00393FD8" w:rsidRDefault="00932BF8">
          <w:pPr>
            <w:pStyle w:val="TOC3"/>
            <w:tabs>
              <w:tab w:val="right" w:leader="dot" w:pos="9350"/>
            </w:tabs>
            <w:rPr>
              <w:ins w:id="921" w:author="MelakaA" w:date="2014-06-09T15:29:00Z"/>
              <w:del w:id="922" w:author="Ellipsis" w:date="2014-06-09T15:40:00Z"/>
              <w:rFonts w:eastAsiaTheme="minorEastAsia"/>
              <w:noProof/>
            </w:rPr>
          </w:pPr>
          <w:ins w:id="923" w:author="MelakaA" w:date="2014-06-09T15:29:00Z">
            <w:del w:id="924" w:author="Ellipsis" w:date="2014-06-09T15:40:00Z">
              <w:r w:rsidRPr="00932BF8">
                <w:rPr>
                  <w:rStyle w:val="Hyperlink"/>
                  <w:noProof/>
                </w:rPr>
                <w:delText>3.10.13 Edit Multiple answer questions</w:delText>
              </w:r>
              <w:r w:rsidR="00567ABC" w:rsidDel="00393FD8">
                <w:rPr>
                  <w:noProof/>
                  <w:webHidden/>
                </w:rPr>
                <w:tab/>
                <w:delText>144</w:delText>
              </w:r>
            </w:del>
          </w:ins>
        </w:p>
        <w:p w14:paraId="40FB959C" w14:textId="77777777" w:rsidR="00567ABC" w:rsidDel="00393FD8" w:rsidRDefault="00932BF8">
          <w:pPr>
            <w:pStyle w:val="TOC3"/>
            <w:tabs>
              <w:tab w:val="right" w:leader="dot" w:pos="9350"/>
            </w:tabs>
            <w:rPr>
              <w:ins w:id="925" w:author="MelakaA" w:date="2014-06-09T15:29:00Z"/>
              <w:del w:id="926" w:author="Ellipsis" w:date="2014-06-09T15:40:00Z"/>
              <w:rFonts w:eastAsiaTheme="minorEastAsia"/>
              <w:noProof/>
            </w:rPr>
          </w:pPr>
          <w:ins w:id="927" w:author="MelakaA" w:date="2014-06-09T15:29:00Z">
            <w:del w:id="928" w:author="Ellipsis" w:date="2014-06-09T15:40:00Z">
              <w:r w:rsidRPr="00932BF8">
                <w:rPr>
                  <w:rStyle w:val="Hyperlink"/>
                  <w:noProof/>
                </w:rPr>
                <w:delText>3.10.14 Edit Short Written Answer Questions</w:delText>
              </w:r>
              <w:r w:rsidR="00567ABC" w:rsidDel="00393FD8">
                <w:rPr>
                  <w:noProof/>
                  <w:webHidden/>
                </w:rPr>
                <w:tab/>
                <w:delText>146</w:delText>
              </w:r>
            </w:del>
          </w:ins>
        </w:p>
        <w:p w14:paraId="0EA75D50" w14:textId="77777777" w:rsidR="00567ABC" w:rsidDel="00393FD8" w:rsidRDefault="00932BF8">
          <w:pPr>
            <w:pStyle w:val="TOC3"/>
            <w:tabs>
              <w:tab w:val="right" w:leader="dot" w:pos="9350"/>
            </w:tabs>
            <w:rPr>
              <w:ins w:id="929" w:author="MelakaA" w:date="2014-06-09T15:29:00Z"/>
              <w:del w:id="930" w:author="Ellipsis" w:date="2014-06-09T15:40:00Z"/>
              <w:rFonts w:eastAsiaTheme="minorEastAsia"/>
              <w:noProof/>
            </w:rPr>
          </w:pPr>
          <w:ins w:id="931" w:author="MelakaA" w:date="2014-06-09T15:29:00Z">
            <w:del w:id="932" w:author="Ellipsis" w:date="2014-06-09T15:40:00Z">
              <w:r w:rsidRPr="00932BF8">
                <w:rPr>
                  <w:rStyle w:val="Hyperlink"/>
                  <w:noProof/>
                </w:rPr>
                <w:delText>3.10.15 Edit Drag and Drop Type A Answer Questions</w:delText>
              </w:r>
              <w:r w:rsidR="00567ABC" w:rsidDel="00393FD8">
                <w:rPr>
                  <w:noProof/>
                  <w:webHidden/>
                </w:rPr>
                <w:tab/>
                <w:delText>148</w:delText>
              </w:r>
            </w:del>
          </w:ins>
        </w:p>
        <w:p w14:paraId="45B37F28" w14:textId="77777777" w:rsidR="00567ABC" w:rsidDel="00393FD8" w:rsidRDefault="00932BF8">
          <w:pPr>
            <w:pStyle w:val="TOC3"/>
            <w:tabs>
              <w:tab w:val="right" w:leader="dot" w:pos="9350"/>
            </w:tabs>
            <w:rPr>
              <w:ins w:id="933" w:author="MelakaA" w:date="2014-06-09T15:29:00Z"/>
              <w:del w:id="934" w:author="Ellipsis" w:date="2014-06-09T15:40:00Z"/>
              <w:rFonts w:eastAsiaTheme="minorEastAsia"/>
              <w:noProof/>
            </w:rPr>
          </w:pPr>
          <w:ins w:id="935" w:author="MelakaA" w:date="2014-06-09T15:29:00Z">
            <w:del w:id="936" w:author="Ellipsis" w:date="2014-06-09T15:40:00Z">
              <w:r w:rsidRPr="00932BF8">
                <w:rPr>
                  <w:rStyle w:val="Hyperlink"/>
                  <w:noProof/>
                </w:rPr>
                <w:delText>3.10.16Edit Drag and Drop Type B Answer Questions</w:delText>
              </w:r>
              <w:r w:rsidR="00567ABC" w:rsidDel="00393FD8">
                <w:rPr>
                  <w:noProof/>
                  <w:webHidden/>
                </w:rPr>
                <w:tab/>
                <w:delText>150</w:delText>
              </w:r>
            </w:del>
          </w:ins>
        </w:p>
        <w:p w14:paraId="12220B1C" w14:textId="77777777" w:rsidR="00567ABC" w:rsidDel="00393FD8" w:rsidRDefault="00932BF8">
          <w:pPr>
            <w:pStyle w:val="TOC3"/>
            <w:tabs>
              <w:tab w:val="right" w:leader="dot" w:pos="9350"/>
            </w:tabs>
            <w:rPr>
              <w:ins w:id="937" w:author="MelakaA" w:date="2014-06-09T15:29:00Z"/>
              <w:del w:id="938" w:author="Ellipsis" w:date="2014-06-09T15:40:00Z"/>
              <w:rFonts w:eastAsiaTheme="minorEastAsia"/>
              <w:noProof/>
            </w:rPr>
          </w:pPr>
          <w:ins w:id="939" w:author="MelakaA" w:date="2014-06-09T15:29:00Z">
            <w:del w:id="940" w:author="Ellipsis" w:date="2014-06-09T15:40:00Z">
              <w:r w:rsidRPr="00932BF8">
                <w:rPr>
                  <w:rStyle w:val="Hyperlink"/>
                  <w:noProof/>
                </w:rPr>
                <w:delText>3.10.17 Edit Multiple choice answer questions</w:delText>
              </w:r>
              <w:r w:rsidR="00567ABC" w:rsidDel="00393FD8">
                <w:rPr>
                  <w:noProof/>
                  <w:webHidden/>
                </w:rPr>
                <w:tab/>
                <w:delText>152</w:delText>
              </w:r>
            </w:del>
          </w:ins>
        </w:p>
        <w:p w14:paraId="3F10E207" w14:textId="77777777" w:rsidR="00567ABC" w:rsidDel="00393FD8" w:rsidRDefault="00932BF8">
          <w:pPr>
            <w:pStyle w:val="TOC3"/>
            <w:tabs>
              <w:tab w:val="right" w:leader="dot" w:pos="9350"/>
            </w:tabs>
            <w:rPr>
              <w:ins w:id="941" w:author="MelakaA" w:date="2014-06-09T15:29:00Z"/>
              <w:del w:id="942" w:author="Ellipsis" w:date="2014-06-09T15:40:00Z"/>
              <w:rFonts w:eastAsiaTheme="minorEastAsia"/>
              <w:noProof/>
            </w:rPr>
          </w:pPr>
          <w:ins w:id="943" w:author="MelakaA" w:date="2014-06-09T15:29:00Z">
            <w:del w:id="944" w:author="Ellipsis" w:date="2014-06-09T15:40:00Z">
              <w:r w:rsidRPr="00932BF8">
                <w:rPr>
                  <w:rStyle w:val="Hyperlink"/>
                  <w:noProof/>
                </w:rPr>
                <w:delText>3.10.18 View Individual Single Answer Questions</w:delText>
              </w:r>
              <w:r w:rsidR="00567ABC" w:rsidDel="00393FD8">
                <w:rPr>
                  <w:noProof/>
                  <w:webHidden/>
                </w:rPr>
                <w:tab/>
                <w:delText>154</w:delText>
              </w:r>
            </w:del>
          </w:ins>
        </w:p>
        <w:p w14:paraId="05BBEA82" w14:textId="77777777" w:rsidR="00567ABC" w:rsidDel="00393FD8" w:rsidRDefault="00932BF8">
          <w:pPr>
            <w:pStyle w:val="TOC3"/>
            <w:tabs>
              <w:tab w:val="right" w:leader="dot" w:pos="9350"/>
            </w:tabs>
            <w:rPr>
              <w:ins w:id="945" w:author="MelakaA" w:date="2014-06-09T15:29:00Z"/>
              <w:del w:id="946" w:author="Ellipsis" w:date="2014-06-09T15:40:00Z"/>
              <w:rFonts w:eastAsiaTheme="minorEastAsia"/>
              <w:noProof/>
            </w:rPr>
          </w:pPr>
          <w:ins w:id="947" w:author="MelakaA" w:date="2014-06-09T15:29:00Z">
            <w:del w:id="948" w:author="Ellipsis" w:date="2014-06-09T15:40:00Z">
              <w:r w:rsidRPr="00932BF8">
                <w:rPr>
                  <w:rStyle w:val="Hyperlink"/>
                  <w:noProof/>
                </w:rPr>
                <w:delText>3.10.19 View Individual Multiple Answer Questions</w:delText>
              </w:r>
              <w:r w:rsidR="00567ABC" w:rsidDel="00393FD8">
                <w:rPr>
                  <w:noProof/>
                  <w:webHidden/>
                </w:rPr>
                <w:tab/>
                <w:delText>156</w:delText>
              </w:r>
            </w:del>
          </w:ins>
        </w:p>
        <w:p w14:paraId="1520270A" w14:textId="77777777" w:rsidR="00567ABC" w:rsidDel="00393FD8" w:rsidRDefault="00932BF8">
          <w:pPr>
            <w:pStyle w:val="TOC3"/>
            <w:tabs>
              <w:tab w:val="right" w:leader="dot" w:pos="9350"/>
            </w:tabs>
            <w:rPr>
              <w:ins w:id="949" w:author="MelakaA" w:date="2014-06-09T15:29:00Z"/>
              <w:del w:id="950" w:author="Ellipsis" w:date="2014-06-09T15:40:00Z"/>
              <w:rFonts w:eastAsiaTheme="minorEastAsia"/>
              <w:noProof/>
            </w:rPr>
          </w:pPr>
          <w:ins w:id="951" w:author="MelakaA" w:date="2014-06-09T15:29:00Z">
            <w:del w:id="952" w:author="Ellipsis" w:date="2014-06-09T15:40:00Z">
              <w:r w:rsidRPr="00932BF8">
                <w:rPr>
                  <w:rStyle w:val="Hyperlink"/>
                  <w:noProof/>
                </w:rPr>
                <w:delText>3.10.20 View Individual Single Written Answer Questions</w:delText>
              </w:r>
              <w:r w:rsidR="00567ABC" w:rsidDel="00393FD8">
                <w:rPr>
                  <w:noProof/>
                  <w:webHidden/>
                </w:rPr>
                <w:tab/>
                <w:delText>158</w:delText>
              </w:r>
            </w:del>
          </w:ins>
        </w:p>
        <w:p w14:paraId="0D866BC0" w14:textId="77777777" w:rsidR="00567ABC" w:rsidDel="00393FD8" w:rsidRDefault="00932BF8">
          <w:pPr>
            <w:pStyle w:val="TOC3"/>
            <w:tabs>
              <w:tab w:val="right" w:leader="dot" w:pos="9350"/>
            </w:tabs>
            <w:rPr>
              <w:ins w:id="953" w:author="MelakaA" w:date="2014-06-09T15:29:00Z"/>
              <w:del w:id="954" w:author="Ellipsis" w:date="2014-06-09T15:40:00Z"/>
              <w:rFonts w:eastAsiaTheme="minorEastAsia"/>
              <w:noProof/>
            </w:rPr>
          </w:pPr>
          <w:ins w:id="955" w:author="MelakaA" w:date="2014-06-09T15:29:00Z">
            <w:del w:id="956" w:author="Ellipsis" w:date="2014-06-09T15:40:00Z">
              <w:r w:rsidRPr="00932BF8">
                <w:rPr>
                  <w:rStyle w:val="Hyperlink"/>
                  <w:noProof/>
                </w:rPr>
                <w:delText>3.10.21 View Individual drag and drop type A answer Questions</w:delText>
              </w:r>
              <w:r w:rsidR="00567ABC" w:rsidDel="00393FD8">
                <w:rPr>
                  <w:noProof/>
                  <w:webHidden/>
                </w:rPr>
                <w:tab/>
                <w:delText>160</w:delText>
              </w:r>
            </w:del>
          </w:ins>
        </w:p>
        <w:p w14:paraId="78E0524E" w14:textId="77777777" w:rsidR="00567ABC" w:rsidDel="00393FD8" w:rsidRDefault="00932BF8">
          <w:pPr>
            <w:pStyle w:val="TOC3"/>
            <w:tabs>
              <w:tab w:val="right" w:leader="dot" w:pos="9350"/>
            </w:tabs>
            <w:rPr>
              <w:ins w:id="957" w:author="MelakaA" w:date="2014-06-09T15:29:00Z"/>
              <w:del w:id="958" w:author="Ellipsis" w:date="2014-06-09T15:40:00Z"/>
              <w:rFonts w:eastAsiaTheme="minorEastAsia"/>
              <w:noProof/>
            </w:rPr>
          </w:pPr>
          <w:ins w:id="959" w:author="MelakaA" w:date="2014-06-09T15:29:00Z">
            <w:del w:id="960" w:author="Ellipsis" w:date="2014-06-09T15:40:00Z">
              <w:r w:rsidRPr="00932BF8">
                <w:rPr>
                  <w:rStyle w:val="Hyperlink"/>
                  <w:noProof/>
                </w:rPr>
                <w:delText>3.10.22 View Individual drag and drop type B answer Questions</w:delText>
              </w:r>
              <w:r w:rsidR="00567ABC" w:rsidDel="00393FD8">
                <w:rPr>
                  <w:noProof/>
                  <w:webHidden/>
                </w:rPr>
                <w:tab/>
                <w:delText>162</w:delText>
              </w:r>
            </w:del>
          </w:ins>
        </w:p>
        <w:p w14:paraId="50C264F5" w14:textId="77777777" w:rsidR="00567ABC" w:rsidDel="00393FD8" w:rsidRDefault="00932BF8">
          <w:pPr>
            <w:pStyle w:val="TOC3"/>
            <w:tabs>
              <w:tab w:val="right" w:leader="dot" w:pos="9350"/>
            </w:tabs>
            <w:rPr>
              <w:ins w:id="961" w:author="MelakaA" w:date="2014-06-09T15:29:00Z"/>
              <w:del w:id="962" w:author="Ellipsis" w:date="2014-06-09T15:40:00Z"/>
              <w:rFonts w:eastAsiaTheme="minorEastAsia"/>
              <w:noProof/>
            </w:rPr>
          </w:pPr>
          <w:ins w:id="963" w:author="MelakaA" w:date="2014-06-09T15:29:00Z">
            <w:del w:id="964" w:author="Ellipsis" w:date="2014-06-09T15:40:00Z">
              <w:r w:rsidRPr="00932BF8">
                <w:rPr>
                  <w:rStyle w:val="Hyperlink"/>
                  <w:noProof/>
                </w:rPr>
                <w:delText>3.10.23 View Individual multiple choice answer Questions</w:delText>
              </w:r>
              <w:r w:rsidR="00567ABC" w:rsidDel="00393FD8">
                <w:rPr>
                  <w:noProof/>
                  <w:webHidden/>
                </w:rPr>
                <w:tab/>
                <w:delText>164</w:delText>
              </w:r>
            </w:del>
          </w:ins>
        </w:p>
        <w:p w14:paraId="4CA7F720" w14:textId="77777777" w:rsidR="00567ABC" w:rsidDel="00393FD8" w:rsidRDefault="00932BF8">
          <w:pPr>
            <w:pStyle w:val="TOC3"/>
            <w:tabs>
              <w:tab w:val="right" w:leader="dot" w:pos="9350"/>
            </w:tabs>
            <w:rPr>
              <w:ins w:id="965" w:author="MelakaA" w:date="2014-06-09T15:29:00Z"/>
              <w:del w:id="966" w:author="Ellipsis" w:date="2014-06-09T15:40:00Z"/>
              <w:rFonts w:eastAsiaTheme="minorEastAsia"/>
              <w:noProof/>
            </w:rPr>
          </w:pPr>
          <w:ins w:id="967" w:author="MelakaA" w:date="2014-06-09T15:29:00Z">
            <w:del w:id="968" w:author="Ellipsis" w:date="2014-06-09T15:40:00Z">
              <w:r w:rsidRPr="00932BF8">
                <w:rPr>
                  <w:rStyle w:val="Hyperlink"/>
                  <w:noProof/>
                </w:rPr>
                <w:delText>3.10.24 View Individual Question Statistics</w:delText>
              </w:r>
              <w:r w:rsidR="00567ABC" w:rsidDel="00393FD8">
                <w:rPr>
                  <w:noProof/>
                  <w:webHidden/>
                </w:rPr>
                <w:tab/>
                <w:delText>166</w:delText>
              </w:r>
            </w:del>
          </w:ins>
        </w:p>
        <w:p w14:paraId="62C06495" w14:textId="77777777" w:rsidR="00567ABC" w:rsidDel="00393FD8" w:rsidRDefault="00932BF8">
          <w:pPr>
            <w:pStyle w:val="TOC2"/>
            <w:tabs>
              <w:tab w:val="right" w:leader="dot" w:pos="9350"/>
            </w:tabs>
            <w:rPr>
              <w:ins w:id="969" w:author="MelakaA" w:date="2014-06-09T15:29:00Z"/>
              <w:del w:id="970" w:author="Ellipsis" w:date="2014-06-09T15:40:00Z"/>
              <w:rFonts w:eastAsiaTheme="minorEastAsia"/>
              <w:noProof/>
            </w:rPr>
          </w:pPr>
          <w:ins w:id="971" w:author="MelakaA" w:date="2014-06-09T15:29:00Z">
            <w:del w:id="972" w:author="Ellipsis" w:date="2014-06-09T15:40:00Z">
              <w:r w:rsidRPr="00932BF8">
                <w:rPr>
                  <w:rStyle w:val="Hyperlink"/>
                  <w:noProof/>
                </w:rPr>
                <w:delText>3.11 New Stories</w:delText>
              </w:r>
              <w:r w:rsidR="00567ABC" w:rsidDel="00393FD8">
                <w:rPr>
                  <w:noProof/>
                  <w:webHidden/>
                </w:rPr>
                <w:tab/>
                <w:delText>168</w:delText>
              </w:r>
            </w:del>
          </w:ins>
        </w:p>
        <w:p w14:paraId="09DF9FCB" w14:textId="77777777" w:rsidR="00567ABC" w:rsidDel="00393FD8" w:rsidRDefault="00932BF8">
          <w:pPr>
            <w:pStyle w:val="TOC3"/>
            <w:tabs>
              <w:tab w:val="right" w:leader="dot" w:pos="9350"/>
            </w:tabs>
            <w:rPr>
              <w:ins w:id="973" w:author="MelakaA" w:date="2014-06-09T15:29:00Z"/>
              <w:del w:id="974" w:author="Ellipsis" w:date="2014-06-09T15:40:00Z"/>
              <w:rFonts w:eastAsiaTheme="minorEastAsia"/>
              <w:noProof/>
            </w:rPr>
          </w:pPr>
          <w:ins w:id="975" w:author="MelakaA" w:date="2014-06-09T15:29:00Z">
            <w:del w:id="976" w:author="Ellipsis" w:date="2014-06-09T15:40:00Z">
              <w:r w:rsidRPr="00932BF8">
                <w:rPr>
                  <w:rStyle w:val="Hyperlink"/>
                  <w:noProof/>
                </w:rPr>
                <w:delText>3.11.1 Select if calculator is allowed on exam upon creation</w:delText>
              </w:r>
              <w:r w:rsidR="00567ABC" w:rsidDel="00393FD8">
                <w:rPr>
                  <w:noProof/>
                  <w:webHidden/>
                </w:rPr>
                <w:tab/>
                <w:delText>168</w:delText>
              </w:r>
            </w:del>
          </w:ins>
        </w:p>
        <w:p w14:paraId="6301E54B" w14:textId="77777777" w:rsidR="00567ABC" w:rsidDel="00393FD8" w:rsidRDefault="00932BF8">
          <w:pPr>
            <w:pStyle w:val="TOC3"/>
            <w:tabs>
              <w:tab w:val="right" w:leader="dot" w:pos="9350"/>
            </w:tabs>
            <w:rPr>
              <w:ins w:id="977" w:author="MelakaA" w:date="2014-06-09T15:29:00Z"/>
              <w:del w:id="978" w:author="Ellipsis" w:date="2014-06-09T15:40:00Z"/>
              <w:rFonts w:eastAsiaTheme="minorEastAsia"/>
              <w:noProof/>
            </w:rPr>
          </w:pPr>
          <w:ins w:id="979" w:author="MelakaA" w:date="2014-06-09T15:29:00Z">
            <w:del w:id="980" w:author="Ellipsis" w:date="2014-06-09T15:40:00Z">
              <w:r w:rsidRPr="00932BF8">
                <w:rPr>
                  <w:rStyle w:val="Hyperlink"/>
                  <w:noProof/>
                </w:rPr>
                <w:delText>3.11.2 Select Exam Type</w:delText>
              </w:r>
              <w:r w:rsidR="00567ABC" w:rsidDel="00393FD8">
                <w:rPr>
                  <w:noProof/>
                  <w:webHidden/>
                </w:rPr>
                <w:tab/>
                <w:delText>170</w:delText>
              </w:r>
            </w:del>
          </w:ins>
        </w:p>
        <w:p w14:paraId="5AC65113" w14:textId="77777777" w:rsidR="00567ABC" w:rsidDel="00393FD8" w:rsidRDefault="00932BF8">
          <w:pPr>
            <w:pStyle w:val="TOC3"/>
            <w:tabs>
              <w:tab w:val="right" w:leader="dot" w:pos="9350"/>
            </w:tabs>
            <w:rPr>
              <w:ins w:id="981" w:author="MelakaA" w:date="2014-06-09T15:29:00Z"/>
              <w:del w:id="982" w:author="Ellipsis" w:date="2014-06-09T15:40:00Z"/>
              <w:rFonts w:eastAsiaTheme="minorEastAsia"/>
              <w:noProof/>
            </w:rPr>
          </w:pPr>
          <w:ins w:id="983" w:author="MelakaA" w:date="2014-06-09T15:29:00Z">
            <w:del w:id="984" w:author="Ellipsis" w:date="2014-06-09T15:40:00Z">
              <w:r w:rsidRPr="00932BF8">
                <w:rPr>
                  <w:rStyle w:val="Hyperlink"/>
                  <w:noProof/>
                </w:rPr>
                <w:delText>3.11.3 Contact Us</w:delText>
              </w:r>
              <w:r w:rsidR="00567ABC" w:rsidDel="00393FD8">
                <w:rPr>
                  <w:noProof/>
                  <w:webHidden/>
                </w:rPr>
                <w:tab/>
                <w:delText>172</w:delText>
              </w:r>
            </w:del>
          </w:ins>
        </w:p>
        <w:p w14:paraId="05213626" w14:textId="77777777" w:rsidR="00567ABC" w:rsidDel="00393FD8" w:rsidRDefault="00932BF8">
          <w:pPr>
            <w:pStyle w:val="TOC3"/>
            <w:tabs>
              <w:tab w:val="right" w:leader="dot" w:pos="9350"/>
            </w:tabs>
            <w:rPr>
              <w:ins w:id="985" w:author="MelakaA" w:date="2014-06-09T15:29:00Z"/>
              <w:del w:id="986" w:author="Ellipsis" w:date="2014-06-09T15:40:00Z"/>
              <w:rFonts w:eastAsiaTheme="minorEastAsia"/>
              <w:noProof/>
            </w:rPr>
          </w:pPr>
          <w:ins w:id="987" w:author="MelakaA" w:date="2014-06-09T15:29:00Z">
            <w:del w:id="988" w:author="Ellipsis" w:date="2014-06-09T15:40:00Z">
              <w:r w:rsidRPr="00932BF8">
                <w:rPr>
                  <w:rStyle w:val="Hyperlink"/>
                  <w:noProof/>
                </w:rPr>
                <w:delText>3.11.4 Students Status</w:delText>
              </w:r>
              <w:r w:rsidR="00567ABC" w:rsidDel="00393FD8">
                <w:rPr>
                  <w:noProof/>
                  <w:webHidden/>
                </w:rPr>
                <w:tab/>
                <w:delText>174</w:delText>
              </w:r>
            </w:del>
          </w:ins>
        </w:p>
        <w:p w14:paraId="66270706" w14:textId="77777777" w:rsidR="00567ABC" w:rsidDel="00393FD8" w:rsidRDefault="00932BF8">
          <w:pPr>
            <w:pStyle w:val="TOC3"/>
            <w:tabs>
              <w:tab w:val="right" w:leader="dot" w:pos="9350"/>
            </w:tabs>
            <w:rPr>
              <w:ins w:id="989" w:author="MelakaA" w:date="2014-06-09T15:29:00Z"/>
              <w:del w:id="990" w:author="Ellipsis" w:date="2014-06-09T15:40:00Z"/>
              <w:rFonts w:eastAsiaTheme="minorEastAsia"/>
              <w:noProof/>
            </w:rPr>
          </w:pPr>
          <w:ins w:id="991" w:author="MelakaA" w:date="2014-06-09T15:29:00Z">
            <w:del w:id="992" w:author="Ellipsis" w:date="2014-06-09T15:40:00Z">
              <w:r w:rsidRPr="00932BF8">
                <w:rPr>
                  <w:rStyle w:val="Hyperlink"/>
                  <w:noProof/>
                </w:rPr>
                <w:delText>3.11.5 Create Student</w:delText>
              </w:r>
              <w:r w:rsidR="00567ABC" w:rsidDel="00393FD8">
                <w:rPr>
                  <w:noProof/>
                  <w:webHidden/>
                </w:rPr>
                <w:tab/>
                <w:delText>176</w:delText>
              </w:r>
            </w:del>
          </w:ins>
        </w:p>
        <w:p w14:paraId="02456C5E" w14:textId="77777777" w:rsidR="00567ABC" w:rsidDel="00393FD8" w:rsidRDefault="00932BF8">
          <w:pPr>
            <w:pStyle w:val="TOC3"/>
            <w:tabs>
              <w:tab w:val="right" w:leader="dot" w:pos="9350"/>
            </w:tabs>
            <w:rPr>
              <w:ins w:id="993" w:author="MelakaA" w:date="2014-06-09T15:29:00Z"/>
              <w:del w:id="994" w:author="Ellipsis" w:date="2014-06-09T15:40:00Z"/>
              <w:rFonts w:eastAsiaTheme="minorEastAsia"/>
              <w:noProof/>
            </w:rPr>
          </w:pPr>
          <w:ins w:id="995" w:author="MelakaA" w:date="2014-06-09T15:29:00Z">
            <w:del w:id="996" w:author="Ellipsis" w:date="2014-06-09T15:40:00Z">
              <w:r w:rsidRPr="00932BF8">
                <w:rPr>
                  <w:rStyle w:val="Hyperlink"/>
                  <w:noProof/>
                </w:rPr>
                <w:delText>3.11.6 Add Notes when creating Student</w:delText>
              </w:r>
              <w:r w:rsidR="00567ABC" w:rsidDel="00393FD8">
                <w:rPr>
                  <w:noProof/>
                  <w:webHidden/>
                </w:rPr>
                <w:tab/>
                <w:delText>178</w:delText>
              </w:r>
            </w:del>
          </w:ins>
        </w:p>
        <w:p w14:paraId="3C5AF6F0" w14:textId="77777777" w:rsidR="00567ABC" w:rsidDel="00393FD8" w:rsidRDefault="00932BF8">
          <w:pPr>
            <w:pStyle w:val="TOC3"/>
            <w:tabs>
              <w:tab w:val="right" w:leader="dot" w:pos="9350"/>
            </w:tabs>
            <w:rPr>
              <w:ins w:id="997" w:author="MelakaA" w:date="2014-06-09T15:29:00Z"/>
              <w:del w:id="998" w:author="Ellipsis" w:date="2014-06-09T15:40:00Z"/>
              <w:rFonts w:eastAsiaTheme="minorEastAsia"/>
              <w:noProof/>
            </w:rPr>
          </w:pPr>
          <w:ins w:id="999" w:author="MelakaA" w:date="2014-06-09T15:29:00Z">
            <w:del w:id="1000" w:author="Ellipsis" w:date="2014-06-09T15:40:00Z">
              <w:r w:rsidRPr="00932BF8">
                <w:rPr>
                  <w:rStyle w:val="Hyperlink"/>
                  <w:noProof/>
                </w:rPr>
                <w:delText>3.11.7 Edit Student Profile</w:delText>
              </w:r>
              <w:r w:rsidR="00567ABC" w:rsidDel="00393FD8">
                <w:rPr>
                  <w:noProof/>
                  <w:webHidden/>
                </w:rPr>
                <w:tab/>
                <w:delText>180</w:delText>
              </w:r>
            </w:del>
          </w:ins>
        </w:p>
        <w:p w14:paraId="08C03627" w14:textId="77777777" w:rsidR="00567ABC" w:rsidDel="00393FD8" w:rsidRDefault="00932BF8">
          <w:pPr>
            <w:pStyle w:val="TOC3"/>
            <w:tabs>
              <w:tab w:val="right" w:leader="dot" w:pos="9350"/>
            </w:tabs>
            <w:rPr>
              <w:ins w:id="1001" w:author="MelakaA" w:date="2014-06-09T15:29:00Z"/>
              <w:del w:id="1002" w:author="Ellipsis" w:date="2014-06-09T15:40:00Z"/>
              <w:rFonts w:eastAsiaTheme="minorEastAsia"/>
              <w:noProof/>
            </w:rPr>
          </w:pPr>
          <w:ins w:id="1003" w:author="MelakaA" w:date="2014-06-09T15:29:00Z">
            <w:del w:id="1004" w:author="Ellipsis" w:date="2014-06-09T15:40:00Z">
              <w:r w:rsidRPr="00932BF8">
                <w:rPr>
                  <w:rStyle w:val="Hyperlink"/>
                  <w:noProof/>
                </w:rPr>
                <w:delText>3.11.8 View Unanswered Questions</w:delText>
              </w:r>
              <w:r w:rsidR="00567ABC" w:rsidDel="00393FD8">
                <w:rPr>
                  <w:noProof/>
                  <w:webHidden/>
                </w:rPr>
                <w:tab/>
                <w:delText>181</w:delText>
              </w:r>
            </w:del>
          </w:ins>
        </w:p>
        <w:p w14:paraId="50EA1BEE" w14:textId="77777777" w:rsidR="00567ABC" w:rsidDel="00393FD8" w:rsidRDefault="00932BF8">
          <w:pPr>
            <w:pStyle w:val="TOC3"/>
            <w:tabs>
              <w:tab w:val="right" w:leader="dot" w:pos="9350"/>
            </w:tabs>
            <w:rPr>
              <w:ins w:id="1005" w:author="MelakaA" w:date="2014-06-09T15:29:00Z"/>
              <w:del w:id="1006" w:author="Ellipsis" w:date="2014-06-09T15:40:00Z"/>
              <w:rFonts w:eastAsiaTheme="minorEastAsia"/>
              <w:noProof/>
            </w:rPr>
          </w:pPr>
          <w:ins w:id="1007" w:author="MelakaA" w:date="2014-06-09T15:29:00Z">
            <w:del w:id="1008" w:author="Ellipsis" w:date="2014-06-09T15:40:00Z">
              <w:r w:rsidRPr="00932BF8">
                <w:rPr>
                  <w:rStyle w:val="Hyperlink"/>
                  <w:noProof/>
                </w:rPr>
                <w:delText>3.11.9 Exam Instructions</w:delText>
              </w:r>
              <w:r w:rsidR="00567ABC" w:rsidDel="00393FD8">
                <w:rPr>
                  <w:noProof/>
                  <w:webHidden/>
                </w:rPr>
                <w:tab/>
                <w:delText>184</w:delText>
              </w:r>
            </w:del>
          </w:ins>
        </w:p>
        <w:p w14:paraId="403E6848" w14:textId="77777777" w:rsidR="00567ABC" w:rsidDel="00393FD8" w:rsidRDefault="00932BF8">
          <w:pPr>
            <w:pStyle w:val="TOC3"/>
            <w:tabs>
              <w:tab w:val="right" w:leader="dot" w:pos="9350"/>
            </w:tabs>
            <w:rPr>
              <w:ins w:id="1009" w:author="MelakaA" w:date="2014-06-09T15:29:00Z"/>
              <w:del w:id="1010" w:author="Ellipsis" w:date="2014-06-09T15:40:00Z"/>
              <w:rFonts w:eastAsiaTheme="minorEastAsia"/>
              <w:noProof/>
            </w:rPr>
          </w:pPr>
          <w:ins w:id="1011" w:author="MelakaA" w:date="2014-06-09T15:29:00Z">
            <w:del w:id="1012" w:author="Ellipsis" w:date="2014-06-09T15:40:00Z">
              <w:r w:rsidRPr="00932BF8">
                <w:rPr>
                  <w:rStyle w:val="Hyperlink"/>
                  <w:noProof/>
                </w:rPr>
                <w:delText>3.11.10 Go to Question</w:delText>
              </w:r>
              <w:r w:rsidR="00567ABC" w:rsidDel="00393FD8">
                <w:rPr>
                  <w:noProof/>
                  <w:webHidden/>
                </w:rPr>
                <w:tab/>
                <w:delText>185</w:delText>
              </w:r>
            </w:del>
          </w:ins>
        </w:p>
        <w:p w14:paraId="35335E6F" w14:textId="77777777" w:rsidR="00567ABC" w:rsidDel="00393FD8" w:rsidRDefault="00932BF8">
          <w:pPr>
            <w:pStyle w:val="TOC3"/>
            <w:tabs>
              <w:tab w:val="right" w:leader="dot" w:pos="9350"/>
            </w:tabs>
            <w:rPr>
              <w:ins w:id="1013" w:author="MelakaA" w:date="2014-06-09T15:29:00Z"/>
              <w:del w:id="1014" w:author="Ellipsis" w:date="2014-06-09T15:40:00Z"/>
              <w:rFonts w:eastAsiaTheme="minorEastAsia"/>
              <w:noProof/>
            </w:rPr>
          </w:pPr>
          <w:ins w:id="1015" w:author="MelakaA" w:date="2014-06-09T15:29:00Z">
            <w:del w:id="1016" w:author="Ellipsis" w:date="2014-06-09T15:40:00Z">
              <w:r w:rsidRPr="00932BF8">
                <w:rPr>
                  <w:rStyle w:val="Hyperlink"/>
                  <w:noProof/>
                </w:rPr>
                <w:delText>3.11.11 Tables &amp; Formulae</w:delText>
              </w:r>
              <w:r w:rsidR="00567ABC" w:rsidDel="00393FD8">
                <w:rPr>
                  <w:noProof/>
                  <w:webHidden/>
                </w:rPr>
                <w:tab/>
                <w:delText>187</w:delText>
              </w:r>
            </w:del>
          </w:ins>
        </w:p>
        <w:p w14:paraId="0EBA9EB8" w14:textId="77777777" w:rsidR="00567ABC" w:rsidDel="00393FD8" w:rsidRDefault="00932BF8">
          <w:pPr>
            <w:pStyle w:val="TOC3"/>
            <w:tabs>
              <w:tab w:val="right" w:leader="dot" w:pos="9350"/>
            </w:tabs>
            <w:rPr>
              <w:ins w:id="1017" w:author="MelakaA" w:date="2014-06-09T15:29:00Z"/>
              <w:del w:id="1018" w:author="Ellipsis" w:date="2014-06-09T15:40:00Z"/>
              <w:rFonts w:eastAsiaTheme="minorEastAsia"/>
              <w:noProof/>
            </w:rPr>
          </w:pPr>
          <w:ins w:id="1019" w:author="MelakaA" w:date="2014-06-09T15:29:00Z">
            <w:del w:id="1020" w:author="Ellipsis" w:date="2014-06-09T15:40:00Z">
              <w:r w:rsidRPr="00932BF8">
                <w:rPr>
                  <w:rStyle w:val="Hyperlink"/>
                  <w:noProof/>
                </w:rPr>
                <w:delText>3.11.12 Upload Single Answer Questions</w:delText>
              </w:r>
              <w:r w:rsidR="00567ABC" w:rsidDel="00393FD8">
                <w:rPr>
                  <w:noProof/>
                  <w:webHidden/>
                </w:rPr>
                <w:tab/>
                <w:delText>188</w:delText>
              </w:r>
            </w:del>
          </w:ins>
        </w:p>
        <w:p w14:paraId="2867BCE1" w14:textId="77777777" w:rsidR="00567ABC" w:rsidDel="00393FD8" w:rsidRDefault="00932BF8">
          <w:pPr>
            <w:pStyle w:val="TOC3"/>
            <w:tabs>
              <w:tab w:val="right" w:leader="dot" w:pos="9350"/>
            </w:tabs>
            <w:rPr>
              <w:ins w:id="1021" w:author="MelakaA" w:date="2014-06-09T15:29:00Z"/>
              <w:del w:id="1022" w:author="Ellipsis" w:date="2014-06-09T15:40:00Z"/>
              <w:rFonts w:eastAsiaTheme="minorEastAsia"/>
              <w:noProof/>
            </w:rPr>
          </w:pPr>
          <w:ins w:id="1023" w:author="MelakaA" w:date="2014-06-09T15:29:00Z">
            <w:del w:id="1024" w:author="Ellipsis" w:date="2014-06-09T15:40:00Z">
              <w:r w:rsidRPr="00932BF8">
                <w:rPr>
                  <w:rStyle w:val="Hyperlink"/>
                  <w:noProof/>
                </w:rPr>
                <w:delText>3.11.13 Upload Multiple Answer Questions</w:delText>
              </w:r>
              <w:r w:rsidR="00567ABC" w:rsidDel="00393FD8">
                <w:rPr>
                  <w:noProof/>
                  <w:webHidden/>
                </w:rPr>
                <w:tab/>
                <w:delText>189</w:delText>
              </w:r>
            </w:del>
          </w:ins>
        </w:p>
        <w:p w14:paraId="2EC5DAE2" w14:textId="77777777" w:rsidR="00567ABC" w:rsidDel="00393FD8" w:rsidRDefault="00932BF8">
          <w:pPr>
            <w:pStyle w:val="TOC3"/>
            <w:tabs>
              <w:tab w:val="right" w:leader="dot" w:pos="9350"/>
            </w:tabs>
            <w:rPr>
              <w:ins w:id="1025" w:author="MelakaA" w:date="2014-06-09T15:29:00Z"/>
              <w:del w:id="1026" w:author="Ellipsis" w:date="2014-06-09T15:40:00Z"/>
              <w:rFonts w:eastAsiaTheme="minorEastAsia"/>
              <w:noProof/>
            </w:rPr>
          </w:pPr>
          <w:ins w:id="1027" w:author="MelakaA" w:date="2014-06-09T15:29:00Z">
            <w:del w:id="1028" w:author="Ellipsis" w:date="2014-06-09T15:40:00Z">
              <w:r w:rsidRPr="00932BF8">
                <w:rPr>
                  <w:rStyle w:val="Hyperlink"/>
                  <w:noProof/>
                </w:rPr>
                <w:lastRenderedPageBreak/>
                <w:delText>3.11.14 Upload Short Written Answer Questions</w:delText>
              </w:r>
              <w:r w:rsidR="00567ABC" w:rsidDel="00393FD8">
                <w:rPr>
                  <w:noProof/>
                  <w:webHidden/>
                </w:rPr>
                <w:tab/>
                <w:delText>190</w:delText>
              </w:r>
            </w:del>
          </w:ins>
        </w:p>
        <w:p w14:paraId="776ACD17" w14:textId="77777777" w:rsidR="00567ABC" w:rsidDel="00393FD8" w:rsidRDefault="00932BF8">
          <w:pPr>
            <w:pStyle w:val="TOC3"/>
            <w:tabs>
              <w:tab w:val="right" w:leader="dot" w:pos="9350"/>
            </w:tabs>
            <w:rPr>
              <w:ins w:id="1029" w:author="MelakaA" w:date="2014-06-09T15:29:00Z"/>
              <w:del w:id="1030" w:author="Ellipsis" w:date="2014-06-09T15:40:00Z"/>
              <w:rFonts w:eastAsiaTheme="minorEastAsia"/>
              <w:noProof/>
            </w:rPr>
          </w:pPr>
          <w:ins w:id="1031" w:author="MelakaA" w:date="2014-06-09T15:29:00Z">
            <w:del w:id="1032" w:author="Ellipsis" w:date="2014-06-09T15:40:00Z">
              <w:r w:rsidRPr="00932BF8">
                <w:rPr>
                  <w:rStyle w:val="Hyperlink"/>
                  <w:noProof/>
                </w:rPr>
                <w:delText>3.11.15 Upload Multiple Choice Answer Questions</w:delText>
              </w:r>
              <w:r w:rsidR="00567ABC" w:rsidDel="00393FD8">
                <w:rPr>
                  <w:noProof/>
                  <w:webHidden/>
                </w:rPr>
                <w:tab/>
                <w:delText>191</w:delText>
              </w:r>
            </w:del>
          </w:ins>
        </w:p>
        <w:p w14:paraId="574AE603" w14:textId="77777777" w:rsidR="00567ABC" w:rsidDel="00393FD8" w:rsidRDefault="00932BF8">
          <w:pPr>
            <w:pStyle w:val="TOC3"/>
            <w:tabs>
              <w:tab w:val="right" w:leader="dot" w:pos="9350"/>
            </w:tabs>
            <w:rPr>
              <w:ins w:id="1033" w:author="MelakaA" w:date="2014-06-09T15:29:00Z"/>
              <w:del w:id="1034" w:author="Ellipsis" w:date="2014-06-09T15:40:00Z"/>
              <w:rFonts w:eastAsiaTheme="minorEastAsia"/>
              <w:noProof/>
            </w:rPr>
          </w:pPr>
          <w:ins w:id="1035" w:author="MelakaA" w:date="2014-06-09T15:29:00Z">
            <w:del w:id="1036" w:author="Ellipsis" w:date="2014-06-09T15:40:00Z">
              <w:r w:rsidRPr="00932BF8">
                <w:rPr>
                  <w:rStyle w:val="Hyperlink"/>
                  <w:noProof/>
                </w:rPr>
                <w:delText>3.11.16 View Available Exams</w:delText>
              </w:r>
              <w:r w:rsidR="00567ABC" w:rsidDel="00393FD8">
                <w:rPr>
                  <w:noProof/>
                  <w:webHidden/>
                </w:rPr>
                <w:tab/>
                <w:delText>192</w:delText>
              </w:r>
            </w:del>
          </w:ins>
        </w:p>
        <w:p w14:paraId="6F66E843" w14:textId="77777777" w:rsidR="00567ABC" w:rsidDel="00393FD8" w:rsidRDefault="00932BF8">
          <w:pPr>
            <w:pStyle w:val="TOC3"/>
            <w:tabs>
              <w:tab w:val="right" w:leader="dot" w:pos="9350"/>
            </w:tabs>
            <w:rPr>
              <w:ins w:id="1037" w:author="MelakaA" w:date="2014-06-09T15:29:00Z"/>
              <w:del w:id="1038" w:author="Ellipsis" w:date="2014-06-09T15:40:00Z"/>
              <w:rFonts w:eastAsiaTheme="minorEastAsia"/>
              <w:noProof/>
            </w:rPr>
          </w:pPr>
          <w:ins w:id="1039" w:author="MelakaA" w:date="2014-06-09T15:29:00Z">
            <w:del w:id="1040" w:author="Ellipsis" w:date="2014-06-09T15:40:00Z">
              <w:r w:rsidRPr="00932BF8">
                <w:rPr>
                  <w:rStyle w:val="Hyperlink"/>
                  <w:noProof/>
                </w:rPr>
                <w:delText>3.11.17 View Sample papers</w:delText>
              </w:r>
              <w:r w:rsidR="00567ABC" w:rsidDel="00393FD8">
                <w:rPr>
                  <w:noProof/>
                  <w:webHidden/>
                </w:rPr>
                <w:tab/>
                <w:delText>193</w:delText>
              </w:r>
            </w:del>
          </w:ins>
        </w:p>
        <w:p w14:paraId="59E9571D" w14:textId="77777777" w:rsidR="00567ABC" w:rsidDel="00393FD8" w:rsidRDefault="00932BF8">
          <w:pPr>
            <w:pStyle w:val="TOC3"/>
            <w:tabs>
              <w:tab w:val="right" w:leader="dot" w:pos="9350"/>
            </w:tabs>
            <w:rPr>
              <w:ins w:id="1041" w:author="MelakaA" w:date="2014-06-09T15:29:00Z"/>
              <w:del w:id="1042" w:author="Ellipsis" w:date="2014-06-09T15:40:00Z"/>
              <w:rFonts w:eastAsiaTheme="minorEastAsia"/>
              <w:noProof/>
            </w:rPr>
          </w:pPr>
          <w:ins w:id="1043" w:author="MelakaA" w:date="2014-06-09T15:29:00Z">
            <w:del w:id="1044" w:author="Ellipsis" w:date="2014-06-09T15:40:00Z">
              <w:r w:rsidRPr="00932BF8">
                <w:rPr>
                  <w:rStyle w:val="Hyperlink"/>
                  <w:noProof/>
                </w:rPr>
                <w:delText>3.11.18 Exclude Question from the Dynamically Generated Exam</w:delText>
              </w:r>
              <w:r w:rsidR="00567ABC" w:rsidDel="00393FD8">
                <w:rPr>
                  <w:noProof/>
                  <w:webHidden/>
                </w:rPr>
                <w:tab/>
                <w:delText>195</w:delText>
              </w:r>
            </w:del>
          </w:ins>
        </w:p>
        <w:p w14:paraId="67BFC847" w14:textId="77777777" w:rsidR="00567ABC" w:rsidDel="00393FD8" w:rsidRDefault="00932BF8">
          <w:pPr>
            <w:pStyle w:val="TOC3"/>
            <w:tabs>
              <w:tab w:val="right" w:leader="dot" w:pos="9350"/>
            </w:tabs>
            <w:rPr>
              <w:ins w:id="1045" w:author="MelakaA" w:date="2014-06-09T15:29:00Z"/>
              <w:del w:id="1046" w:author="Ellipsis" w:date="2014-06-09T15:40:00Z"/>
              <w:rFonts w:eastAsiaTheme="minorEastAsia"/>
              <w:noProof/>
            </w:rPr>
          </w:pPr>
          <w:ins w:id="1047" w:author="MelakaA" w:date="2014-06-09T15:29:00Z">
            <w:del w:id="1048" w:author="Ellipsis" w:date="2014-06-09T15:40:00Z">
              <w:r w:rsidRPr="00932BF8">
                <w:rPr>
                  <w:rStyle w:val="Hyperlink"/>
                  <w:noProof/>
                </w:rPr>
                <w:delText>3.11.19 Show Exams Taken In Student Profile</w:delText>
              </w:r>
              <w:r w:rsidR="00567ABC" w:rsidDel="00393FD8">
                <w:rPr>
                  <w:noProof/>
                  <w:webHidden/>
                </w:rPr>
                <w:tab/>
                <w:delText>197</w:delText>
              </w:r>
            </w:del>
          </w:ins>
        </w:p>
        <w:p w14:paraId="43733657" w14:textId="77777777" w:rsidR="00567ABC" w:rsidDel="00393FD8" w:rsidRDefault="00932BF8">
          <w:pPr>
            <w:pStyle w:val="TOC3"/>
            <w:tabs>
              <w:tab w:val="right" w:leader="dot" w:pos="9350"/>
            </w:tabs>
            <w:rPr>
              <w:ins w:id="1049" w:author="MelakaA" w:date="2014-06-09T15:29:00Z"/>
              <w:del w:id="1050" w:author="Ellipsis" w:date="2014-06-09T15:40:00Z"/>
              <w:rFonts w:eastAsiaTheme="minorEastAsia"/>
              <w:noProof/>
            </w:rPr>
          </w:pPr>
          <w:ins w:id="1051" w:author="MelakaA" w:date="2014-06-09T15:29:00Z">
            <w:del w:id="1052" w:author="Ellipsis" w:date="2014-06-09T15:40:00Z">
              <w:r w:rsidRPr="00932BF8">
                <w:rPr>
                  <w:rStyle w:val="Hyperlink"/>
                  <w:noProof/>
                </w:rPr>
                <w:delText>3.11.20 Show Exam Details in Student Profile</w:delText>
              </w:r>
              <w:r w:rsidR="00567ABC" w:rsidDel="00393FD8">
                <w:rPr>
                  <w:noProof/>
                  <w:webHidden/>
                </w:rPr>
                <w:tab/>
                <w:delText>198</w:delText>
              </w:r>
            </w:del>
          </w:ins>
        </w:p>
        <w:p w14:paraId="35F88CAF" w14:textId="77777777" w:rsidR="00567ABC" w:rsidDel="00393FD8" w:rsidRDefault="00932BF8">
          <w:pPr>
            <w:pStyle w:val="TOC3"/>
            <w:tabs>
              <w:tab w:val="right" w:leader="dot" w:pos="9350"/>
            </w:tabs>
            <w:rPr>
              <w:ins w:id="1053" w:author="MelakaA" w:date="2014-06-09T15:29:00Z"/>
              <w:del w:id="1054" w:author="Ellipsis" w:date="2014-06-09T15:40:00Z"/>
              <w:rFonts w:eastAsiaTheme="minorEastAsia"/>
              <w:noProof/>
            </w:rPr>
          </w:pPr>
          <w:ins w:id="1055" w:author="MelakaA" w:date="2014-06-09T15:29:00Z">
            <w:del w:id="1056" w:author="Ellipsis" w:date="2014-06-09T15:40:00Z">
              <w:r w:rsidRPr="00932BF8">
                <w:rPr>
                  <w:rStyle w:val="Hyperlink"/>
                  <w:noProof/>
                </w:rPr>
                <w:delText>3.11.21 Activity Log</w:delText>
              </w:r>
              <w:r w:rsidR="00567ABC" w:rsidDel="00393FD8">
                <w:rPr>
                  <w:noProof/>
                  <w:webHidden/>
                </w:rPr>
                <w:tab/>
                <w:delText>199</w:delText>
              </w:r>
            </w:del>
          </w:ins>
        </w:p>
        <w:p w14:paraId="1B39F0B1" w14:textId="77777777" w:rsidR="00567ABC" w:rsidDel="00393FD8" w:rsidRDefault="00932BF8">
          <w:pPr>
            <w:pStyle w:val="TOC3"/>
            <w:tabs>
              <w:tab w:val="right" w:leader="dot" w:pos="9350"/>
            </w:tabs>
            <w:rPr>
              <w:ins w:id="1057" w:author="MelakaA" w:date="2014-06-09T15:29:00Z"/>
              <w:del w:id="1058" w:author="Ellipsis" w:date="2014-06-09T15:40:00Z"/>
              <w:rFonts w:eastAsiaTheme="minorEastAsia"/>
              <w:noProof/>
            </w:rPr>
          </w:pPr>
          <w:ins w:id="1059" w:author="MelakaA" w:date="2014-06-09T15:29:00Z">
            <w:del w:id="1060" w:author="Ellipsis" w:date="2014-06-09T15:40:00Z">
              <w:r w:rsidRPr="00932BF8">
                <w:rPr>
                  <w:rStyle w:val="Hyperlink"/>
                  <w:noProof/>
                </w:rPr>
                <w:delText>3.11.22 Google Analytics</w:delText>
              </w:r>
              <w:r w:rsidR="00567ABC" w:rsidDel="00393FD8">
                <w:rPr>
                  <w:noProof/>
                  <w:webHidden/>
                </w:rPr>
                <w:tab/>
                <w:delText>199</w:delText>
              </w:r>
            </w:del>
          </w:ins>
        </w:p>
        <w:p w14:paraId="18D364FC" w14:textId="77777777" w:rsidR="00567ABC" w:rsidDel="00393FD8" w:rsidRDefault="00932BF8">
          <w:pPr>
            <w:pStyle w:val="TOC3"/>
            <w:tabs>
              <w:tab w:val="right" w:leader="dot" w:pos="9350"/>
            </w:tabs>
            <w:rPr>
              <w:ins w:id="1061" w:author="MelakaA" w:date="2014-06-09T15:29:00Z"/>
              <w:del w:id="1062" w:author="Ellipsis" w:date="2014-06-09T15:40:00Z"/>
              <w:rFonts w:eastAsiaTheme="minorEastAsia"/>
              <w:noProof/>
            </w:rPr>
          </w:pPr>
          <w:ins w:id="1063" w:author="MelakaA" w:date="2014-06-09T15:29:00Z">
            <w:del w:id="1064" w:author="Ellipsis" w:date="2014-06-09T15:40:00Z">
              <w:r w:rsidRPr="00932BF8">
                <w:rPr>
                  <w:rStyle w:val="Hyperlink"/>
                  <w:noProof/>
                </w:rPr>
                <w:delText>3.11.23 Add Markfor question</w:delText>
              </w:r>
              <w:r w:rsidR="00567ABC" w:rsidDel="00393FD8">
                <w:rPr>
                  <w:noProof/>
                  <w:webHidden/>
                </w:rPr>
                <w:tab/>
                <w:delText>201</w:delText>
              </w:r>
            </w:del>
          </w:ins>
        </w:p>
        <w:p w14:paraId="00D5D13F" w14:textId="77777777" w:rsidR="00567ABC" w:rsidDel="00393FD8" w:rsidRDefault="00932BF8">
          <w:pPr>
            <w:pStyle w:val="TOC3"/>
            <w:tabs>
              <w:tab w:val="right" w:leader="dot" w:pos="9350"/>
            </w:tabs>
            <w:rPr>
              <w:ins w:id="1065" w:author="MelakaA" w:date="2014-06-09T15:29:00Z"/>
              <w:del w:id="1066" w:author="Ellipsis" w:date="2014-06-09T15:40:00Z"/>
              <w:rFonts w:eastAsiaTheme="minorEastAsia"/>
              <w:noProof/>
            </w:rPr>
          </w:pPr>
          <w:ins w:id="1067" w:author="MelakaA" w:date="2014-06-09T15:29:00Z">
            <w:del w:id="1068" w:author="Ellipsis" w:date="2014-06-09T15:40:00Z">
              <w:r w:rsidRPr="00932BF8">
                <w:rPr>
                  <w:rStyle w:val="Hyperlink"/>
                  <w:noProof/>
                </w:rPr>
                <w:delText>3.11.24 Add sitting of student upon creation</w:delText>
              </w:r>
              <w:r w:rsidR="00567ABC" w:rsidDel="00393FD8">
                <w:rPr>
                  <w:noProof/>
                  <w:webHidden/>
                </w:rPr>
                <w:tab/>
                <w:delText>203</w:delText>
              </w:r>
            </w:del>
          </w:ins>
        </w:p>
        <w:p w14:paraId="25C90C1F" w14:textId="77777777" w:rsidR="00567ABC" w:rsidDel="00393FD8" w:rsidRDefault="00932BF8">
          <w:pPr>
            <w:pStyle w:val="TOC3"/>
            <w:tabs>
              <w:tab w:val="right" w:leader="dot" w:pos="9350"/>
            </w:tabs>
            <w:rPr>
              <w:ins w:id="1069" w:author="MelakaA" w:date="2014-06-09T15:29:00Z"/>
              <w:del w:id="1070" w:author="Ellipsis" w:date="2014-06-09T15:40:00Z"/>
              <w:rFonts w:eastAsiaTheme="minorEastAsia"/>
              <w:noProof/>
            </w:rPr>
          </w:pPr>
          <w:ins w:id="1071" w:author="MelakaA" w:date="2014-06-09T15:29:00Z">
            <w:del w:id="1072" w:author="Ellipsis" w:date="2014-06-09T15:40:00Z">
              <w:r w:rsidRPr="00932BF8">
                <w:rPr>
                  <w:rStyle w:val="Hyperlink"/>
                  <w:noProof/>
                </w:rPr>
                <w:delText>3.11.25 View Available Exams (Admin)</w:delText>
              </w:r>
              <w:r w:rsidR="00567ABC" w:rsidDel="00393FD8">
                <w:rPr>
                  <w:noProof/>
                  <w:webHidden/>
                </w:rPr>
                <w:tab/>
                <w:delText>205</w:delText>
              </w:r>
            </w:del>
          </w:ins>
        </w:p>
        <w:p w14:paraId="2CE2B783" w14:textId="77777777" w:rsidR="00567ABC" w:rsidDel="00393FD8" w:rsidRDefault="00932BF8">
          <w:pPr>
            <w:pStyle w:val="TOC3"/>
            <w:tabs>
              <w:tab w:val="right" w:leader="dot" w:pos="9350"/>
            </w:tabs>
            <w:rPr>
              <w:ins w:id="1073" w:author="MelakaA" w:date="2014-06-09T15:29:00Z"/>
              <w:del w:id="1074" w:author="Ellipsis" w:date="2014-06-09T15:40:00Z"/>
              <w:rFonts w:eastAsiaTheme="minorEastAsia"/>
              <w:noProof/>
            </w:rPr>
          </w:pPr>
          <w:ins w:id="1075" w:author="MelakaA" w:date="2014-06-09T15:29:00Z">
            <w:del w:id="1076" w:author="Ellipsis" w:date="2014-06-09T15:40:00Z">
              <w:r w:rsidRPr="00932BF8">
                <w:rPr>
                  <w:rStyle w:val="Hyperlink"/>
                  <w:noProof/>
                </w:rPr>
                <w:delText>3.11.26 View Question Number</w:delText>
              </w:r>
              <w:r w:rsidR="00567ABC" w:rsidDel="00393FD8">
                <w:rPr>
                  <w:noProof/>
                  <w:webHidden/>
                </w:rPr>
                <w:tab/>
                <w:delText>207</w:delText>
              </w:r>
            </w:del>
          </w:ins>
        </w:p>
        <w:p w14:paraId="10A6EF0D" w14:textId="77777777" w:rsidR="00567ABC" w:rsidDel="00393FD8" w:rsidRDefault="00932BF8">
          <w:pPr>
            <w:pStyle w:val="TOC3"/>
            <w:tabs>
              <w:tab w:val="right" w:leader="dot" w:pos="9350"/>
            </w:tabs>
            <w:rPr>
              <w:ins w:id="1077" w:author="MelakaA" w:date="2014-06-09T15:29:00Z"/>
              <w:del w:id="1078" w:author="Ellipsis" w:date="2014-06-09T15:40:00Z"/>
              <w:rFonts w:eastAsiaTheme="minorEastAsia"/>
              <w:noProof/>
            </w:rPr>
          </w:pPr>
          <w:ins w:id="1079" w:author="MelakaA" w:date="2014-06-09T15:29:00Z">
            <w:del w:id="1080" w:author="Ellipsis" w:date="2014-06-09T15:40:00Z">
              <w:r w:rsidRPr="00932BF8">
                <w:rPr>
                  <w:rStyle w:val="Hyperlink"/>
                  <w:noProof/>
                </w:rPr>
                <w:delText>3.11.27 Add Multiple Exams to Lecturer</w:delText>
              </w:r>
              <w:r w:rsidR="00567ABC" w:rsidDel="00393FD8">
                <w:rPr>
                  <w:noProof/>
                  <w:webHidden/>
                </w:rPr>
                <w:tab/>
                <w:delText>209</w:delText>
              </w:r>
            </w:del>
          </w:ins>
        </w:p>
        <w:p w14:paraId="6F2D885E" w14:textId="77777777" w:rsidR="00567ABC" w:rsidDel="00393FD8" w:rsidRDefault="00932BF8">
          <w:pPr>
            <w:pStyle w:val="TOC3"/>
            <w:tabs>
              <w:tab w:val="right" w:leader="dot" w:pos="9350"/>
            </w:tabs>
            <w:rPr>
              <w:ins w:id="1081" w:author="MelakaA" w:date="2014-06-09T15:29:00Z"/>
              <w:del w:id="1082" w:author="Ellipsis" w:date="2014-06-09T15:40:00Z"/>
              <w:rFonts w:eastAsiaTheme="minorEastAsia"/>
              <w:noProof/>
            </w:rPr>
          </w:pPr>
          <w:ins w:id="1083" w:author="MelakaA" w:date="2014-06-09T15:29:00Z">
            <w:del w:id="1084" w:author="Ellipsis" w:date="2014-06-09T15:40:00Z">
              <w:r w:rsidRPr="00932BF8">
                <w:rPr>
                  <w:rStyle w:val="Hyperlink"/>
                  <w:noProof/>
                </w:rPr>
                <w:delText>3.11.28Create and Upload News</w:delText>
              </w:r>
              <w:r w:rsidR="00567ABC" w:rsidDel="00393FD8">
                <w:rPr>
                  <w:noProof/>
                  <w:webHidden/>
                </w:rPr>
                <w:tab/>
                <w:delText>211</w:delText>
              </w:r>
            </w:del>
          </w:ins>
        </w:p>
        <w:p w14:paraId="40D58103" w14:textId="77777777" w:rsidR="00567ABC" w:rsidDel="00393FD8" w:rsidRDefault="00932BF8">
          <w:pPr>
            <w:pStyle w:val="TOC3"/>
            <w:tabs>
              <w:tab w:val="right" w:leader="dot" w:pos="9350"/>
            </w:tabs>
            <w:rPr>
              <w:ins w:id="1085" w:author="MelakaA" w:date="2014-06-09T15:29:00Z"/>
              <w:del w:id="1086" w:author="Ellipsis" w:date="2014-06-09T15:40:00Z"/>
              <w:rFonts w:eastAsiaTheme="minorEastAsia"/>
              <w:noProof/>
            </w:rPr>
          </w:pPr>
          <w:ins w:id="1087" w:author="MelakaA" w:date="2014-06-09T15:29:00Z">
            <w:del w:id="1088" w:author="Ellipsis" w:date="2014-06-09T15:40:00Z">
              <w:r w:rsidRPr="00932BF8">
                <w:rPr>
                  <w:rStyle w:val="Hyperlink"/>
                  <w:noProof/>
                </w:rPr>
                <w:delText>3.11.29 View Exam Summary with marks</w:delText>
              </w:r>
              <w:r w:rsidR="00567ABC" w:rsidDel="00393FD8">
                <w:rPr>
                  <w:noProof/>
                  <w:webHidden/>
                </w:rPr>
                <w:tab/>
                <w:delText>213</w:delText>
              </w:r>
            </w:del>
          </w:ins>
        </w:p>
        <w:p w14:paraId="59C31FE3" w14:textId="77777777" w:rsidR="00567ABC" w:rsidDel="00393FD8" w:rsidRDefault="00932BF8">
          <w:pPr>
            <w:pStyle w:val="TOC3"/>
            <w:tabs>
              <w:tab w:val="right" w:leader="dot" w:pos="9350"/>
            </w:tabs>
            <w:rPr>
              <w:ins w:id="1089" w:author="MelakaA" w:date="2014-06-09T15:29:00Z"/>
              <w:del w:id="1090" w:author="Ellipsis" w:date="2014-06-09T15:40:00Z"/>
              <w:rFonts w:eastAsiaTheme="minorEastAsia"/>
              <w:noProof/>
            </w:rPr>
          </w:pPr>
          <w:ins w:id="1091" w:author="MelakaA" w:date="2014-06-09T15:29:00Z">
            <w:del w:id="1092" w:author="Ellipsis" w:date="2014-06-09T15:40:00Z">
              <w:r w:rsidRPr="00932BF8">
                <w:rPr>
                  <w:rStyle w:val="Hyperlink"/>
                  <w:noProof/>
                </w:rPr>
                <w:delText>3.11.30 View Registered News</w:delText>
              </w:r>
              <w:r w:rsidR="00567ABC" w:rsidDel="00393FD8">
                <w:rPr>
                  <w:noProof/>
                  <w:webHidden/>
                </w:rPr>
                <w:tab/>
                <w:delText>215</w:delText>
              </w:r>
            </w:del>
          </w:ins>
        </w:p>
        <w:p w14:paraId="2DAB3277" w14:textId="77777777" w:rsidR="00567ABC" w:rsidDel="00393FD8" w:rsidRDefault="00932BF8">
          <w:pPr>
            <w:pStyle w:val="TOC3"/>
            <w:tabs>
              <w:tab w:val="right" w:leader="dot" w:pos="9350"/>
            </w:tabs>
            <w:rPr>
              <w:ins w:id="1093" w:author="MelakaA" w:date="2014-06-09T15:29:00Z"/>
              <w:del w:id="1094" w:author="Ellipsis" w:date="2014-06-09T15:40:00Z"/>
              <w:rFonts w:eastAsiaTheme="minorEastAsia"/>
              <w:noProof/>
            </w:rPr>
          </w:pPr>
          <w:ins w:id="1095" w:author="MelakaA" w:date="2014-06-09T15:29:00Z">
            <w:del w:id="1096" w:author="Ellipsis" w:date="2014-06-09T15:40:00Z">
              <w:r w:rsidRPr="00932BF8">
                <w:rPr>
                  <w:rStyle w:val="Hyperlink"/>
                  <w:noProof/>
                </w:rPr>
                <w:delText>3.11.31 Create new News</w:delText>
              </w:r>
              <w:r w:rsidR="00567ABC" w:rsidDel="00393FD8">
                <w:rPr>
                  <w:noProof/>
                  <w:webHidden/>
                </w:rPr>
                <w:tab/>
                <w:delText>216</w:delText>
              </w:r>
            </w:del>
          </w:ins>
        </w:p>
        <w:p w14:paraId="1BBBC165" w14:textId="77777777" w:rsidR="00567ABC" w:rsidDel="00393FD8" w:rsidRDefault="00932BF8">
          <w:pPr>
            <w:pStyle w:val="TOC3"/>
            <w:tabs>
              <w:tab w:val="right" w:leader="dot" w:pos="9350"/>
            </w:tabs>
            <w:rPr>
              <w:ins w:id="1097" w:author="MelakaA" w:date="2014-06-09T15:29:00Z"/>
              <w:del w:id="1098" w:author="Ellipsis" w:date="2014-06-09T15:40:00Z"/>
              <w:rFonts w:eastAsiaTheme="minorEastAsia"/>
              <w:noProof/>
            </w:rPr>
          </w:pPr>
          <w:ins w:id="1099" w:author="MelakaA" w:date="2014-06-09T15:29:00Z">
            <w:del w:id="1100" w:author="Ellipsis" w:date="2014-06-09T15:40:00Z">
              <w:r w:rsidRPr="00932BF8">
                <w:rPr>
                  <w:rStyle w:val="Hyperlink"/>
                  <w:noProof/>
                </w:rPr>
                <w:delText>3.11.32 Edit News</w:delText>
              </w:r>
              <w:r w:rsidR="00567ABC" w:rsidDel="00393FD8">
                <w:rPr>
                  <w:noProof/>
                  <w:webHidden/>
                </w:rPr>
                <w:tab/>
                <w:delText>217</w:delText>
              </w:r>
            </w:del>
          </w:ins>
        </w:p>
        <w:p w14:paraId="0CF70215" w14:textId="77777777" w:rsidR="00567ABC" w:rsidDel="00393FD8" w:rsidRDefault="00932BF8">
          <w:pPr>
            <w:pStyle w:val="TOC3"/>
            <w:tabs>
              <w:tab w:val="right" w:leader="dot" w:pos="9350"/>
            </w:tabs>
            <w:rPr>
              <w:ins w:id="1101" w:author="MelakaA" w:date="2014-06-09T15:29:00Z"/>
              <w:del w:id="1102" w:author="Ellipsis" w:date="2014-06-09T15:40:00Z"/>
              <w:rFonts w:eastAsiaTheme="minorEastAsia"/>
              <w:noProof/>
            </w:rPr>
          </w:pPr>
          <w:ins w:id="1103" w:author="MelakaA" w:date="2014-06-09T15:29:00Z">
            <w:del w:id="1104" w:author="Ellipsis" w:date="2014-06-09T15:40:00Z">
              <w:r w:rsidRPr="00932BF8">
                <w:rPr>
                  <w:rStyle w:val="Hyperlink"/>
                  <w:noProof/>
                </w:rPr>
                <w:delText>3.11.33 Delete News</w:delText>
              </w:r>
              <w:r w:rsidR="00567ABC" w:rsidDel="00393FD8">
                <w:rPr>
                  <w:noProof/>
                  <w:webHidden/>
                </w:rPr>
                <w:tab/>
                <w:delText>218</w:delText>
              </w:r>
            </w:del>
          </w:ins>
        </w:p>
        <w:p w14:paraId="7B17908E" w14:textId="77777777" w:rsidR="00567ABC" w:rsidDel="00393FD8" w:rsidRDefault="00932BF8">
          <w:pPr>
            <w:pStyle w:val="TOC3"/>
            <w:tabs>
              <w:tab w:val="right" w:leader="dot" w:pos="9350"/>
            </w:tabs>
            <w:rPr>
              <w:ins w:id="1105" w:author="MelakaA" w:date="2014-06-09T15:29:00Z"/>
              <w:del w:id="1106" w:author="Ellipsis" w:date="2014-06-09T15:40:00Z"/>
              <w:rFonts w:eastAsiaTheme="minorEastAsia"/>
              <w:noProof/>
            </w:rPr>
          </w:pPr>
          <w:ins w:id="1107" w:author="MelakaA" w:date="2014-06-09T15:29:00Z">
            <w:del w:id="1108" w:author="Ellipsis" w:date="2014-06-09T15:40:00Z">
              <w:r w:rsidRPr="00932BF8">
                <w:rPr>
                  <w:rStyle w:val="Hyperlink"/>
                  <w:noProof/>
                </w:rPr>
                <w:delText>3.11.34 Manage News</w:delText>
              </w:r>
              <w:r w:rsidR="00567ABC" w:rsidDel="00393FD8">
                <w:rPr>
                  <w:noProof/>
                  <w:webHidden/>
                </w:rPr>
                <w:tab/>
                <w:delText>219</w:delText>
              </w:r>
            </w:del>
          </w:ins>
        </w:p>
        <w:p w14:paraId="521188E0" w14:textId="77777777" w:rsidR="00567ABC" w:rsidDel="00393FD8" w:rsidRDefault="00932BF8">
          <w:pPr>
            <w:pStyle w:val="TOC3"/>
            <w:tabs>
              <w:tab w:val="right" w:leader="dot" w:pos="9350"/>
            </w:tabs>
            <w:rPr>
              <w:ins w:id="1109" w:author="MelakaA" w:date="2014-06-09T15:29:00Z"/>
              <w:del w:id="1110" w:author="Ellipsis" w:date="2014-06-09T15:40:00Z"/>
              <w:rFonts w:eastAsiaTheme="minorEastAsia"/>
              <w:noProof/>
            </w:rPr>
          </w:pPr>
          <w:ins w:id="1111" w:author="MelakaA" w:date="2014-06-09T15:29:00Z">
            <w:del w:id="1112" w:author="Ellipsis" w:date="2014-06-09T15:40:00Z">
              <w:r w:rsidRPr="00932BF8">
                <w:rPr>
                  <w:rStyle w:val="Hyperlink"/>
                  <w:noProof/>
                </w:rPr>
                <w:delText>3.11.25 View Log every 60 minutes</w:delText>
              </w:r>
              <w:r w:rsidR="00567ABC" w:rsidDel="00393FD8">
                <w:rPr>
                  <w:noProof/>
                  <w:webHidden/>
                </w:rPr>
                <w:tab/>
                <w:delText>220</w:delText>
              </w:r>
            </w:del>
          </w:ins>
        </w:p>
        <w:p w14:paraId="05BCEBCB" w14:textId="77777777" w:rsidR="00567ABC" w:rsidDel="00393FD8" w:rsidRDefault="00932BF8">
          <w:pPr>
            <w:pStyle w:val="TOC3"/>
            <w:tabs>
              <w:tab w:val="right" w:leader="dot" w:pos="9350"/>
            </w:tabs>
            <w:rPr>
              <w:ins w:id="1113" w:author="MelakaA" w:date="2014-06-09T15:29:00Z"/>
              <w:del w:id="1114" w:author="Ellipsis" w:date="2014-06-09T15:40:00Z"/>
              <w:rFonts w:eastAsiaTheme="minorEastAsia"/>
              <w:noProof/>
            </w:rPr>
          </w:pPr>
          <w:ins w:id="1115" w:author="MelakaA" w:date="2014-06-09T15:29:00Z">
            <w:del w:id="1116" w:author="Ellipsis" w:date="2014-06-09T15:40:00Z">
              <w:r w:rsidRPr="00932BF8">
                <w:rPr>
                  <w:rStyle w:val="Hyperlink"/>
                  <w:noProof/>
                </w:rPr>
                <w:delText>3.11.26  Add/Schedule Exams for student</w:delText>
              </w:r>
              <w:r w:rsidR="00567ABC" w:rsidDel="00393FD8">
                <w:rPr>
                  <w:noProof/>
                  <w:webHidden/>
                </w:rPr>
                <w:tab/>
                <w:delText>221</w:delText>
              </w:r>
            </w:del>
          </w:ins>
        </w:p>
        <w:p w14:paraId="3BAE8C3C" w14:textId="77777777" w:rsidR="00567ABC" w:rsidDel="00393FD8" w:rsidRDefault="00932BF8">
          <w:pPr>
            <w:pStyle w:val="TOC3"/>
            <w:tabs>
              <w:tab w:val="right" w:leader="dot" w:pos="9350"/>
            </w:tabs>
            <w:rPr>
              <w:ins w:id="1117" w:author="MelakaA" w:date="2014-06-09T15:29:00Z"/>
              <w:del w:id="1118" w:author="Ellipsis" w:date="2014-06-09T15:40:00Z"/>
              <w:rFonts w:eastAsiaTheme="minorEastAsia"/>
              <w:noProof/>
            </w:rPr>
          </w:pPr>
          <w:ins w:id="1119" w:author="MelakaA" w:date="2014-06-09T15:29:00Z">
            <w:del w:id="1120" w:author="Ellipsis" w:date="2014-06-09T15:40:00Z">
              <w:r w:rsidRPr="00932BF8">
                <w:rPr>
                  <w:rStyle w:val="Hyperlink"/>
                  <w:noProof/>
                </w:rPr>
                <w:delText>3.11.27 View Scheduled Exams</w:delText>
              </w:r>
              <w:r w:rsidR="00567ABC" w:rsidDel="00393FD8">
                <w:rPr>
                  <w:noProof/>
                  <w:webHidden/>
                </w:rPr>
                <w:tab/>
                <w:delText>223</w:delText>
              </w:r>
            </w:del>
          </w:ins>
        </w:p>
        <w:p w14:paraId="3246AA32" w14:textId="77777777" w:rsidR="00567ABC" w:rsidDel="00393FD8" w:rsidRDefault="00932BF8">
          <w:pPr>
            <w:pStyle w:val="TOC1"/>
            <w:tabs>
              <w:tab w:val="right" w:leader="dot" w:pos="9350"/>
            </w:tabs>
            <w:rPr>
              <w:ins w:id="1121" w:author="MelakaA" w:date="2014-06-09T15:29:00Z"/>
              <w:del w:id="1122" w:author="Ellipsis" w:date="2014-06-09T15:40:00Z"/>
              <w:rFonts w:eastAsiaTheme="minorEastAsia"/>
              <w:noProof/>
            </w:rPr>
          </w:pPr>
          <w:ins w:id="1123" w:author="MelakaA" w:date="2014-06-09T15:29:00Z">
            <w:del w:id="1124" w:author="Ellipsis" w:date="2014-06-09T15:40:00Z">
              <w:r w:rsidRPr="00932BF8">
                <w:rPr>
                  <w:rStyle w:val="Hyperlink"/>
                  <w:noProof/>
                </w:rPr>
                <w:delText>4. Non-Functional Requirements</w:delText>
              </w:r>
              <w:r w:rsidR="00567ABC" w:rsidDel="00393FD8">
                <w:rPr>
                  <w:noProof/>
                  <w:webHidden/>
                </w:rPr>
                <w:tab/>
                <w:delText>225</w:delText>
              </w:r>
            </w:del>
          </w:ins>
        </w:p>
        <w:p w14:paraId="5BFC162E" w14:textId="77777777" w:rsidR="00567ABC" w:rsidDel="00393FD8" w:rsidRDefault="00932BF8">
          <w:pPr>
            <w:pStyle w:val="TOC2"/>
            <w:tabs>
              <w:tab w:val="right" w:leader="dot" w:pos="9350"/>
            </w:tabs>
            <w:rPr>
              <w:ins w:id="1125" w:author="MelakaA" w:date="2014-06-09T15:29:00Z"/>
              <w:del w:id="1126" w:author="Ellipsis" w:date="2014-06-09T15:40:00Z"/>
              <w:rFonts w:eastAsiaTheme="minorEastAsia"/>
              <w:noProof/>
            </w:rPr>
          </w:pPr>
          <w:ins w:id="1127" w:author="MelakaA" w:date="2014-06-09T15:29:00Z">
            <w:del w:id="1128" w:author="Ellipsis" w:date="2014-06-09T15:40:00Z">
              <w:r w:rsidRPr="00932BF8">
                <w:rPr>
                  <w:rStyle w:val="Hyperlink"/>
                  <w:noProof/>
                </w:rPr>
                <w:delText>4.1 Security</w:delText>
              </w:r>
              <w:r w:rsidR="00567ABC" w:rsidDel="00393FD8">
                <w:rPr>
                  <w:noProof/>
                  <w:webHidden/>
                </w:rPr>
                <w:tab/>
                <w:delText>225</w:delText>
              </w:r>
            </w:del>
          </w:ins>
        </w:p>
        <w:p w14:paraId="70EBD0A1" w14:textId="77777777" w:rsidR="00567ABC" w:rsidDel="00393FD8" w:rsidRDefault="00932BF8">
          <w:pPr>
            <w:pStyle w:val="TOC3"/>
            <w:tabs>
              <w:tab w:val="right" w:leader="dot" w:pos="9350"/>
            </w:tabs>
            <w:rPr>
              <w:ins w:id="1129" w:author="MelakaA" w:date="2014-06-09T15:29:00Z"/>
              <w:del w:id="1130" w:author="Ellipsis" w:date="2014-06-09T15:40:00Z"/>
              <w:rFonts w:eastAsiaTheme="minorEastAsia"/>
              <w:noProof/>
            </w:rPr>
          </w:pPr>
          <w:ins w:id="1131" w:author="MelakaA" w:date="2014-06-09T15:29:00Z">
            <w:del w:id="1132" w:author="Ellipsis" w:date="2014-06-09T15:40:00Z">
              <w:r w:rsidRPr="00932BF8">
                <w:rPr>
                  <w:rStyle w:val="Hyperlink"/>
                  <w:noProof/>
                </w:rPr>
                <w:delText>4.1.1Data Transfer</w:delText>
              </w:r>
              <w:r w:rsidR="00567ABC" w:rsidDel="00393FD8">
                <w:rPr>
                  <w:noProof/>
                  <w:webHidden/>
                </w:rPr>
                <w:tab/>
                <w:delText>225</w:delText>
              </w:r>
            </w:del>
          </w:ins>
        </w:p>
        <w:p w14:paraId="21AF9C3D" w14:textId="77777777" w:rsidR="00567ABC" w:rsidDel="00393FD8" w:rsidRDefault="00932BF8">
          <w:pPr>
            <w:pStyle w:val="TOC3"/>
            <w:tabs>
              <w:tab w:val="right" w:leader="dot" w:pos="9350"/>
            </w:tabs>
            <w:rPr>
              <w:ins w:id="1133" w:author="MelakaA" w:date="2014-06-09T15:29:00Z"/>
              <w:del w:id="1134" w:author="Ellipsis" w:date="2014-06-09T15:40:00Z"/>
              <w:rFonts w:eastAsiaTheme="minorEastAsia"/>
              <w:noProof/>
            </w:rPr>
          </w:pPr>
          <w:ins w:id="1135" w:author="MelakaA" w:date="2014-06-09T15:29:00Z">
            <w:del w:id="1136" w:author="Ellipsis" w:date="2014-06-09T15:40:00Z">
              <w:r w:rsidRPr="00932BF8">
                <w:rPr>
                  <w:rStyle w:val="Hyperlink"/>
                  <w:noProof/>
                </w:rPr>
                <w:delText>4.1.2Data Storage</w:delText>
              </w:r>
              <w:r w:rsidR="00567ABC" w:rsidDel="00393FD8">
                <w:rPr>
                  <w:noProof/>
                  <w:webHidden/>
                </w:rPr>
                <w:tab/>
                <w:delText>225</w:delText>
              </w:r>
            </w:del>
          </w:ins>
        </w:p>
        <w:p w14:paraId="69098B6D" w14:textId="77777777" w:rsidR="00567ABC" w:rsidDel="00393FD8" w:rsidRDefault="00932BF8">
          <w:pPr>
            <w:pStyle w:val="TOC2"/>
            <w:tabs>
              <w:tab w:val="right" w:leader="dot" w:pos="9350"/>
            </w:tabs>
            <w:rPr>
              <w:ins w:id="1137" w:author="MelakaA" w:date="2014-06-09T15:29:00Z"/>
              <w:del w:id="1138" w:author="Ellipsis" w:date="2014-06-09T15:40:00Z"/>
              <w:rFonts w:eastAsiaTheme="minorEastAsia"/>
              <w:noProof/>
            </w:rPr>
          </w:pPr>
          <w:ins w:id="1139" w:author="MelakaA" w:date="2014-06-09T15:29:00Z">
            <w:del w:id="1140" w:author="Ellipsis" w:date="2014-06-09T15:40:00Z">
              <w:r w:rsidRPr="00932BF8">
                <w:rPr>
                  <w:rStyle w:val="Hyperlink"/>
                  <w:noProof/>
                </w:rPr>
                <w:delText>4.2 Performance</w:delText>
              </w:r>
              <w:r w:rsidR="00567ABC" w:rsidDel="00393FD8">
                <w:rPr>
                  <w:noProof/>
                  <w:webHidden/>
                </w:rPr>
                <w:tab/>
                <w:delText>225</w:delText>
              </w:r>
            </w:del>
          </w:ins>
        </w:p>
        <w:p w14:paraId="2E36C870" w14:textId="77777777" w:rsidR="00567ABC" w:rsidDel="00393FD8" w:rsidRDefault="00932BF8">
          <w:pPr>
            <w:pStyle w:val="TOC2"/>
            <w:tabs>
              <w:tab w:val="right" w:leader="dot" w:pos="9350"/>
            </w:tabs>
            <w:rPr>
              <w:ins w:id="1141" w:author="MelakaA" w:date="2014-06-09T15:29:00Z"/>
              <w:del w:id="1142" w:author="Ellipsis" w:date="2014-06-09T15:40:00Z"/>
              <w:rFonts w:eastAsiaTheme="minorEastAsia"/>
              <w:noProof/>
            </w:rPr>
          </w:pPr>
          <w:ins w:id="1143" w:author="MelakaA" w:date="2014-06-09T15:29:00Z">
            <w:del w:id="1144" w:author="Ellipsis" w:date="2014-06-09T15:40:00Z">
              <w:r w:rsidRPr="00932BF8">
                <w:rPr>
                  <w:rStyle w:val="Hyperlink"/>
                  <w:noProof/>
                </w:rPr>
                <w:delText>4.3 Usability</w:delText>
              </w:r>
              <w:r w:rsidR="00567ABC" w:rsidDel="00393FD8">
                <w:rPr>
                  <w:noProof/>
                  <w:webHidden/>
                </w:rPr>
                <w:tab/>
                <w:delText>225</w:delText>
              </w:r>
            </w:del>
          </w:ins>
        </w:p>
        <w:p w14:paraId="06B4437D" w14:textId="77777777" w:rsidR="00567ABC" w:rsidDel="00393FD8" w:rsidRDefault="00932BF8">
          <w:pPr>
            <w:pStyle w:val="TOC1"/>
            <w:tabs>
              <w:tab w:val="right" w:leader="dot" w:pos="9350"/>
            </w:tabs>
            <w:rPr>
              <w:ins w:id="1145" w:author="MelakaA" w:date="2014-06-09T15:29:00Z"/>
              <w:del w:id="1146" w:author="Ellipsis" w:date="2014-06-09T15:40:00Z"/>
              <w:rFonts w:eastAsiaTheme="minorEastAsia"/>
              <w:noProof/>
            </w:rPr>
          </w:pPr>
          <w:ins w:id="1147" w:author="MelakaA" w:date="2014-06-09T15:29:00Z">
            <w:del w:id="1148" w:author="Ellipsis" w:date="2014-06-09T15:40:00Z">
              <w:r w:rsidRPr="00932BF8">
                <w:rPr>
                  <w:rStyle w:val="Hyperlink"/>
                  <w:noProof/>
                </w:rPr>
                <w:delText>5. Interfaces</w:delText>
              </w:r>
              <w:r w:rsidR="00567ABC" w:rsidDel="00393FD8">
                <w:rPr>
                  <w:noProof/>
                  <w:webHidden/>
                </w:rPr>
                <w:tab/>
                <w:delText>226</w:delText>
              </w:r>
            </w:del>
          </w:ins>
        </w:p>
        <w:p w14:paraId="4C8DBADF" w14:textId="77777777" w:rsidR="00567ABC" w:rsidDel="00393FD8" w:rsidRDefault="00932BF8">
          <w:pPr>
            <w:pStyle w:val="TOC2"/>
            <w:tabs>
              <w:tab w:val="right" w:leader="dot" w:pos="9350"/>
            </w:tabs>
            <w:rPr>
              <w:ins w:id="1149" w:author="MelakaA" w:date="2014-06-09T15:29:00Z"/>
              <w:del w:id="1150" w:author="Ellipsis" w:date="2014-06-09T15:40:00Z"/>
              <w:rFonts w:eastAsiaTheme="minorEastAsia"/>
              <w:noProof/>
            </w:rPr>
          </w:pPr>
          <w:ins w:id="1151" w:author="MelakaA" w:date="2014-06-09T15:29:00Z">
            <w:del w:id="1152" w:author="Ellipsis" w:date="2014-06-09T15:40:00Z">
              <w:r w:rsidRPr="00932BF8">
                <w:rPr>
                  <w:rStyle w:val="Hyperlink"/>
                  <w:noProof/>
                </w:rPr>
                <w:delText>5.1 User Interfaces</w:delText>
              </w:r>
              <w:r w:rsidR="00567ABC" w:rsidDel="00393FD8">
                <w:rPr>
                  <w:noProof/>
                  <w:webHidden/>
                </w:rPr>
                <w:tab/>
                <w:delText>226</w:delText>
              </w:r>
            </w:del>
          </w:ins>
        </w:p>
        <w:p w14:paraId="7446DA25" w14:textId="77777777" w:rsidR="00567ABC" w:rsidDel="00393FD8" w:rsidRDefault="00932BF8">
          <w:pPr>
            <w:pStyle w:val="TOC2"/>
            <w:tabs>
              <w:tab w:val="right" w:leader="dot" w:pos="9350"/>
            </w:tabs>
            <w:rPr>
              <w:ins w:id="1153" w:author="MelakaA" w:date="2014-06-09T15:29:00Z"/>
              <w:del w:id="1154" w:author="Ellipsis" w:date="2014-06-09T15:40:00Z"/>
              <w:rFonts w:eastAsiaTheme="minorEastAsia"/>
              <w:noProof/>
            </w:rPr>
          </w:pPr>
          <w:ins w:id="1155" w:author="MelakaA" w:date="2014-06-09T15:29:00Z">
            <w:del w:id="1156" w:author="Ellipsis" w:date="2014-06-09T15:40:00Z">
              <w:r w:rsidRPr="00932BF8">
                <w:rPr>
                  <w:rStyle w:val="Hyperlink"/>
                  <w:noProof/>
                </w:rPr>
                <w:lastRenderedPageBreak/>
                <w:delText>5.2 Hardware Interfaces</w:delText>
              </w:r>
              <w:r w:rsidR="00567ABC" w:rsidDel="00393FD8">
                <w:rPr>
                  <w:noProof/>
                  <w:webHidden/>
                </w:rPr>
                <w:tab/>
                <w:delText>226</w:delText>
              </w:r>
            </w:del>
          </w:ins>
        </w:p>
        <w:p w14:paraId="5D2BB52D" w14:textId="77777777" w:rsidR="00567ABC" w:rsidDel="00393FD8" w:rsidRDefault="00932BF8">
          <w:pPr>
            <w:pStyle w:val="TOC2"/>
            <w:tabs>
              <w:tab w:val="right" w:leader="dot" w:pos="9350"/>
            </w:tabs>
            <w:rPr>
              <w:ins w:id="1157" w:author="MelakaA" w:date="2014-06-09T15:29:00Z"/>
              <w:del w:id="1158" w:author="Ellipsis" w:date="2014-06-09T15:40:00Z"/>
              <w:rFonts w:eastAsiaTheme="minorEastAsia"/>
              <w:noProof/>
            </w:rPr>
          </w:pPr>
          <w:ins w:id="1159" w:author="MelakaA" w:date="2014-06-09T15:29:00Z">
            <w:del w:id="1160" w:author="Ellipsis" w:date="2014-06-09T15:40:00Z">
              <w:r w:rsidRPr="00932BF8">
                <w:rPr>
                  <w:rStyle w:val="Hyperlink"/>
                  <w:noProof/>
                </w:rPr>
                <w:delText>5.3 Software Interfaces</w:delText>
              </w:r>
              <w:r w:rsidR="00567ABC" w:rsidDel="00393FD8">
                <w:rPr>
                  <w:noProof/>
                  <w:webHidden/>
                </w:rPr>
                <w:tab/>
                <w:delText>226</w:delText>
              </w:r>
            </w:del>
          </w:ins>
        </w:p>
        <w:p w14:paraId="70D26360" w14:textId="77777777" w:rsidR="00567ABC" w:rsidDel="00393FD8" w:rsidRDefault="00932BF8">
          <w:pPr>
            <w:pStyle w:val="TOC2"/>
            <w:tabs>
              <w:tab w:val="right" w:leader="dot" w:pos="9350"/>
            </w:tabs>
            <w:rPr>
              <w:ins w:id="1161" w:author="MelakaA" w:date="2014-06-09T15:29:00Z"/>
              <w:del w:id="1162" w:author="Ellipsis" w:date="2014-06-09T15:40:00Z"/>
              <w:rFonts w:eastAsiaTheme="minorEastAsia"/>
              <w:noProof/>
            </w:rPr>
          </w:pPr>
          <w:ins w:id="1163" w:author="MelakaA" w:date="2014-06-09T15:29:00Z">
            <w:del w:id="1164" w:author="Ellipsis" w:date="2014-06-09T15:40:00Z">
              <w:r w:rsidRPr="00932BF8">
                <w:rPr>
                  <w:rStyle w:val="Hyperlink"/>
                  <w:noProof/>
                </w:rPr>
                <w:delText>5.4 Communication Interfaces</w:delText>
              </w:r>
              <w:r w:rsidR="00567ABC" w:rsidDel="00393FD8">
                <w:rPr>
                  <w:noProof/>
                  <w:webHidden/>
                </w:rPr>
                <w:tab/>
                <w:delText>226</w:delText>
              </w:r>
            </w:del>
          </w:ins>
        </w:p>
        <w:p w14:paraId="523B4685" w14:textId="77777777" w:rsidR="00AA5BB9" w:rsidDel="00393FD8" w:rsidRDefault="00286E7F">
          <w:pPr>
            <w:pStyle w:val="TOC1"/>
            <w:tabs>
              <w:tab w:val="right" w:leader="dot" w:pos="9350"/>
            </w:tabs>
            <w:rPr>
              <w:del w:id="1165" w:author="Ellipsis" w:date="2014-06-09T15:40:00Z"/>
              <w:rFonts w:eastAsiaTheme="minorEastAsia"/>
              <w:noProof/>
            </w:rPr>
          </w:pPr>
          <w:del w:id="1166" w:author="Ellipsis" w:date="2014-06-09T15:40:00Z">
            <w:r w:rsidRPr="00286E7F">
              <w:rPr>
                <w:rPrChange w:id="1167" w:author="MelakaA" w:date="2014-06-09T15:29:00Z">
                  <w:rPr>
                    <w:rStyle w:val="Hyperlink"/>
                    <w:noProof/>
                  </w:rPr>
                </w:rPrChange>
              </w:rPr>
              <w:delText>1. Introduction</w:delText>
            </w:r>
            <w:r w:rsidR="00AA5BB9" w:rsidDel="00393FD8">
              <w:rPr>
                <w:noProof/>
                <w:webHidden/>
              </w:rPr>
              <w:tab/>
              <w:delText>8</w:delText>
            </w:r>
          </w:del>
        </w:p>
        <w:p w14:paraId="470D44D7" w14:textId="77777777" w:rsidR="00AA5BB9" w:rsidDel="00393FD8" w:rsidRDefault="00286E7F">
          <w:pPr>
            <w:pStyle w:val="TOC2"/>
            <w:tabs>
              <w:tab w:val="right" w:leader="dot" w:pos="9350"/>
            </w:tabs>
            <w:rPr>
              <w:del w:id="1168" w:author="Ellipsis" w:date="2014-06-09T15:40:00Z"/>
              <w:rFonts w:eastAsiaTheme="minorEastAsia"/>
              <w:noProof/>
            </w:rPr>
          </w:pPr>
          <w:del w:id="1169" w:author="Ellipsis" w:date="2014-06-09T15:40:00Z">
            <w:r w:rsidRPr="00286E7F">
              <w:rPr>
                <w:rPrChange w:id="1170" w:author="MelakaA" w:date="2014-06-09T15:29:00Z">
                  <w:rPr>
                    <w:rStyle w:val="Hyperlink"/>
                    <w:noProof/>
                  </w:rPr>
                </w:rPrChange>
              </w:rPr>
              <w:delText>1.1 Purpose</w:delText>
            </w:r>
            <w:r w:rsidR="00AA5BB9" w:rsidDel="00393FD8">
              <w:rPr>
                <w:noProof/>
                <w:webHidden/>
              </w:rPr>
              <w:tab/>
              <w:delText>8</w:delText>
            </w:r>
          </w:del>
        </w:p>
        <w:p w14:paraId="6316D4DA" w14:textId="77777777" w:rsidR="00AA5BB9" w:rsidDel="00393FD8" w:rsidRDefault="00286E7F">
          <w:pPr>
            <w:pStyle w:val="TOC2"/>
            <w:tabs>
              <w:tab w:val="right" w:leader="dot" w:pos="9350"/>
            </w:tabs>
            <w:rPr>
              <w:del w:id="1171" w:author="Ellipsis" w:date="2014-06-09T15:40:00Z"/>
              <w:rFonts w:eastAsiaTheme="minorEastAsia"/>
              <w:noProof/>
            </w:rPr>
          </w:pPr>
          <w:del w:id="1172" w:author="Ellipsis" w:date="2014-06-09T15:40:00Z">
            <w:r w:rsidRPr="00286E7F">
              <w:rPr>
                <w:rPrChange w:id="1173" w:author="MelakaA" w:date="2014-06-09T15:29:00Z">
                  <w:rPr>
                    <w:rStyle w:val="Hyperlink"/>
                    <w:noProof/>
                  </w:rPr>
                </w:rPrChange>
              </w:rPr>
              <w:delText>1.2 Intended Audience and Reading Suggestions</w:delText>
            </w:r>
            <w:r w:rsidR="00AA5BB9" w:rsidDel="00393FD8">
              <w:rPr>
                <w:noProof/>
                <w:webHidden/>
              </w:rPr>
              <w:tab/>
              <w:delText>8</w:delText>
            </w:r>
          </w:del>
        </w:p>
        <w:p w14:paraId="7DF0ACD9" w14:textId="77777777" w:rsidR="00AA5BB9" w:rsidDel="00393FD8" w:rsidRDefault="00286E7F">
          <w:pPr>
            <w:pStyle w:val="TOC2"/>
            <w:tabs>
              <w:tab w:val="right" w:leader="dot" w:pos="9350"/>
            </w:tabs>
            <w:rPr>
              <w:del w:id="1174" w:author="Ellipsis" w:date="2014-06-09T15:40:00Z"/>
              <w:rFonts w:eastAsiaTheme="minorEastAsia"/>
              <w:noProof/>
            </w:rPr>
          </w:pPr>
          <w:del w:id="1175" w:author="Ellipsis" w:date="2014-06-09T15:40:00Z">
            <w:r w:rsidRPr="00286E7F">
              <w:rPr>
                <w:rPrChange w:id="1176" w:author="MelakaA" w:date="2014-06-09T15:29:00Z">
                  <w:rPr>
                    <w:rStyle w:val="Hyperlink"/>
                    <w:noProof/>
                  </w:rPr>
                </w:rPrChange>
              </w:rPr>
              <w:delText>1.3 Project Scope</w:delText>
            </w:r>
            <w:r w:rsidR="00AA5BB9" w:rsidDel="00393FD8">
              <w:rPr>
                <w:noProof/>
                <w:webHidden/>
              </w:rPr>
              <w:tab/>
              <w:delText>8</w:delText>
            </w:r>
          </w:del>
        </w:p>
        <w:p w14:paraId="1523F220" w14:textId="77777777" w:rsidR="00AA5BB9" w:rsidDel="00393FD8" w:rsidRDefault="00286E7F">
          <w:pPr>
            <w:pStyle w:val="TOC1"/>
            <w:tabs>
              <w:tab w:val="right" w:leader="dot" w:pos="9350"/>
            </w:tabs>
            <w:rPr>
              <w:del w:id="1177" w:author="Ellipsis" w:date="2014-06-09T15:40:00Z"/>
              <w:rFonts w:eastAsiaTheme="minorEastAsia"/>
              <w:noProof/>
            </w:rPr>
          </w:pPr>
          <w:del w:id="1178" w:author="Ellipsis" w:date="2014-06-09T15:40:00Z">
            <w:r w:rsidRPr="00286E7F">
              <w:rPr>
                <w:rPrChange w:id="1179" w:author="MelakaA" w:date="2014-06-09T15:29:00Z">
                  <w:rPr>
                    <w:rStyle w:val="Hyperlink"/>
                    <w:noProof/>
                  </w:rPr>
                </w:rPrChange>
              </w:rPr>
              <w:delText>2. Overall Description</w:delText>
            </w:r>
            <w:r w:rsidR="00AA5BB9" w:rsidDel="00393FD8">
              <w:rPr>
                <w:noProof/>
                <w:webHidden/>
              </w:rPr>
              <w:tab/>
              <w:delText>9</w:delText>
            </w:r>
          </w:del>
        </w:p>
        <w:p w14:paraId="1F0C81AE" w14:textId="77777777" w:rsidR="00AA5BB9" w:rsidDel="00393FD8" w:rsidRDefault="00286E7F">
          <w:pPr>
            <w:pStyle w:val="TOC2"/>
            <w:tabs>
              <w:tab w:val="right" w:leader="dot" w:pos="9350"/>
            </w:tabs>
            <w:rPr>
              <w:del w:id="1180" w:author="Ellipsis" w:date="2014-06-09T15:40:00Z"/>
              <w:rFonts w:eastAsiaTheme="minorEastAsia"/>
              <w:noProof/>
            </w:rPr>
          </w:pPr>
          <w:del w:id="1181" w:author="Ellipsis" w:date="2014-06-09T15:40:00Z">
            <w:r w:rsidRPr="00286E7F">
              <w:rPr>
                <w:rPrChange w:id="1182" w:author="MelakaA" w:date="2014-06-09T15:29:00Z">
                  <w:rPr>
                    <w:rStyle w:val="Hyperlink"/>
                    <w:noProof/>
                  </w:rPr>
                </w:rPrChange>
              </w:rPr>
              <w:delText>2.1 Product Perspective</w:delText>
            </w:r>
            <w:r w:rsidR="00AA5BB9" w:rsidDel="00393FD8">
              <w:rPr>
                <w:noProof/>
                <w:webHidden/>
              </w:rPr>
              <w:tab/>
              <w:delText>9</w:delText>
            </w:r>
          </w:del>
        </w:p>
        <w:p w14:paraId="3DD7B1B3" w14:textId="77777777" w:rsidR="00AA5BB9" w:rsidDel="00393FD8" w:rsidRDefault="00286E7F">
          <w:pPr>
            <w:pStyle w:val="TOC2"/>
            <w:tabs>
              <w:tab w:val="right" w:leader="dot" w:pos="9350"/>
            </w:tabs>
            <w:rPr>
              <w:del w:id="1183" w:author="Ellipsis" w:date="2014-06-09T15:40:00Z"/>
              <w:rFonts w:eastAsiaTheme="minorEastAsia"/>
              <w:noProof/>
            </w:rPr>
          </w:pPr>
          <w:del w:id="1184" w:author="Ellipsis" w:date="2014-06-09T15:40:00Z">
            <w:r w:rsidRPr="00286E7F">
              <w:rPr>
                <w:rPrChange w:id="1185" w:author="MelakaA" w:date="2014-06-09T15:29:00Z">
                  <w:rPr>
                    <w:rStyle w:val="Hyperlink"/>
                    <w:noProof/>
                  </w:rPr>
                </w:rPrChange>
              </w:rPr>
              <w:delText>2.2 Product Features</w:delText>
            </w:r>
            <w:r w:rsidR="00AA5BB9" w:rsidDel="00393FD8">
              <w:rPr>
                <w:noProof/>
                <w:webHidden/>
              </w:rPr>
              <w:tab/>
              <w:delText>9</w:delText>
            </w:r>
          </w:del>
        </w:p>
        <w:p w14:paraId="16C8F06E" w14:textId="77777777" w:rsidR="00AA5BB9" w:rsidDel="00393FD8" w:rsidRDefault="00286E7F">
          <w:pPr>
            <w:pStyle w:val="TOC3"/>
            <w:tabs>
              <w:tab w:val="right" w:leader="dot" w:pos="9350"/>
            </w:tabs>
            <w:rPr>
              <w:del w:id="1186" w:author="Ellipsis" w:date="2014-06-09T15:40:00Z"/>
              <w:rFonts w:eastAsiaTheme="minorEastAsia"/>
              <w:noProof/>
            </w:rPr>
          </w:pPr>
          <w:del w:id="1187" w:author="Ellipsis" w:date="2014-06-09T15:40:00Z">
            <w:r w:rsidRPr="00286E7F">
              <w:rPr>
                <w:rPrChange w:id="1188" w:author="MelakaA" w:date="2014-06-09T15:29:00Z">
                  <w:rPr>
                    <w:rStyle w:val="Hyperlink"/>
                    <w:noProof/>
                  </w:rPr>
                </w:rPrChange>
              </w:rPr>
              <w:delText>2.2.1 Core Features</w:delText>
            </w:r>
            <w:r w:rsidR="00AA5BB9" w:rsidDel="00393FD8">
              <w:rPr>
                <w:noProof/>
                <w:webHidden/>
              </w:rPr>
              <w:tab/>
              <w:delText>9</w:delText>
            </w:r>
          </w:del>
        </w:p>
        <w:p w14:paraId="35BC5B9E" w14:textId="77777777" w:rsidR="00AA5BB9" w:rsidDel="00393FD8" w:rsidRDefault="00286E7F">
          <w:pPr>
            <w:pStyle w:val="TOC1"/>
            <w:tabs>
              <w:tab w:val="right" w:leader="dot" w:pos="9350"/>
            </w:tabs>
            <w:rPr>
              <w:del w:id="1189" w:author="Ellipsis" w:date="2014-06-09T15:40:00Z"/>
              <w:rFonts w:eastAsiaTheme="minorEastAsia"/>
              <w:noProof/>
            </w:rPr>
          </w:pPr>
          <w:del w:id="1190" w:author="Ellipsis" w:date="2014-06-09T15:40:00Z">
            <w:r w:rsidRPr="00286E7F">
              <w:rPr>
                <w:rPrChange w:id="1191" w:author="MelakaA" w:date="2014-06-09T15:29:00Z">
                  <w:rPr>
                    <w:rStyle w:val="Hyperlink"/>
                    <w:noProof/>
                  </w:rPr>
                </w:rPrChange>
              </w:rPr>
              <w:delText>3. System Features and User Stories</w:delText>
            </w:r>
            <w:r w:rsidR="00AA5BB9" w:rsidDel="00393FD8">
              <w:rPr>
                <w:noProof/>
                <w:webHidden/>
              </w:rPr>
              <w:tab/>
              <w:delText>13</w:delText>
            </w:r>
          </w:del>
        </w:p>
        <w:p w14:paraId="161383F5" w14:textId="77777777" w:rsidR="00AA5BB9" w:rsidDel="00393FD8" w:rsidRDefault="00286E7F">
          <w:pPr>
            <w:pStyle w:val="TOC2"/>
            <w:tabs>
              <w:tab w:val="right" w:leader="dot" w:pos="9350"/>
            </w:tabs>
            <w:rPr>
              <w:del w:id="1192" w:author="Ellipsis" w:date="2014-06-09T15:40:00Z"/>
              <w:rFonts w:eastAsiaTheme="minorEastAsia"/>
              <w:noProof/>
            </w:rPr>
          </w:pPr>
          <w:del w:id="1193" w:author="Ellipsis" w:date="2014-06-09T15:40:00Z">
            <w:r w:rsidRPr="00286E7F">
              <w:rPr>
                <w:rPrChange w:id="1194" w:author="MelakaA" w:date="2014-06-09T15:29:00Z">
                  <w:rPr>
                    <w:rStyle w:val="Hyperlink"/>
                    <w:noProof/>
                  </w:rPr>
                </w:rPrChange>
              </w:rPr>
              <w:delText>3.1 Application Management</w:delText>
            </w:r>
            <w:r w:rsidR="00AA5BB9" w:rsidDel="00393FD8">
              <w:rPr>
                <w:noProof/>
                <w:webHidden/>
              </w:rPr>
              <w:tab/>
              <w:delText>13</w:delText>
            </w:r>
          </w:del>
        </w:p>
        <w:p w14:paraId="05BA1364" w14:textId="77777777" w:rsidR="00AA5BB9" w:rsidDel="00393FD8" w:rsidRDefault="00286E7F">
          <w:pPr>
            <w:pStyle w:val="TOC3"/>
            <w:tabs>
              <w:tab w:val="right" w:leader="dot" w:pos="9350"/>
            </w:tabs>
            <w:rPr>
              <w:del w:id="1195" w:author="Ellipsis" w:date="2014-06-09T15:40:00Z"/>
              <w:rFonts w:eastAsiaTheme="minorEastAsia"/>
              <w:noProof/>
            </w:rPr>
          </w:pPr>
          <w:del w:id="1196" w:author="Ellipsis" w:date="2014-06-09T15:40:00Z">
            <w:r w:rsidRPr="00286E7F">
              <w:rPr>
                <w:rPrChange w:id="1197" w:author="MelakaA" w:date="2014-06-09T15:29:00Z">
                  <w:rPr>
                    <w:rStyle w:val="Hyperlink"/>
                    <w:noProof/>
                  </w:rPr>
                </w:rPrChange>
              </w:rPr>
              <w:delText>3.1.1 User Login</w:delText>
            </w:r>
            <w:r w:rsidR="00AA5BB9" w:rsidDel="00393FD8">
              <w:rPr>
                <w:noProof/>
                <w:webHidden/>
              </w:rPr>
              <w:tab/>
              <w:delText>13</w:delText>
            </w:r>
          </w:del>
        </w:p>
        <w:p w14:paraId="4E869E72" w14:textId="77777777" w:rsidR="00AA5BB9" w:rsidDel="00393FD8" w:rsidRDefault="00286E7F">
          <w:pPr>
            <w:pStyle w:val="TOC3"/>
            <w:tabs>
              <w:tab w:val="right" w:leader="dot" w:pos="9350"/>
            </w:tabs>
            <w:rPr>
              <w:del w:id="1198" w:author="Ellipsis" w:date="2014-06-09T15:40:00Z"/>
              <w:rFonts w:eastAsiaTheme="minorEastAsia"/>
              <w:noProof/>
            </w:rPr>
          </w:pPr>
          <w:del w:id="1199" w:author="Ellipsis" w:date="2014-06-09T15:40:00Z">
            <w:r w:rsidRPr="00286E7F">
              <w:rPr>
                <w:rPrChange w:id="1200" w:author="MelakaA" w:date="2014-06-09T15:29:00Z">
                  <w:rPr>
                    <w:rStyle w:val="Hyperlink"/>
                    <w:noProof/>
                  </w:rPr>
                </w:rPrChange>
              </w:rPr>
              <w:delText>3.1.2 Forgot Password</w:delText>
            </w:r>
            <w:r w:rsidR="00AA5BB9" w:rsidDel="00393FD8">
              <w:rPr>
                <w:noProof/>
                <w:webHidden/>
              </w:rPr>
              <w:tab/>
              <w:delText>15</w:delText>
            </w:r>
          </w:del>
        </w:p>
        <w:p w14:paraId="1D796152" w14:textId="77777777" w:rsidR="00AA5BB9" w:rsidDel="00393FD8" w:rsidRDefault="00286E7F">
          <w:pPr>
            <w:pStyle w:val="TOC3"/>
            <w:tabs>
              <w:tab w:val="right" w:leader="dot" w:pos="9350"/>
            </w:tabs>
            <w:rPr>
              <w:del w:id="1201" w:author="Ellipsis" w:date="2014-06-09T15:40:00Z"/>
              <w:rFonts w:eastAsiaTheme="minorEastAsia"/>
              <w:noProof/>
            </w:rPr>
          </w:pPr>
          <w:del w:id="1202" w:author="Ellipsis" w:date="2014-06-09T15:40:00Z">
            <w:r w:rsidRPr="00286E7F">
              <w:rPr>
                <w:rPrChange w:id="1203" w:author="MelakaA" w:date="2014-06-09T15:29:00Z">
                  <w:rPr>
                    <w:rStyle w:val="Hyperlink"/>
                    <w:noProof/>
                  </w:rPr>
                </w:rPrChange>
              </w:rPr>
              <w:delText>3.1.3 Student Registration</w:delText>
            </w:r>
            <w:r w:rsidR="00AA5BB9" w:rsidDel="00393FD8">
              <w:rPr>
                <w:noProof/>
                <w:webHidden/>
              </w:rPr>
              <w:tab/>
              <w:delText>17</w:delText>
            </w:r>
          </w:del>
        </w:p>
        <w:p w14:paraId="54973B76" w14:textId="77777777" w:rsidR="00AA5BB9" w:rsidDel="00393FD8" w:rsidRDefault="00286E7F">
          <w:pPr>
            <w:pStyle w:val="TOC3"/>
            <w:tabs>
              <w:tab w:val="right" w:leader="dot" w:pos="9350"/>
            </w:tabs>
            <w:rPr>
              <w:del w:id="1204" w:author="Ellipsis" w:date="2014-06-09T15:40:00Z"/>
              <w:rFonts w:eastAsiaTheme="minorEastAsia"/>
              <w:noProof/>
            </w:rPr>
          </w:pPr>
          <w:del w:id="1205" w:author="Ellipsis" w:date="2014-06-09T15:40:00Z">
            <w:r w:rsidRPr="00286E7F">
              <w:rPr>
                <w:rPrChange w:id="1206" w:author="MelakaA" w:date="2014-06-09T15:29:00Z">
                  <w:rPr>
                    <w:rStyle w:val="Hyperlink"/>
                    <w:noProof/>
                  </w:rPr>
                </w:rPrChange>
              </w:rPr>
              <w:delText>3.1.4 Save Password</w:delText>
            </w:r>
            <w:r w:rsidR="00AA5BB9" w:rsidDel="00393FD8">
              <w:rPr>
                <w:noProof/>
                <w:webHidden/>
              </w:rPr>
              <w:tab/>
              <w:delText>19</w:delText>
            </w:r>
          </w:del>
        </w:p>
        <w:p w14:paraId="48D1124E" w14:textId="77777777" w:rsidR="00AA5BB9" w:rsidDel="00393FD8" w:rsidRDefault="00286E7F">
          <w:pPr>
            <w:pStyle w:val="TOC2"/>
            <w:tabs>
              <w:tab w:val="right" w:leader="dot" w:pos="9350"/>
            </w:tabs>
            <w:rPr>
              <w:del w:id="1207" w:author="Ellipsis" w:date="2014-06-09T15:40:00Z"/>
              <w:rFonts w:eastAsiaTheme="minorEastAsia"/>
              <w:noProof/>
            </w:rPr>
          </w:pPr>
          <w:del w:id="1208" w:author="Ellipsis" w:date="2014-06-09T15:40:00Z">
            <w:r w:rsidRPr="00286E7F">
              <w:rPr>
                <w:rPrChange w:id="1209" w:author="MelakaA" w:date="2014-06-09T15:29:00Z">
                  <w:rPr>
                    <w:rStyle w:val="Hyperlink"/>
                    <w:noProof/>
                  </w:rPr>
                </w:rPrChange>
              </w:rPr>
              <w:delText>3.2 Application Help</w:delText>
            </w:r>
            <w:r w:rsidR="00AA5BB9" w:rsidDel="00393FD8">
              <w:rPr>
                <w:noProof/>
                <w:webHidden/>
              </w:rPr>
              <w:tab/>
              <w:delText>21</w:delText>
            </w:r>
          </w:del>
        </w:p>
        <w:p w14:paraId="17B81E85" w14:textId="77777777" w:rsidR="00AA5BB9" w:rsidDel="00393FD8" w:rsidRDefault="00286E7F">
          <w:pPr>
            <w:pStyle w:val="TOC3"/>
            <w:tabs>
              <w:tab w:val="right" w:leader="dot" w:pos="9350"/>
            </w:tabs>
            <w:rPr>
              <w:del w:id="1210" w:author="Ellipsis" w:date="2014-06-09T15:40:00Z"/>
              <w:rFonts w:eastAsiaTheme="minorEastAsia"/>
              <w:noProof/>
            </w:rPr>
          </w:pPr>
          <w:del w:id="1211" w:author="Ellipsis" w:date="2014-06-09T15:40:00Z">
            <w:r w:rsidRPr="00286E7F">
              <w:rPr>
                <w:rPrChange w:id="1212" w:author="MelakaA" w:date="2014-06-09T15:29:00Z">
                  <w:rPr>
                    <w:rStyle w:val="Hyperlink"/>
                    <w:noProof/>
                  </w:rPr>
                </w:rPrChange>
              </w:rPr>
              <w:delText>3.2.1 Site Map</w:delText>
            </w:r>
            <w:r w:rsidR="00AA5BB9" w:rsidDel="00393FD8">
              <w:rPr>
                <w:noProof/>
                <w:webHidden/>
              </w:rPr>
              <w:tab/>
              <w:delText>21</w:delText>
            </w:r>
          </w:del>
        </w:p>
        <w:p w14:paraId="0D77822D" w14:textId="77777777" w:rsidR="00AA5BB9" w:rsidDel="00393FD8" w:rsidRDefault="00286E7F">
          <w:pPr>
            <w:pStyle w:val="TOC3"/>
            <w:tabs>
              <w:tab w:val="right" w:leader="dot" w:pos="9350"/>
            </w:tabs>
            <w:rPr>
              <w:del w:id="1213" w:author="Ellipsis" w:date="2014-06-09T15:40:00Z"/>
              <w:rFonts w:eastAsiaTheme="minorEastAsia"/>
              <w:noProof/>
            </w:rPr>
          </w:pPr>
          <w:del w:id="1214" w:author="Ellipsis" w:date="2014-06-09T15:40:00Z">
            <w:r w:rsidRPr="00286E7F">
              <w:rPr>
                <w:rPrChange w:id="1215" w:author="MelakaA" w:date="2014-06-09T15:29:00Z">
                  <w:rPr>
                    <w:rStyle w:val="Hyperlink"/>
                    <w:noProof/>
                  </w:rPr>
                </w:rPrChange>
              </w:rPr>
              <w:delText>3.2.2 Contact Us</w:delText>
            </w:r>
            <w:r w:rsidR="00AA5BB9" w:rsidDel="00393FD8">
              <w:rPr>
                <w:noProof/>
                <w:webHidden/>
              </w:rPr>
              <w:tab/>
              <w:delText>23</w:delText>
            </w:r>
          </w:del>
        </w:p>
        <w:p w14:paraId="3CC9B21E" w14:textId="77777777" w:rsidR="00AA5BB9" w:rsidDel="00393FD8" w:rsidRDefault="00286E7F">
          <w:pPr>
            <w:pStyle w:val="TOC2"/>
            <w:tabs>
              <w:tab w:val="right" w:leader="dot" w:pos="9350"/>
            </w:tabs>
            <w:rPr>
              <w:del w:id="1216" w:author="Ellipsis" w:date="2014-06-09T15:40:00Z"/>
              <w:rFonts w:eastAsiaTheme="minorEastAsia"/>
              <w:noProof/>
            </w:rPr>
          </w:pPr>
          <w:del w:id="1217" w:author="Ellipsis" w:date="2014-06-09T15:40:00Z">
            <w:r w:rsidRPr="00286E7F">
              <w:rPr>
                <w:rPrChange w:id="1218" w:author="MelakaA" w:date="2014-06-09T15:29:00Z">
                  <w:rPr>
                    <w:rStyle w:val="Hyperlink"/>
                    <w:noProof/>
                  </w:rPr>
                </w:rPrChange>
              </w:rPr>
              <w:delText>3.3 Profile Management</w:delText>
            </w:r>
            <w:r w:rsidR="00AA5BB9" w:rsidDel="00393FD8">
              <w:rPr>
                <w:noProof/>
                <w:webHidden/>
              </w:rPr>
              <w:tab/>
              <w:delText>25</w:delText>
            </w:r>
          </w:del>
        </w:p>
        <w:p w14:paraId="20C30477" w14:textId="77777777" w:rsidR="00AA5BB9" w:rsidDel="00393FD8" w:rsidRDefault="00286E7F">
          <w:pPr>
            <w:pStyle w:val="TOC3"/>
            <w:tabs>
              <w:tab w:val="right" w:leader="dot" w:pos="9350"/>
            </w:tabs>
            <w:rPr>
              <w:del w:id="1219" w:author="Ellipsis" w:date="2014-06-09T15:40:00Z"/>
              <w:rFonts w:eastAsiaTheme="minorEastAsia"/>
              <w:noProof/>
            </w:rPr>
          </w:pPr>
          <w:del w:id="1220" w:author="Ellipsis" w:date="2014-06-09T15:40:00Z">
            <w:r w:rsidRPr="00286E7F">
              <w:rPr>
                <w:rPrChange w:id="1221" w:author="MelakaA" w:date="2014-06-09T15:29:00Z">
                  <w:rPr>
                    <w:rStyle w:val="Hyperlink"/>
                    <w:noProof/>
                  </w:rPr>
                </w:rPrChange>
              </w:rPr>
              <w:delText>3.3.1 View Profile</w:delText>
            </w:r>
            <w:r w:rsidR="00AA5BB9" w:rsidDel="00393FD8">
              <w:rPr>
                <w:noProof/>
                <w:webHidden/>
              </w:rPr>
              <w:tab/>
              <w:delText>25</w:delText>
            </w:r>
          </w:del>
        </w:p>
        <w:p w14:paraId="748EFB5B" w14:textId="77777777" w:rsidR="00AA5BB9" w:rsidDel="00393FD8" w:rsidRDefault="00286E7F">
          <w:pPr>
            <w:pStyle w:val="TOC3"/>
            <w:tabs>
              <w:tab w:val="right" w:leader="dot" w:pos="9350"/>
            </w:tabs>
            <w:rPr>
              <w:del w:id="1222" w:author="Ellipsis" w:date="2014-06-09T15:40:00Z"/>
              <w:rFonts w:eastAsiaTheme="minorEastAsia"/>
              <w:noProof/>
            </w:rPr>
          </w:pPr>
          <w:del w:id="1223" w:author="Ellipsis" w:date="2014-06-09T15:40:00Z">
            <w:r w:rsidRPr="00286E7F">
              <w:rPr>
                <w:rPrChange w:id="1224" w:author="MelakaA" w:date="2014-06-09T15:29:00Z">
                  <w:rPr>
                    <w:rStyle w:val="Hyperlink"/>
                    <w:noProof/>
                  </w:rPr>
                </w:rPrChange>
              </w:rPr>
              <w:delText>3.3.2 View Account Settings</w:delText>
            </w:r>
            <w:r w:rsidR="00AA5BB9" w:rsidDel="00393FD8">
              <w:rPr>
                <w:noProof/>
                <w:webHidden/>
              </w:rPr>
              <w:tab/>
              <w:delText>27</w:delText>
            </w:r>
          </w:del>
        </w:p>
        <w:p w14:paraId="2C4DBFC1" w14:textId="77777777" w:rsidR="00AA5BB9" w:rsidDel="00393FD8" w:rsidRDefault="00286E7F">
          <w:pPr>
            <w:pStyle w:val="TOC3"/>
            <w:tabs>
              <w:tab w:val="right" w:leader="dot" w:pos="9350"/>
            </w:tabs>
            <w:rPr>
              <w:del w:id="1225" w:author="Ellipsis" w:date="2014-06-09T15:40:00Z"/>
              <w:rFonts w:eastAsiaTheme="minorEastAsia"/>
              <w:noProof/>
            </w:rPr>
          </w:pPr>
          <w:del w:id="1226" w:author="Ellipsis" w:date="2014-06-09T15:40:00Z">
            <w:r w:rsidRPr="00286E7F">
              <w:rPr>
                <w:rPrChange w:id="1227" w:author="MelakaA" w:date="2014-06-09T15:29:00Z">
                  <w:rPr>
                    <w:rStyle w:val="Hyperlink"/>
                    <w:noProof/>
                  </w:rPr>
                </w:rPrChange>
              </w:rPr>
              <w:delText>3.3.3 Edit Account Settings</w:delText>
            </w:r>
            <w:r w:rsidR="00AA5BB9" w:rsidDel="00393FD8">
              <w:rPr>
                <w:noProof/>
                <w:webHidden/>
              </w:rPr>
              <w:tab/>
              <w:delText>28</w:delText>
            </w:r>
          </w:del>
        </w:p>
        <w:p w14:paraId="3DC225F5" w14:textId="77777777" w:rsidR="00AA5BB9" w:rsidDel="00393FD8" w:rsidRDefault="00286E7F">
          <w:pPr>
            <w:pStyle w:val="TOC2"/>
            <w:tabs>
              <w:tab w:val="right" w:leader="dot" w:pos="9350"/>
            </w:tabs>
            <w:rPr>
              <w:del w:id="1228" w:author="Ellipsis" w:date="2014-06-09T15:40:00Z"/>
              <w:rFonts w:eastAsiaTheme="minorEastAsia"/>
              <w:noProof/>
            </w:rPr>
          </w:pPr>
          <w:del w:id="1229" w:author="Ellipsis" w:date="2014-06-09T15:40:00Z">
            <w:r w:rsidRPr="00286E7F">
              <w:rPr>
                <w:rPrChange w:id="1230" w:author="MelakaA" w:date="2014-06-09T15:29:00Z">
                  <w:rPr>
                    <w:rStyle w:val="Hyperlink"/>
                    <w:noProof/>
                  </w:rPr>
                </w:rPrChange>
              </w:rPr>
              <w:delText>3.4 Exam Management</w:delText>
            </w:r>
            <w:r w:rsidR="00AA5BB9" w:rsidDel="00393FD8">
              <w:rPr>
                <w:noProof/>
                <w:webHidden/>
              </w:rPr>
              <w:tab/>
              <w:delText>31</w:delText>
            </w:r>
          </w:del>
        </w:p>
        <w:p w14:paraId="5C36EF7C" w14:textId="77777777" w:rsidR="00AA5BB9" w:rsidDel="00393FD8" w:rsidRDefault="00286E7F">
          <w:pPr>
            <w:pStyle w:val="TOC3"/>
            <w:tabs>
              <w:tab w:val="right" w:leader="dot" w:pos="9350"/>
            </w:tabs>
            <w:rPr>
              <w:del w:id="1231" w:author="Ellipsis" w:date="2014-06-09T15:40:00Z"/>
              <w:rFonts w:eastAsiaTheme="minorEastAsia"/>
              <w:noProof/>
            </w:rPr>
          </w:pPr>
          <w:del w:id="1232" w:author="Ellipsis" w:date="2014-06-09T15:40:00Z">
            <w:r w:rsidRPr="00286E7F">
              <w:rPr>
                <w:rPrChange w:id="1233" w:author="MelakaA" w:date="2014-06-09T15:29:00Z">
                  <w:rPr>
                    <w:rStyle w:val="Hyperlink"/>
                    <w:noProof/>
                  </w:rPr>
                </w:rPrChange>
              </w:rPr>
              <w:delText>3.4.1 View Available Exams</w:delText>
            </w:r>
            <w:r w:rsidR="00AA5BB9" w:rsidDel="00393FD8">
              <w:rPr>
                <w:noProof/>
                <w:webHidden/>
              </w:rPr>
              <w:tab/>
              <w:delText>31</w:delText>
            </w:r>
          </w:del>
        </w:p>
        <w:p w14:paraId="428E4CD3" w14:textId="77777777" w:rsidR="00AA5BB9" w:rsidDel="00393FD8" w:rsidRDefault="00286E7F">
          <w:pPr>
            <w:pStyle w:val="TOC3"/>
            <w:tabs>
              <w:tab w:val="right" w:leader="dot" w:pos="9350"/>
            </w:tabs>
            <w:rPr>
              <w:del w:id="1234" w:author="Ellipsis" w:date="2014-06-09T15:40:00Z"/>
              <w:rFonts w:eastAsiaTheme="minorEastAsia"/>
              <w:noProof/>
            </w:rPr>
          </w:pPr>
          <w:del w:id="1235" w:author="Ellipsis" w:date="2014-06-09T15:40:00Z">
            <w:r w:rsidRPr="00286E7F">
              <w:rPr>
                <w:rPrChange w:id="1236" w:author="MelakaA" w:date="2014-06-09T15:29:00Z">
                  <w:rPr>
                    <w:rStyle w:val="Hyperlink"/>
                    <w:noProof/>
                  </w:rPr>
                </w:rPrChange>
              </w:rPr>
              <w:delText>3.4.2 View Each Available Exams</w:delText>
            </w:r>
            <w:r w:rsidR="00AA5BB9" w:rsidDel="00393FD8">
              <w:rPr>
                <w:noProof/>
                <w:webHidden/>
              </w:rPr>
              <w:tab/>
              <w:delText>33</w:delText>
            </w:r>
          </w:del>
        </w:p>
        <w:p w14:paraId="68262041" w14:textId="77777777" w:rsidR="00AA5BB9" w:rsidDel="00393FD8" w:rsidRDefault="00286E7F">
          <w:pPr>
            <w:pStyle w:val="TOC3"/>
            <w:tabs>
              <w:tab w:val="right" w:leader="dot" w:pos="9350"/>
            </w:tabs>
            <w:rPr>
              <w:del w:id="1237" w:author="Ellipsis" w:date="2014-06-09T15:40:00Z"/>
              <w:rFonts w:eastAsiaTheme="minorEastAsia"/>
              <w:noProof/>
            </w:rPr>
          </w:pPr>
          <w:del w:id="1238" w:author="Ellipsis" w:date="2014-06-09T15:40:00Z">
            <w:r w:rsidRPr="00286E7F">
              <w:rPr>
                <w:rPrChange w:id="1239" w:author="MelakaA" w:date="2014-06-09T15:29:00Z">
                  <w:rPr>
                    <w:rStyle w:val="Hyperlink"/>
                    <w:noProof/>
                  </w:rPr>
                </w:rPrChange>
              </w:rPr>
              <w:delText>3.4.3 Take Exam</w:delText>
            </w:r>
            <w:r w:rsidR="00AA5BB9" w:rsidDel="00393FD8">
              <w:rPr>
                <w:noProof/>
                <w:webHidden/>
              </w:rPr>
              <w:tab/>
              <w:delText>35</w:delText>
            </w:r>
          </w:del>
        </w:p>
        <w:p w14:paraId="19B04325" w14:textId="77777777" w:rsidR="00AA5BB9" w:rsidDel="00393FD8" w:rsidRDefault="00286E7F">
          <w:pPr>
            <w:pStyle w:val="TOC3"/>
            <w:tabs>
              <w:tab w:val="right" w:leader="dot" w:pos="9350"/>
            </w:tabs>
            <w:rPr>
              <w:del w:id="1240" w:author="Ellipsis" w:date="2014-06-09T15:40:00Z"/>
              <w:rFonts w:eastAsiaTheme="minorEastAsia"/>
              <w:noProof/>
            </w:rPr>
          </w:pPr>
          <w:del w:id="1241" w:author="Ellipsis" w:date="2014-06-09T15:40:00Z">
            <w:r w:rsidRPr="00286E7F">
              <w:rPr>
                <w:rPrChange w:id="1242" w:author="MelakaA" w:date="2014-06-09T15:29:00Z">
                  <w:rPr>
                    <w:rStyle w:val="Hyperlink"/>
                    <w:noProof/>
                  </w:rPr>
                </w:rPrChange>
              </w:rPr>
              <w:delText>3.4.4 Questions with single answers</w:delText>
            </w:r>
            <w:r w:rsidR="00AA5BB9" w:rsidDel="00393FD8">
              <w:rPr>
                <w:noProof/>
                <w:webHidden/>
              </w:rPr>
              <w:tab/>
              <w:delText>37</w:delText>
            </w:r>
          </w:del>
        </w:p>
        <w:p w14:paraId="1A0C9AA4" w14:textId="77777777" w:rsidR="00AA5BB9" w:rsidDel="00393FD8" w:rsidRDefault="00286E7F">
          <w:pPr>
            <w:pStyle w:val="TOC3"/>
            <w:tabs>
              <w:tab w:val="right" w:leader="dot" w:pos="9350"/>
            </w:tabs>
            <w:rPr>
              <w:del w:id="1243" w:author="Ellipsis" w:date="2014-06-09T15:40:00Z"/>
              <w:rFonts w:eastAsiaTheme="minorEastAsia"/>
              <w:noProof/>
            </w:rPr>
          </w:pPr>
          <w:del w:id="1244" w:author="Ellipsis" w:date="2014-06-09T15:40:00Z">
            <w:r w:rsidRPr="00286E7F">
              <w:rPr>
                <w:rPrChange w:id="1245" w:author="MelakaA" w:date="2014-06-09T15:29:00Z">
                  <w:rPr>
                    <w:rStyle w:val="Hyperlink"/>
                    <w:noProof/>
                  </w:rPr>
                </w:rPrChange>
              </w:rPr>
              <w:delText>3.4.5 Multiple Answer Questions</w:delText>
            </w:r>
            <w:r w:rsidR="00AA5BB9" w:rsidDel="00393FD8">
              <w:rPr>
                <w:noProof/>
                <w:webHidden/>
              </w:rPr>
              <w:tab/>
              <w:delText>39</w:delText>
            </w:r>
          </w:del>
        </w:p>
        <w:p w14:paraId="709541E5" w14:textId="77777777" w:rsidR="00AA5BB9" w:rsidDel="00393FD8" w:rsidRDefault="00286E7F">
          <w:pPr>
            <w:pStyle w:val="TOC3"/>
            <w:tabs>
              <w:tab w:val="right" w:leader="dot" w:pos="9350"/>
            </w:tabs>
            <w:rPr>
              <w:del w:id="1246" w:author="Ellipsis" w:date="2014-06-09T15:40:00Z"/>
              <w:rFonts w:eastAsiaTheme="minorEastAsia"/>
              <w:noProof/>
            </w:rPr>
          </w:pPr>
          <w:del w:id="1247" w:author="Ellipsis" w:date="2014-06-09T15:40:00Z">
            <w:r w:rsidRPr="00286E7F">
              <w:rPr>
                <w:rPrChange w:id="1248" w:author="MelakaA" w:date="2014-06-09T15:29:00Z">
                  <w:rPr>
                    <w:rStyle w:val="Hyperlink"/>
                    <w:noProof/>
                  </w:rPr>
                </w:rPrChange>
              </w:rPr>
              <w:delText>3.4.6 Short Written Answer Questions</w:delText>
            </w:r>
            <w:r w:rsidR="00AA5BB9" w:rsidDel="00393FD8">
              <w:rPr>
                <w:noProof/>
                <w:webHidden/>
              </w:rPr>
              <w:tab/>
              <w:delText>41</w:delText>
            </w:r>
          </w:del>
        </w:p>
        <w:p w14:paraId="290DD080" w14:textId="77777777" w:rsidR="00AA5BB9" w:rsidDel="00393FD8" w:rsidRDefault="00286E7F">
          <w:pPr>
            <w:pStyle w:val="TOC3"/>
            <w:tabs>
              <w:tab w:val="right" w:leader="dot" w:pos="9350"/>
            </w:tabs>
            <w:rPr>
              <w:del w:id="1249" w:author="Ellipsis" w:date="2014-06-09T15:40:00Z"/>
              <w:rFonts w:eastAsiaTheme="minorEastAsia"/>
              <w:noProof/>
            </w:rPr>
          </w:pPr>
          <w:del w:id="1250" w:author="Ellipsis" w:date="2014-06-09T15:40:00Z">
            <w:r w:rsidRPr="00286E7F">
              <w:rPr>
                <w:rPrChange w:id="1251" w:author="MelakaA" w:date="2014-06-09T15:29:00Z">
                  <w:rPr>
                    <w:rStyle w:val="Hyperlink"/>
                    <w:noProof/>
                  </w:rPr>
                </w:rPrChange>
              </w:rPr>
              <w:delText>3.4.7 Drag and Drop Answers Type A Questions</w:delText>
            </w:r>
            <w:r w:rsidR="00AA5BB9" w:rsidDel="00393FD8">
              <w:rPr>
                <w:noProof/>
                <w:webHidden/>
              </w:rPr>
              <w:tab/>
              <w:delText>43</w:delText>
            </w:r>
          </w:del>
        </w:p>
        <w:p w14:paraId="12047DF8" w14:textId="77777777" w:rsidR="00AA5BB9" w:rsidDel="00393FD8" w:rsidRDefault="00286E7F">
          <w:pPr>
            <w:pStyle w:val="TOC3"/>
            <w:tabs>
              <w:tab w:val="right" w:leader="dot" w:pos="9350"/>
            </w:tabs>
            <w:rPr>
              <w:del w:id="1252" w:author="Ellipsis" w:date="2014-06-09T15:40:00Z"/>
              <w:rFonts w:eastAsiaTheme="minorEastAsia"/>
              <w:noProof/>
            </w:rPr>
          </w:pPr>
          <w:del w:id="1253" w:author="Ellipsis" w:date="2014-06-09T15:40:00Z">
            <w:r w:rsidRPr="00286E7F">
              <w:rPr>
                <w:rPrChange w:id="1254" w:author="MelakaA" w:date="2014-06-09T15:29:00Z">
                  <w:rPr>
                    <w:rStyle w:val="Hyperlink"/>
                    <w:noProof/>
                  </w:rPr>
                </w:rPrChange>
              </w:rPr>
              <w:lastRenderedPageBreak/>
              <w:delText>3.4.8Drag and Drop Answers Type B Questions</w:delText>
            </w:r>
            <w:r w:rsidR="00AA5BB9" w:rsidDel="00393FD8">
              <w:rPr>
                <w:noProof/>
                <w:webHidden/>
              </w:rPr>
              <w:tab/>
              <w:delText>45</w:delText>
            </w:r>
          </w:del>
        </w:p>
        <w:p w14:paraId="516140CD" w14:textId="77777777" w:rsidR="00AA5BB9" w:rsidDel="00393FD8" w:rsidRDefault="00286E7F">
          <w:pPr>
            <w:pStyle w:val="TOC3"/>
            <w:tabs>
              <w:tab w:val="right" w:leader="dot" w:pos="9350"/>
            </w:tabs>
            <w:rPr>
              <w:del w:id="1255" w:author="Ellipsis" w:date="2014-06-09T15:40:00Z"/>
              <w:rFonts w:eastAsiaTheme="minorEastAsia"/>
              <w:noProof/>
            </w:rPr>
          </w:pPr>
          <w:del w:id="1256" w:author="Ellipsis" w:date="2014-06-09T15:40:00Z">
            <w:r w:rsidRPr="00286E7F">
              <w:rPr>
                <w:rPrChange w:id="1257" w:author="MelakaA" w:date="2014-06-09T15:29:00Z">
                  <w:rPr>
                    <w:rStyle w:val="Hyperlink"/>
                    <w:noProof/>
                  </w:rPr>
                </w:rPrChange>
              </w:rPr>
              <w:delText>3.4.9 Multiple Choice Answer Questions</w:delText>
            </w:r>
            <w:r w:rsidR="00AA5BB9" w:rsidDel="00393FD8">
              <w:rPr>
                <w:noProof/>
                <w:webHidden/>
              </w:rPr>
              <w:tab/>
              <w:delText>47</w:delText>
            </w:r>
          </w:del>
        </w:p>
        <w:p w14:paraId="1AFFCAAC" w14:textId="77777777" w:rsidR="00AA5BB9" w:rsidDel="00393FD8" w:rsidRDefault="00286E7F">
          <w:pPr>
            <w:pStyle w:val="TOC3"/>
            <w:tabs>
              <w:tab w:val="right" w:leader="dot" w:pos="9350"/>
            </w:tabs>
            <w:rPr>
              <w:del w:id="1258" w:author="Ellipsis" w:date="2014-06-09T15:40:00Z"/>
              <w:rFonts w:eastAsiaTheme="minorEastAsia"/>
              <w:noProof/>
            </w:rPr>
          </w:pPr>
          <w:del w:id="1259" w:author="Ellipsis" w:date="2014-06-09T15:40:00Z">
            <w:r w:rsidRPr="00286E7F">
              <w:rPr>
                <w:rPrChange w:id="1260" w:author="MelakaA" w:date="2014-06-09T15:29:00Z">
                  <w:rPr>
                    <w:rStyle w:val="Hyperlink"/>
                    <w:noProof/>
                  </w:rPr>
                </w:rPrChange>
              </w:rPr>
              <w:delText>3.4.10 Move to Next Question in the Exam</w:delText>
            </w:r>
            <w:r w:rsidR="00AA5BB9" w:rsidDel="00393FD8">
              <w:rPr>
                <w:noProof/>
                <w:webHidden/>
              </w:rPr>
              <w:tab/>
              <w:delText>49</w:delText>
            </w:r>
          </w:del>
        </w:p>
        <w:p w14:paraId="620EE5EC" w14:textId="77777777" w:rsidR="00AA5BB9" w:rsidDel="00393FD8" w:rsidRDefault="00286E7F">
          <w:pPr>
            <w:pStyle w:val="TOC3"/>
            <w:tabs>
              <w:tab w:val="right" w:leader="dot" w:pos="9350"/>
            </w:tabs>
            <w:rPr>
              <w:del w:id="1261" w:author="Ellipsis" w:date="2014-06-09T15:40:00Z"/>
              <w:rFonts w:eastAsiaTheme="minorEastAsia"/>
              <w:noProof/>
            </w:rPr>
          </w:pPr>
          <w:del w:id="1262" w:author="Ellipsis" w:date="2014-06-09T15:40:00Z">
            <w:r w:rsidRPr="00286E7F">
              <w:rPr>
                <w:rPrChange w:id="1263" w:author="MelakaA" w:date="2014-06-09T15:29:00Z">
                  <w:rPr>
                    <w:rStyle w:val="Hyperlink"/>
                    <w:noProof/>
                  </w:rPr>
                </w:rPrChange>
              </w:rPr>
              <w:delText>3.4.11Move to Previous Question in the Exam</w:delText>
            </w:r>
            <w:r w:rsidR="00AA5BB9" w:rsidDel="00393FD8">
              <w:rPr>
                <w:noProof/>
                <w:webHidden/>
              </w:rPr>
              <w:tab/>
              <w:delText>51</w:delText>
            </w:r>
          </w:del>
        </w:p>
        <w:p w14:paraId="70978CD6" w14:textId="77777777" w:rsidR="00AA5BB9" w:rsidDel="00393FD8" w:rsidRDefault="00286E7F">
          <w:pPr>
            <w:pStyle w:val="TOC3"/>
            <w:tabs>
              <w:tab w:val="right" w:leader="dot" w:pos="9350"/>
            </w:tabs>
            <w:rPr>
              <w:del w:id="1264" w:author="Ellipsis" w:date="2014-06-09T15:40:00Z"/>
              <w:rFonts w:eastAsiaTheme="minorEastAsia"/>
              <w:noProof/>
            </w:rPr>
          </w:pPr>
          <w:del w:id="1265" w:author="Ellipsis" w:date="2014-06-09T15:40:00Z">
            <w:r w:rsidRPr="00286E7F">
              <w:rPr>
                <w:rPrChange w:id="1266" w:author="MelakaA" w:date="2014-06-09T15:29:00Z">
                  <w:rPr>
                    <w:rStyle w:val="Hyperlink"/>
                    <w:noProof/>
                  </w:rPr>
                </w:rPrChange>
              </w:rPr>
              <w:delText>3.4.12 Timer</w:delText>
            </w:r>
            <w:r w:rsidR="00AA5BB9" w:rsidDel="00393FD8">
              <w:rPr>
                <w:noProof/>
                <w:webHidden/>
              </w:rPr>
              <w:tab/>
              <w:delText>53</w:delText>
            </w:r>
          </w:del>
        </w:p>
        <w:p w14:paraId="0102E27C" w14:textId="77777777" w:rsidR="00AA5BB9" w:rsidDel="00393FD8" w:rsidRDefault="00286E7F">
          <w:pPr>
            <w:pStyle w:val="TOC3"/>
            <w:tabs>
              <w:tab w:val="right" w:leader="dot" w:pos="9350"/>
            </w:tabs>
            <w:rPr>
              <w:del w:id="1267" w:author="Ellipsis" w:date="2014-06-09T15:40:00Z"/>
              <w:rFonts w:eastAsiaTheme="minorEastAsia"/>
              <w:noProof/>
            </w:rPr>
          </w:pPr>
          <w:del w:id="1268" w:author="Ellipsis" w:date="2014-06-09T15:40:00Z">
            <w:r w:rsidRPr="00286E7F">
              <w:rPr>
                <w:rPrChange w:id="1269" w:author="MelakaA" w:date="2014-06-09T15:29:00Z">
                  <w:rPr>
                    <w:rStyle w:val="Hyperlink"/>
                    <w:noProof/>
                  </w:rPr>
                </w:rPrChange>
              </w:rPr>
              <w:delText>3.4.13 Change previously attempted questions answer(s)</w:delText>
            </w:r>
            <w:r w:rsidR="00AA5BB9" w:rsidDel="00393FD8">
              <w:rPr>
                <w:noProof/>
                <w:webHidden/>
              </w:rPr>
              <w:tab/>
              <w:delText>56</w:delText>
            </w:r>
          </w:del>
        </w:p>
        <w:p w14:paraId="66B76285" w14:textId="77777777" w:rsidR="00AA5BB9" w:rsidDel="00393FD8" w:rsidRDefault="00286E7F">
          <w:pPr>
            <w:pStyle w:val="TOC3"/>
            <w:tabs>
              <w:tab w:val="right" w:leader="dot" w:pos="9350"/>
            </w:tabs>
            <w:rPr>
              <w:del w:id="1270" w:author="Ellipsis" w:date="2014-06-09T15:40:00Z"/>
              <w:rFonts w:eastAsiaTheme="minorEastAsia"/>
              <w:noProof/>
            </w:rPr>
          </w:pPr>
          <w:del w:id="1271" w:author="Ellipsis" w:date="2014-06-09T15:40:00Z">
            <w:r w:rsidRPr="00286E7F">
              <w:rPr>
                <w:rPrChange w:id="1272" w:author="MelakaA" w:date="2014-06-09T15:29:00Z">
                  <w:rPr>
                    <w:rStyle w:val="Hyperlink"/>
                    <w:noProof/>
                  </w:rPr>
                </w:rPrChange>
              </w:rPr>
              <w:delText>3.4.14 View Exam Summary</w:delText>
            </w:r>
            <w:r w:rsidR="00AA5BB9" w:rsidDel="00393FD8">
              <w:rPr>
                <w:noProof/>
                <w:webHidden/>
              </w:rPr>
              <w:tab/>
              <w:delText>58</w:delText>
            </w:r>
          </w:del>
        </w:p>
        <w:p w14:paraId="244B805B" w14:textId="77777777" w:rsidR="00AA5BB9" w:rsidDel="00393FD8" w:rsidRDefault="00286E7F">
          <w:pPr>
            <w:pStyle w:val="TOC3"/>
            <w:tabs>
              <w:tab w:val="right" w:leader="dot" w:pos="9350"/>
            </w:tabs>
            <w:rPr>
              <w:del w:id="1273" w:author="Ellipsis" w:date="2014-06-09T15:40:00Z"/>
              <w:rFonts w:eastAsiaTheme="minorEastAsia"/>
              <w:noProof/>
            </w:rPr>
          </w:pPr>
          <w:del w:id="1274" w:author="Ellipsis" w:date="2014-06-09T15:40:00Z">
            <w:r w:rsidRPr="00286E7F">
              <w:rPr>
                <w:rPrChange w:id="1275" w:author="MelakaA" w:date="2014-06-09T15:29:00Z">
                  <w:rPr>
                    <w:rStyle w:val="Hyperlink"/>
                    <w:noProof/>
                  </w:rPr>
                </w:rPrChange>
              </w:rPr>
              <w:delText>3.4.15 End Exam</w:delText>
            </w:r>
            <w:r w:rsidR="00AA5BB9" w:rsidDel="00393FD8">
              <w:rPr>
                <w:noProof/>
                <w:webHidden/>
              </w:rPr>
              <w:tab/>
              <w:delText>60</w:delText>
            </w:r>
          </w:del>
        </w:p>
        <w:p w14:paraId="7F87E18C" w14:textId="77777777" w:rsidR="00AA5BB9" w:rsidDel="00393FD8" w:rsidRDefault="00286E7F">
          <w:pPr>
            <w:pStyle w:val="TOC2"/>
            <w:tabs>
              <w:tab w:val="right" w:leader="dot" w:pos="9350"/>
            </w:tabs>
            <w:rPr>
              <w:del w:id="1276" w:author="Ellipsis" w:date="2014-06-09T15:40:00Z"/>
              <w:rFonts w:eastAsiaTheme="minorEastAsia"/>
              <w:noProof/>
            </w:rPr>
          </w:pPr>
          <w:del w:id="1277" w:author="Ellipsis" w:date="2014-06-09T15:40:00Z">
            <w:r w:rsidRPr="00286E7F">
              <w:rPr>
                <w:rPrChange w:id="1278" w:author="MelakaA" w:date="2014-06-09T15:29:00Z">
                  <w:rPr>
                    <w:rStyle w:val="Hyperlink"/>
                    <w:noProof/>
                  </w:rPr>
                </w:rPrChange>
              </w:rPr>
              <w:delText>3.5 Exam Help</w:delText>
            </w:r>
            <w:r w:rsidR="00AA5BB9" w:rsidDel="00393FD8">
              <w:rPr>
                <w:noProof/>
                <w:webHidden/>
              </w:rPr>
              <w:tab/>
              <w:delText>62</w:delText>
            </w:r>
          </w:del>
        </w:p>
        <w:p w14:paraId="1AE4A46F" w14:textId="77777777" w:rsidR="00AA5BB9" w:rsidDel="00393FD8" w:rsidRDefault="00286E7F">
          <w:pPr>
            <w:pStyle w:val="TOC3"/>
            <w:tabs>
              <w:tab w:val="right" w:leader="dot" w:pos="9350"/>
            </w:tabs>
            <w:rPr>
              <w:del w:id="1279" w:author="Ellipsis" w:date="2014-06-09T15:40:00Z"/>
              <w:rFonts w:eastAsiaTheme="minorEastAsia"/>
              <w:noProof/>
            </w:rPr>
          </w:pPr>
          <w:del w:id="1280" w:author="Ellipsis" w:date="2014-06-09T15:40:00Z">
            <w:r w:rsidRPr="00286E7F">
              <w:rPr>
                <w:rPrChange w:id="1281" w:author="MelakaA" w:date="2014-06-09T15:29:00Z">
                  <w:rPr>
                    <w:rStyle w:val="Hyperlink"/>
                    <w:noProof/>
                  </w:rPr>
                </w:rPrChange>
              </w:rPr>
              <w:delText>3.5.1 Mark Questions for further reference</w:delText>
            </w:r>
            <w:r w:rsidR="00AA5BB9" w:rsidDel="00393FD8">
              <w:rPr>
                <w:noProof/>
                <w:webHidden/>
              </w:rPr>
              <w:tab/>
              <w:delText>62</w:delText>
            </w:r>
          </w:del>
        </w:p>
        <w:p w14:paraId="5084F171" w14:textId="77777777" w:rsidR="00AA5BB9" w:rsidDel="00393FD8" w:rsidRDefault="00286E7F">
          <w:pPr>
            <w:pStyle w:val="TOC3"/>
            <w:tabs>
              <w:tab w:val="right" w:leader="dot" w:pos="9350"/>
            </w:tabs>
            <w:rPr>
              <w:del w:id="1282" w:author="Ellipsis" w:date="2014-06-09T15:40:00Z"/>
              <w:rFonts w:eastAsiaTheme="minorEastAsia"/>
              <w:noProof/>
            </w:rPr>
          </w:pPr>
          <w:del w:id="1283" w:author="Ellipsis" w:date="2014-06-09T15:40:00Z">
            <w:r w:rsidRPr="00286E7F">
              <w:rPr>
                <w:rPrChange w:id="1284" w:author="MelakaA" w:date="2014-06-09T15:29:00Z">
                  <w:rPr>
                    <w:rStyle w:val="Hyperlink"/>
                    <w:noProof/>
                  </w:rPr>
                </w:rPrChange>
              </w:rPr>
              <w:delText>3.5.2 View Marked Questions</w:delText>
            </w:r>
            <w:r w:rsidR="00AA5BB9" w:rsidDel="00393FD8">
              <w:rPr>
                <w:noProof/>
                <w:webHidden/>
              </w:rPr>
              <w:tab/>
              <w:delText>64</w:delText>
            </w:r>
          </w:del>
        </w:p>
        <w:p w14:paraId="172F61F5" w14:textId="77777777" w:rsidR="00AA5BB9" w:rsidDel="00393FD8" w:rsidRDefault="00286E7F">
          <w:pPr>
            <w:pStyle w:val="TOC3"/>
            <w:tabs>
              <w:tab w:val="right" w:leader="dot" w:pos="9350"/>
            </w:tabs>
            <w:rPr>
              <w:del w:id="1285" w:author="Ellipsis" w:date="2014-06-09T15:40:00Z"/>
              <w:rFonts w:eastAsiaTheme="minorEastAsia"/>
              <w:noProof/>
            </w:rPr>
          </w:pPr>
          <w:del w:id="1286" w:author="Ellipsis" w:date="2014-06-09T15:40:00Z">
            <w:r w:rsidRPr="00286E7F">
              <w:rPr>
                <w:rPrChange w:id="1287" w:author="MelakaA" w:date="2014-06-09T15:29:00Z">
                  <w:rPr>
                    <w:rStyle w:val="Hyperlink"/>
                    <w:noProof/>
                  </w:rPr>
                </w:rPrChange>
              </w:rPr>
              <w:delText>3.5.3 Go back to a marked question</w:delText>
            </w:r>
            <w:r w:rsidR="00AA5BB9" w:rsidDel="00393FD8">
              <w:rPr>
                <w:noProof/>
                <w:webHidden/>
              </w:rPr>
              <w:tab/>
              <w:delText>66</w:delText>
            </w:r>
          </w:del>
        </w:p>
        <w:p w14:paraId="0FCDA8AF" w14:textId="77777777" w:rsidR="00AA5BB9" w:rsidDel="00393FD8" w:rsidRDefault="00286E7F">
          <w:pPr>
            <w:pStyle w:val="TOC3"/>
            <w:tabs>
              <w:tab w:val="right" w:leader="dot" w:pos="9350"/>
            </w:tabs>
            <w:rPr>
              <w:del w:id="1288" w:author="Ellipsis" w:date="2014-06-09T15:40:00Z"/>
              <w:rFonts w:eastAsiaTheme="minorEastAsia"/>
              <w:noProof/>
            </w:rPr>
          </w:pPr>
          <w:del w:id="1289" w:author="Ellipsis" w:date="2014-06-09T15:40:00Z">
            <w:r w:rsidRPr="00286E7F">
              <w:rPr>
                <w:rPrChange w:id="1290" w:author="MelakaA" w:date="2014-06-09T15:29:00Z">
                  <w:rPr>
                    <w:rStyle w:val="Hyperlink"/>
                    <w:noProof/>
                  </w:rPr>
                </w:rPrChange>
              </w:rPr>
              <w:delText>3.5.4 Scientific Calculator</w:delText>
            </w:r>
            <w:r w:rsidR="00AA5BB9" w:rsidDel="00393FD8">
              <w:rPr>
                <w:noProof/>
                <w:webHidden/>
              </w:rPr>
              <w:tab/>
              <w:delText>68</w:delText>
            </w:r>
          </w:del>
        </w:p>
        <w:p w14:paraId="5FCCE949" w14:textId="77777777" w:rsidR="00AA5BB9" w:rsidDel="00393FD8" w:rsidRDefault="00286E7F">
          <w:pPr>
            <w:pStyle w:val="TOC3"/>
            <w:tabs>
              <w:tab w:val="right" w:leader="dot" w:pos="9350"/>
            </w:tabs>
            <w:rPr>
              <w:del w:id="1291" w:author="Ellipsis" w:date="2014-06-09T15:40:00Z"/>
              <w:rFonts w:eastAsiaTheme="minorEastAsia"/>
              <w:noProof/>
            </w:rPr>
          </w:pPr>
          <w:del w:id="1292" w:author="Ellipsis" w:date="2014-06-09T15:40:00Z">
            <w:r w:rsidRPr="00286E7F">
              <w:rPr>
                <w:rPrChange w:id="1293" w:author="MelakaA" w:date="2014-06-09T15:29:00Z">
                  <w:rPr>
                    <w:rStyle w:val="Hyperlink"/>
                    <w:noProof/>
                  </w:rPr>
                </w:rPrChange>
              </w:rPr>
              <w:delText>3.5.5 Notepad</w:delText>
            </w:r>
            <w:r w:rsidR="00AA5BB9" w:rsidDel="00393FD8">
              <w:rPr>
                <w:noProof/>
                <w:webHidden/>
              </w:rPr>
              <w:tab/>
              <w:delText>70</w:delText>
            </w:r>
          </w:del>
        </w:p>
        <w:p w14:paraId="531E79B3" w14:textId="77777777" w:rsidR="00AA5BB9" w:rsidDel="00393FD8" w:rsidRDefault="00286E7F">
          <w:pPr>
            <w:pStyle w:val="TOC3"/>
            <w:tabs>
              <w:tab w:val="right" w:leader="dot" w:pos="9350"/>
            </w:tabs>
            <w:rPr>
              <w:del w:id="1294" w:author="Ellipsis" w:date="2014-06-09T15:40:00Z"/>
              <w:rFonts w:eastAsiaTheme="minorEastAsia"/>
              <w:noProof/>
            </w:rPr>
          </w:pPr>
          <w:del w:id="1295" w:author="Ellipsis" w:date="2014-06-09T15:40:00Z">
            <w:r w:rsidRPr="00286E7F">
              <w:rPr>
                <w:rPrChange w:id="1296" w:author="MelakaA" w:date="2014-06-09T15:29:00Z">
                  <w:rPr>
                    <w:rStyle w:val="Hyperlink"/>
                    <w:noProof/>
                  </w:rPr>
                </w:rPrChange>
              </w:rPr>
              <w:delText>3.5.6 View Sample Exam</w:delText>
            </w:r>
            <w:r w:rsidR="00AA5BB9" w:rsidDel="00393FD8">
              <w:rPr>
                <w:noProof/>
                <w:webHidden/>
              </w:rPr>
              <w:tab/>
              <w:delText>72</w:delText>
            </w:r>
          </w:del>
        </w:p>
        <w:p w14:paraId="532F9C3F" w14:textId="77777777" w:rsidR="00AA5BB9" w:rsidDel="00393FD8" w:rsidRDefault="00286E7F">
          <w:pPr>
            <w:pStyle w:val="TOC2"/>
            <w:tabs>
              <w:tab w:val="right" w:leader="dot" w:pos="9350"/>
            </w:tabs>
            <w:rPr>
              <w:del w:id="1297" w:author="Ellipsis" w:date="2014-06-09T15:40:00Z"/>
              <w:rFonts w:eastAsiaTheme="minorEastAsia"/>
              <w:noProof/>
            </w:rPr>
          </w:pPr>
          <w:del w:id="1298" w:author="Ellipsis" w:date="2014-06-09T15:40:00Z">
            <w:r w:rsidRPr="00286E7F">
              <w:rPr>
                <w:rPrChange w:id="1299" w:author="MelakaA" w:date="2014-06-09T15:29:00Z">
                  <w:rPr>
                    <w:rStyle w:val="Hyperlink"/>
                    <w:noProof/>
                  </w:rPr>
                </w:rPrChange>
              </w:rPr>
              <w:delText>3.6 Student Management (Admin)</w:delText>
            </w:r>
            <w:r w:rsidR="00AA5BB9" w:rsidDel="00393FD8">
              <w:rPr>
                <w:noProof/>
                <w:webHidden/>
              </w:rPr>
              <w:tab/>
              <w:delText>74</w:delText>
            </w:r>
          </w:del>
        </w:p>
        <w:p w14:paraId="6489FD05" w14:textId="77777777" w:rsidR="00AA5BB9" w:rsidDel="00393FD8" w:rsidRDefault="00286E7F">
          <w:pPr>
            <w:pStyle w:val="TOC3"/>
            <w:tabs>
              <w:tab w:val="right" w:leader="dot" w:pos="9350"/>
            </w:tabs>
            <w:rPr>
              <w:del w:id="1300" w:author="Ellipsis" w:date="2014-06-09T15:40:00Z"/>
              <w:rFonts w:eastAsiaTheme="minorEastAsia"/>
              <w:noProof/>
            </w:rPr>
          </w:pPr>
          <w:del w:id="1301" w:author="Ellipsis" w:date="2014-06-09T15:40:00Z">
            <w:r w:rsidRPr="00286E7F">
              <w:rPr>
                <w:rPrChange w:id="1302" w:author="MelakaA" w:date="2014-06-09T15:29:00Z">
                  <w:rPr>
                    <w:rStyle w:val="Hyperlink"/>
                    <w:noProof/>
                  </w:rPr>
                </w:rPrChange>
              </w:rPr>
              <w:delText>3.6.1 View Registered Students</w:delText>
            </w:r>
            <w:r w:rsidR="00AA5BB9" w:rsidDel="00393FD8">
              <w:rPr>
                <w:noProof/>
                <w:webHidden/>
              </w:rPr>
              <w:tab/>
              <w:delText>74</w:delText>
            </w:r>
          </w:del>
        </w:p>
        <w:p w14:paraId="1CBC8462" w14:textId="77777777" w:rsidR="00AA5BB9" w:rsidDel="00393FD8" w:rsidRDefault="00286E7F">
          <w:pPr>
            <w:pStyle w:val="TOC3"/>
            <w:tabs>
              <w:tab w:val="right" w:leader="dot" w:pos="9350"/>
            </w:tabs>
            <w:rPr>
              <w:del w:id="1303" w:author="Ellipsis" w:date="2014-06-09T15:40:00Z"/>
              <w:rFonts w:eastAsiaTheme="minorEastAsia"/>
              <w:noProof/>
            </w:rPr>
          </w:pPr>
          <w:del w:id="1304" w:author="Ellipsis" w:date="2014-06-09T15:40:00Z">
            <w:r w:rsidRPr="00286E7F">
              <w:rPr>
                <w:rPrChange w:id="1305" w:author="MelakaA" w:date="2014-06-09T15:29:00Z">
                  <w:rPr>
                    <w:rStyle w:val="Hyperlink"/>
                    <w:noProof/>
                  </w:rPr>
                </w:rPrChange>
              </w:rPr>
              <w:delText>3.6.2 Create new Student</w:delText>
            </w:r>
            <w:r w:rsidR="00AA5BB9" w:rsidDel="00393FD8">
              <w:rPr>
                <w:noProof/>
                <w:webHidden/>
              </w:rPr>
              <w:tab/>
              <w:delText>76</w:delText>
            </w:r>
          </w:del>
        </w:p>
        <w:p w14:paraId="072F55BB" w14:textId="77777777" w:rsidR="00AA5BB9" w:rsidDel="00393FD8" w:rsidRDefault="00286E7F">
          <w:pPr>
            <w:pStyle w:val="TOC3"/>
            <w:tabs>
              <w:tab w:val="right" w:leader="dot" w:pos="9350"/>
            </w:tabs>
            <w:rPr>
              <w:del w:id="1306" w:author="Ellipsis" w:date="2014-06-09T15:40:00Z"/>
              <w:rFonts w:eastAsiaTheme="minorEastAsia"/>
              <w:noProof/>
            </w:rPr>
          </w:pPr>
          <w:del w:id="1307" w:author="Ellipsis" w:date="2014-06-09T15:40:00Z">
            <w:r w:rsidRPr="00286E7F">
              <w:rPr>
                <w:rPrChange w:id="1308" w:author="MelakaA" w:date="2014-06-09T15:29:00Z">
                  <w:rPr>
                    <w:rStyle w:val="Hyperlink"/>
                    <w:noProof/>
                  </w:rPr>
                </w:rPrChange>
              </w:rPr>
              <w:delText>3.6.3 Edit Student</w:delText>
            </w:r>
            <w:r w:rsidR="00AA5BB9" w:rsidDel="00393FD8">
              <w:rPr>
                <w:noProof/>
                <w:webHidden/>
              </w:rPr>
              <w:tab/>
              <w:delText>78</w:delText>
            </w:r>
          </w:del>
        </w:p>
        <w:p w14:paraId="3DF8AE44" w14:textId="77777777" w:rsidR="00AA5BB9" w:rsidDel="00393FD8" w:rsidRDefault="00286E7F">
          <w:pPr>
            <w:pStyle w:val="TOC3"/>
            <w:tabs>
              <w:tab w:val="right" w:leader="dot" w:pos="9350"/>
            </w:tabs>
            <w:rPr>
              <w:del w:id="1309" w:author="Ellipsis" w:date="2014-06-09T15:40:00Z"/>
              <w:rFonts w:eastAsiaTheme="minorEastAsia"/>
              <w:noProof/>
            </w:rPr>
          </w:pPr>
          <w:del w:id="1310" w:author="Ellipsis" w:date="2014-06-09T15:40:00Z">
            <w:r w:rsidRPr="00286E7F">
              <w:rPr>
                <w:rPrChange w:id="1311" w:author="MelakaA" w:date="2014-06-09T15:29:00Z">
                  <w:rPr>
                    <w:rStyle w:val="Hyperlink"/>
                    <w:noProof/>
                  </w:rPr>
                </w:rPrChange>
              </w:rPr>
              <w:delText>3.6.4 Delete Students</w:delText>
            </w:r>
            <w:r w:rsidR="00AA5BB9" w:rsidDel="00393FD8">
              <w:rPr>
                <w:noProof/>
                <w:webHidden/>
              </w:rPr>
              <w:tab/>
              <w:delText>80</w:delText>
            </w:r>
          </w:del>
        </w:p>
        <w:p w14:paraId="08423D8C" w14:textId="77777777" w:rsidR="00AA5BB9" w:rsidDel="00393FD8" w:rsidRDefault="00286E7F">
          <w:pPr>
            <w:pStyle w:val="TOC3"/>
            <w:tabs>
              <w:tab w:val="right" w:leader="dot" w:pos="9350"/>
            </w:tabs>
            <w:rPr>
              <w:del w:id="1312" w:author="Ellipsis" w:date="2014-06-09T15:40:00Z"/>
              <w:rFonts w:eastAsiaTheme="minorEastAsia"/>
              <w:noProof/>
            </w:rPr>
          </w:pPr>
          <w:del w:id="1313" w:author="Ellipsis" w:date="2014-06-09T15:40:00Z">
            <w:r w:rsidRPr="00286E7F">
              <w:rPr>
                <w:rPrChange w:id="1314" w:author="MelakaA" w:date="2014-06-09T15:29:00Z">
                  <w:rPr>
                    <w:rStyle w:val="Hyperlink"/>
                    <w:noProof/>
                  </w:rPr>
                </w:rPrChange>
              </w:rPr>
              <w:delText>3.6.5 Suspend Students</w:delText>
            </w:r>
            <w:r w:rsidR="00AA5BB9" w:rsidDel="00393FD8">
              <w:rPr>
                <w:noProof/>
                <w:webHidden/>
              </w:rPr>
              <w:tab/>
              <w:delText>82</w:delText>
            </w:r>
          </w:del>
        </w:p>
        <w:p w14:paraId="703FEB57" w14:textId="77777777" w:rsidR="00AA5BB9" w:rsidDel="00393FD8" w:rsidRDefault="00286E7F">
          <w:pPr>
            <w:pStyle w:val="TOC3"/>
            <w:tabs>
              <w:tab w:val="right" w:leader="dot" w:pos="9350"/>
            </w:tabs>
            <w:rPr>
              <w:del w:id="1315" w:author="Ellipsis" w:date="2014-06-09T15:40:00Z"/>
              <w:rFonts w:eastAsiaTheme="minorEastAsia"/>
              <w:noProof/>
            </w:rPr>
          </w:pPr>
          <w:del w:id="1316" w:author="Ellipsis" w:date="2014-06-09T15:40:00Z">
            <w:r w:rsidRPr="00286E7F">
              <w:rPr>
                <w:rPrChange w:id="1317" w:author="MelakaA" w:date="2014-06-09T15:29:00Z">
                  <w:rPr>
                    <w:rStyle w:val="Hyperlink"/>
                    <w:noProof/>
                  </w:rPr>
                </w:rPrChange>
              </w:rPr>
              <w:delText>3.6.6 Manage Students</w:delText>
            </w:r>
            <w:r w:rsidR="00AA5BB9" w:rsidDel="00393FD8">
              <w:rPr>
                <w:noProof/>
                <w:webHidden/>
              </w:rPr>
              <w:tab/>
              <w:delText>84</w:delText>
            </w:r>
          </w:del>
        </w:p>
        <w:p w14:paraId="5F344D62" w14:textId="77777777" w:rsidR="00AA5BB9" w:rsidDel="00393FD8" w:rsidRDefault="00286E7F">
          <w:pPr>
            <w:pStyle w:val="TOC3"/>
            <w:tabs>
              <w:tab w:val="right" w:leader="dot" w:pos="9350"/>
            </w:tabs>
            <w:rPr>
              <w:del w:id="1318" w:author="Ellipsis" w:date="2014-06-09T15:40:00Z"/>
              <w:rFonts w:eastAsiaTheme="minorEastAsia"/>
              <w:noProof/>
            </w:rPr>
          </w:pPr>
          <w:del w:id="1319" w:author="Ellipsis" w:date="2014-06-09T15:40:00Z">
            <w:r w:rsidRPr="00286E7F">
              <w:rPr>
                <w:rPrChange w:id="1320" w:author="MelakaA" w:date="2014-06-09T15:29:00Z">
                  <w:rPr>
                    <w:rStyle w:val="Hyperlink"/>
                    <w:noProof/>
                  </w:rPr>
                </w:rPrChange>
              </w:rPr>
              <w:delText>3.6.7 Re-Activate Students</w:delText>
            </w:r>
            <w:r w:rsidR="00AA5BB9" w:rsidDel="00393FD8">
              <w:rPr>
                <w:noProof/>
                <w:webHidden/>
              </w:rPr>
              <w:tab/>
              <w:delText>86</w:delText>
            </w:r>
          </w:del>
        </w:p>
        <w:p w14:paraId="74898E47" w14:textId="77777777" w:rsidR="00AA5BB9" w:rsidDel="00393FD8" w:rsidRDefault="00286E7F">
          <w:pPr>
            <w:pStyle w:val="TOC2"/>
            <w:tabs>
              <w:tab w:val="right" w:leader="dot" w:pos="9350"/>
            </w:tabs>
            <w:rPr>
              <w:del w:id="1321" w:author="Ellipsis" w:date="2014-06-09T15:40:00Z"/>
              <w:rFonts w:eastAsiaTheme="minorEastAsia"/>
              <w:noProof/>
            </w:rPr>
          </w:pPr>
          <w:del w:id="1322" w:author="Ellipsis" w:date="2014-06-09T15:40:00Z">
            <w:r w:rsidRPr="00286E7F">
              <w:rPr>
                <w:rPrChange w:id="1323" w:author="MelakaA" w:date="2014-06-09T15:29:00Z">
                  <w:rPr>
                    <w:rStyle w:val="Hyperlink"/>
                    <w:noProof/>
                  </w:rPr>
                </w:rPrChange>
              </w:rPr>
              <w:delText>3.7 Exam Management (Admin)</w:delText>
            </w:r>
            <w:r w:rsidR="00AA5BB9" w:rsidDel="00393FD8">
              <w:rPr>
                <w:noProof/>
                <w:webHidden/>
              </w:rPr>
              <w:tab/>
              <w:delText>88</w:delText>
            </w:r>
          </w:del>
        </w:p>
        <w:p w14:paraId="5C24264A" w14:textId="77777777" w:rsidR="00AA5BB9" w:rsidDel="00393FD8" w:rsidRDefault="00286E7F">
          <w:pPr>
            <w:pStyle w:val="TOC3"/>
            <w:tabs>
              <w:tab w:val="right" w:leader="dot" w:pos="9350"/>
            </w:tabs>
            <w:rPr>
              <w:del w:id="1324" w:author="Ellipsis" w:date="2014-06-09T15:40:00Z"/>
              <w:rFonts w:eastAsiaTheme="minorEastAsia"/>
              <w:noProof/>
            </w:rPr>
          </w:pPr>
          <w:del w:id="1325" w:author="Ellipsis" w:date="2014-06-09T15:40:00Z">
            <w:r w:rsidRPr="00286E7F">
              <w:rPr>
                <w:rPrChange w:id="1326" w:author="MelakaA" w:date="2014-06-09T15:29:00Z">
                  <w:rPr>
                    <w:rStyle w:val="Hyperlink"/>
                    <w:noProof/>
                  </w:rPr>
                </w:rPrChange>
              </w:rPr>
              <w:delText>3.7.1 Create an Exam</w:delText>
            </w:r>
            <w:r w:rsidR="00AA5BB9" w:rsidDel="00393FD8">
              <w:rPr>
                <w:noProof/>
                <w:webHidden/>
              </w:rPr>
              <w:tab/>
              <w:delText>88</w:delText>
            </w:r>
          </w:del>
        </w:p>
        <w:p w14:paraId="71DDBF52" w14:textId="77777777" w:rsidR="00AA5BB9" w:rsidDel="00393FD8" w:rsidRDefault="00286E7F">
          <w:pPr>
            <w:pStyle w:val="TOC3"/>
            <w:tabs>
              <w:tab w:val="right" w:leader="dot" w:pos="9350"/>
            </w:tabs>
            <w:rPr>
              <w:del w:id="1327" w:author="Ellipsis" w:date="2014-06-09T15:40:00Z"/>
              <w:rFonts w:eastAsiaTheme="minorEastAsia"/>
              <w:noProof/>
            </w:rPr>
          </w:pPr>
          <w:del w:id="1328" w:author="Ellipsis" w:date="2014-06-09T15:40:00Z">
            <w:r w:rsidRPr="00286E7F">
              <w:rPr>
                <w:rPrChange w:id="1329" w:author="MelakaA" w:date="2014-06-09T15:29:00Z">
                  <w:rPr>
                    <w:rStyle w:val="Hyperlink"/>
                    <w:noProof/>
                  </w:rPr>
                </w:rPrChange>
              </w:rPr>
              <w:delText>3.7.2 Edit an Exam</w:delText>
            </w:r>
            <w:r w:rsidR="00AA5BB9" w:rsidDel="00393FD8">
              <w:rPr>
                <w:noProof/>
                <w:webHidden/>
              </w:rPr>
              <w:tab/>
              <w:delText>90</w:delText>
            </w:r>
          </w:del>
        </w:p>
        <w:p w14:paraId="63018FD8" w14:textId="77777777" w:rsidR="00AA5BB9" w:rsidDel="00393FD8" w:rsidRDefault="00286E7F">
          <w:pPr>
            <w:pStyle w:val="TOC3"/>
            <w:tabs>
              <w:tab w:val="right" w:leader="dot" w:pos="9350"/>
            </w:tabs>
            <w:rPr>
              <w:del w:id="1330" w:author="Ellipsis" w:date="2014-06-09T15:40:00Z"/>
              <w:rFonts w:eastAsiaTheme="minorEastAsia"/>
              <w:noProof/>
            </w:rPr>
          </w:pPr>
          <w:del w:id="1331" w:author="Ellipsis" w:date="2014-06-09T15:40:00Z">
            <w:r w:rsidRPr="00286E7F">
              <w:rPr>
                <w:rPrChange w:id="1332" w:author="MelakaA" w:date="2014-06-09T15:29:00Z">
                  <w:rPr>
                    <w:rStyle w:val="Hyperlink"/>
                    <w:noProof/>
                  </w:rPr>
                </w:rPrChange>
              </w:rPr>
              <w:delText>3.7.3 Delete Exams</w:delText>
            </w:r>
            <w:r w:rsidR="00AA5BB9" w:rsidDel="00393FD8">
              <w:rPr>
                <w:noProof/>
                <w:webHidden/>
              </w:rPr>
              <w:tab/>
              <w:delText>92</w:delText>
            </w:r>
          </w:del>
        </w:p>
        <w:p w14:paraId="4DF83067" w14:textId="77777777" w:rsidR="00AA5BB9" w:rsidDel="00393FD8" w:rsidRDefault="00286E7F">
          <w:pPr>
            <w:pStyle w:val="TOC3"/>
            <w:tabs>
              <w:tab w:val="right" w:leader="dot" w:pos="9350"/>
            </w:tabs>
            <w:rPr>
              <w:del w:id="1333" w:author="Ellipsis" w:date="2014-06-09T15:40:00Z"/>
              <w:rFonts w:eastAsiaTheme="minorEastAsia"/>
              <w:noProof/>
            </w:rPr>
          </w:pPr>
          <w:del w:id="1334" w:author="Ellipsis" w:date="2014-06-09T15:40:00Z">
            <w:r w:rsidRPr="00286E7F">
              <w:rPr>
                <w:rPrChange w:id="1335" w:author="MelakaA" w:date="2014-06-09T15:29:00Z">
                  <w:rPr>
                    <w:rStyle w:val="Hyperlink"/>
                    <w:noProof/>
                  </w:rPr>
                </w:rPrChange>
              </w:rPr>
              <w:delText>3.7.4 Manage Exams</w:delText>
            </w:r>
            <w:r w:rsidR="00AA5BB9" w:rsidDel="00393FD8">
              <w:rPr>
                <w:noProof/>
                <w:webHidden/>
              </w:rPr>
              <w:tab/>
              <w:delText>94</w:delText>
            </w:r>
          </w:del>
        </w:p>
        <w:p w14:paraId="4565BE94" w14:textId="77777777" w:rsidR="00AA5BB9" w:rsidDel="00393FD8" w:rsidRDefault="00286E7F">
          <w:pPr>
            <w:pStyle w:val="TOC3"/>
            <w:tabs>
              <w:tab w:val="right" w:leader="dot" w:pos="9350"/>
            </w:tabs>
            <w:rPr>
              <w:del w:id="1336" w:author="Ellipsis" w:date="2014-06-09T15:40:00Z"/>
              <w:rFonts w:eastAsiaTheme="minorEastAsia"/>
              <w:noProof/>
            </w:rPr>
          </w:pPr>
          <w:del w:id="1337" w:author="Ellipsis" w:date="2014-06-09T15:40:00Z">
            <w:r w:rsidRPr="00286E7F">
              <w:rPr>
                <w:rPrChange w:id="1338" w:author="MelakaA" w:date="2014-06-09T15:29:00Z">
                  <w:rPr>
                    <w:rStyle w:val="Hyperlink"/>
                    <w:noProof/>
                  </w:rPr>
                </w:rPrChange>
              </w:rPr>
              <w:delText>3.7.5 View Available Exams</w:delText>
            </w:r>
            <w:r w:rsidR="00AA5BB9" w:rsidDel="00393FD8">
              <w:rPr>
                <w:noProof/>
                <w:webHidden/>
              </w:rPr>
              <w:tab/>
              <w:delText>96</w:delText>
            </w:r>
          </w:del>
        </w:p>
        <w:p w14:paraId="6B4D0177" w14:textId="77777777" w:rsidR="00AA5BB9" w:rsidDel="00393FD8" w:rsidRDefault="00286E7F">
          <w:pPr>
            <w:pStyle w:val="TOC3"/>
            <w:tabs>
              <w:tab w:val="right" w:leader="dot" w:pos="9350"/>
            </w:tabs>
            <w:rPr>
              <w:del w:id="1339" w:author="Ellipsis" w:date="2014-06-09T15:40:00Z"/>
              <w:rFonts w:eastAsiaTheme="minorEastAsia"/>
              <w:noProof/>
            </w:rPr>
          </w:pPr>
          <w:del w:id="1340" w:author="Ellipsis" w:date="2014-06-09T15:40:00Z">
            <w:r w:rsidRPr="00286E7F">
              <w:rPr>
                <w:rPrChange w:id="1341" w:author="MelakaA" w:date="2014-06-09T15:29:00Z">
                  <w:rPr>
                    <w:rStyle w:val="Hyperlink"/>
                    <w:noProof/>
                  </w:rPr>
                </w:rPrChange>
              </w:rPr>
              <w:delText>3.7.6 View individual Exams</w:delText>
            </w:r>
            <w:r w:rsidR="00AA5BB9" w:rsidDel="00393FD8">
              <w:rPr>
                <w:noProof/>
                <w:webHidden/>
              </w:rPr>
              <w:tab/>
              <w:delText>98</w:delText>
            </w:r>
          </w:del>
        </w:p>
        <w:p w14:paraId="043E19EF" w14:textId="77777777" w:rsidR="00AA5BB9" w:rsidDel="00393FD8" w:rsidRDefault="00286E7F">
          <w:pPr>
            <w:pStyle w:val="TOC2"/>
            <w:tabs>
              <w:tab w:val="right" w:leader="dot" w:pos="9350"/>
            </w:tabs>
            <w:rPr>
              <w:del w:id="1342" w:author="Ellipsis" w:date="2014-06-09T15:40:00Z"/>
              <w:rFonts w:eastAsiaTheme="minorEastAsia"/>
              <w:noProof/>
            </w:rPr>
          </w:pPr>
          <w:del w:id="1343" w:author="Ellipsis" w:date="2014-06-09T15:40:00Z">
            <w:r w:rsidRPr="00286E7F">
              <w:rPr>
                <w:rPrChange w:id="1344" w:author="MelakaA" w:date="2014-06-09T15:29:00Z">
                  <w:rPr>
                    <w:rStyle w:val="Hyperlink"/>
                    <w:noProof/>
                  </w:rPr>
                </w:rPrChange>
              </w:rPr>
              <w:delText>3.8 Lecturer Management (admin)</w:delText>
            </w:r>
            <w:r w:rsidR="00AA5BB9" w:rsidDel="00393FD8">
              <w:rPr>
                <w:noProof/>
                <w:webHidden/>
              </w:rPr>
              <w:tab/>
              <w:delText>100</w:delText>
            </w:r>
          </w:del>
        </w:p>
        <w:p w14:paraId="5D75A849" w14:textId="77777777" w:rsidR="00AA5BB9" w:rsidDel="00393FD8" w:rsidRDefault="00286E7F">
          <w:pPr>
            <w:pStyle w:val="TOC3"/>
            <w:tabs>
              <w:tab w:val="right" w:leader="dot" w:pos="9350"/>
            </w:tabs>
            <w:rPr>
              <w:del w:id="1345" w:author="Ellipsis" w:date="2014-06-09T15:40:00Z"/>
              <w:rFonts w:eastAsiaTheme="minorEastAsia"/>
              <w:noProof/>
            </w:rPr>
          </w:pPr>
          <w:del w:id="1346" w:author="Ellipsis" w:date="2014-06-09T15:40:00Z">
            <w:r w:rsidRPr="00286E7F">
              <w:rPr>
                <w:rPrChange w:id="1347" w:author="MelakaA" w:date="2014-06-09T15:29:00Z">
                  <w:rPr>
                    <w:rStyle w:val="Hyperlink"/>
                    <w:noProof/>
                  </w:rPr>
                </w:rPrChange>
              </w:rPr>
              <w:delText>3.8.1 Create a Lecturer</w:delText>
            </w:r>
            <w:r w:rsidR="00AA5BB9" w:rsidDel="00393FD8">
              <w:rPr>
                <w:noProof/>
                <w:webHidden/>
              </w:rPr>
              <w:tab/>
              <w:delText>100</w:delText>
            </w:r>
          </w:del>
        </w:p>
        <w:p w14:paraId="05C5D6C8" w14:textId="77777777" w:rsidR="00AA5BB9" w:rsidDel="00393FD8" w:rsidRDefault="00286E7F">
          <w:pPr>
            <w:pStyle w:val="TOC3"/>
            <w:tabs>
              <w:tab w:val="right" w:leader="dot" w:pos="9350"/>
            </w:tabs>
            <w:rPr>
              <w:del w:id="1348" w:author="Ellipsis" w:date="2014-06-09T15:40:00Z"/>
              <w:rFonts w:eastAsiaTheme="minorEastAsia"/>
              <w:noProof/>
            </w:rPr>
          </w:pPr>
          <w:del w:id="1349" w:author="Ellipsis" w:date="2014-06-09T15:40:00Z">
            <w:r w:rsidRPr="00286E7F">
              <w:rPr>
                <w:rPrChange w:id="1350" w:author="MelakaA" w:date="2014-06-09T15:29:00Z">
                  <w:rPr>
                    <w:rStyle w:val="Hyperlink"/>
                    <w:noProof/>
                  </w:rPr>
                </w:rPrChange>
              </w:rPr>
              <w:lastRenderedPageBreak/>
              <w:delText>3.8.2 View Registered Lecturers</w:delText>
            </w:r>
            <w:r w:rsidR="00AA5BB9" w:rsidDel="00393FD8">
              <w:rPr>
                <w:noProof/>
                <w:webHidden/>
              </w:rPr>
              <w:tab/>
              <w:delText>102</w:delText>
            </w:r>
          </w:del>
        </w:p>
        <w:p w14:paraId="11CD7D77" w14:textId="77777777" w:rsidR="00AA5BB9" w:rsidDel="00393FD8" w:rsidRDefault="00286E7F">
          <w:pPr>
            <w:pStyle w:val="TOC3"/>
            <w:tabs>
              <w:tab w:val="right" w:leader="dot" w:pos="9350"/>
            </w:tabs>
            <w:rPr>
              <w:del w:id="1351" w:author="Ellipsis" w:date="2014-06-09T15:40:00Z"/>
              <w:rFonts w:eastAsiaTheme="minorEastAsia"/>
              <w:noProof/>
            </w:rPr>
          </w:pPr>
          <w:del w:id="1352" w:author="Ellipsis" w:date="2014-06-09T15:40:00Z">
            <w:r w:rsidRPr="00286E7F">
              <w:rPr>
                <w:rPrChange w:id="1353" w:author="MelakaA" w:date="2014-06-09T15:29:00Z">
                  <w:rPr>
                    <w:rStyle w:val="Hyperlink"/>
                    <w:noProof/>
                  </w:rPr>
                </w:rPrChange>
              </w:rPr>
              <w:delText>3.8.3 Edit Lecturers</w:delText>
            </w:r>
            <w:r w:rsidR="00AA5BB9" w:rsidDel="00393FD8">
              <w:rPr>
                <w:noProof/>
                <w:webHidden/>
              </w:rPr>
              <w:tab/>
              <w:delText>104</w:delText>
            </w:r>
          </w:del>
        </w:p>
        <w:p w14:paraId="13530AA9" w14:textId="77777777" w:rsidR="00AA5BB9" w:rsidDel="00393FD8" w:rsidRDefault="00286E7F">
          <w:pPr>
            <w:pStyle w:val="TOC3"/>
            <w:tabs>
              <w:tab w:val="right" w:leader="dot" w:pos="9350"/>
            </w:tabs>
            <w:rPr>
              <w:del w:id="1354" w:author="Ellipsis" w:date="2014-06-09T15:40:00Z"/>
              <w:rFonts w:eastAsiaTheme="minorEastAsia"/>
              <w:noProof/>
            </w:rPr>
          </w:pPr>
          <w:del w:id="1355" w:author="Ellipsis" w:date="2014-06-09T15:40:00Z">
            <w:r w:rsidRPr="00286E7F">
              <w:rPr>
                <w:rPrChange w:id="1356" w:author="MelakaA" w:date="2014-06-09T15:29:00Z">
                  <w:rPr>
                    <w:rStyle w:val="Hyperlink"/>
                    <w:noProof/>
                  </w:rPr>
                </w:rPrChange>
              </w:rPr>
              <w:delText>3.8.4 Delete Lecturers</w:delText>
            </w:r>
            <w:r w:rsidR="00AA5BB9" w:rsidDel="00393FD8">
              <w:rPr>
                <w:noProof/>
                <w:webHidden/>
              </w:rPr>
              <w:tab/>
              <w:delText>106</w:delText>
            </w:r>
          </w:del>
        </w:p>
        <w:p w14:paraId="73CCB35B" w14:textId="77777777" w:rsidR="00AA5BB9" w:rsidDel="00393FD8" w:rsidRDefault="00286E7F">
          <w:pPr>
            <w:pStyle w:val="TOC3"/>
            <w:tabs>
              <w:tab w:val="right" w:leader="dot" w:pos="9350"/>
            </w:tabs>
            <w:rPr>
              <w:del w:id="1357" w:author="Ellipsis" w:date="2014-06-09T15:40:00Z"/>
              <w:rFonts w:eastAsiaTheme="minorEastAsia"/>
              <w:noProof/>
            </w:rPr>
          </w:pPr>
          <w:del w:id="1358" w:author="Ellipsis" w:date="2014-06-09T15:40:00Z">
            <w:r w:rsidRPr="00286E7F">
              <w:rPr>
                <w:rPrChange w:id="1359" w:author="MelakaA" w:date="2014-06-09T15:29:00Z">
                  <w:rPr>
                    <w:rStyle w:val="Hyperlink"/>
                    <w:noProof/>
                  </w:rPr>
                </w:rPrChange>
              </w:rPr>
              <w:delText>3.8.5 Manage Lecturers</w:delText>
            </w:r>
            <w:r w:rsidR="00AA5BB9" w:rsidDel="00393FD8">
              <w:rPr>
                <w:noProof/>
                <w:webHidden/>
              </w:rPr>
              <w:tab/>
              <w:delText>108</w:delText>
            </w:r>
          </w:del>
        </w:p>
        <w:p w14:paraId="0F09B295" w14:textId="77777777" w:rsidR="00AA5BB9" w:rsidDel="00393FD8" w:rsidRDefault="00286E7F">
          <w:pPr>
            <w:pStyle w:val="TOC3"/>
            <w:tabs>
              <w:tab w:val="right" w:leader="dot" w:pos="9350"/>
            </w:tabs>
            <w:rPr>
              <w:del w:id="1360" w:author="Ellipsis" w:date="2014-06-09T15:40:00Z"/>
              <w:rFonts w:eastAsiaTheme="minorEastAsia"/>
              <w:noProof/>
            </w:rPr>
          </w:pPr>
          <w:del w:id="1361" w:author="Ellipsis" w:date="2014-06-09T15:40:00Z">
            <w:r w:rsidRPr="00286E7F">
              <w:rPr>
                <w:rPrChange w:id="1362" w:author="MelakaA" w:date="2014-06-09T15:29:00Z">
                  <w:rPr>
                    <w:rStyle w:val="Hyperlink"/>
                    <w:noProof/>
                  </w:rPr>
                </w:rPrChange>
              </w:rPr>
              <w:delText>3.8.6 View Individual Lecturers</w:delText>
            </w:r>
            <w:r w:rsidR="00AA5BB9" w:rsidDel="00393FD8">
              <w:rPr>
                <w:noProof/>
                <w:webHidden/>
              </w:rPr>
              <w:tab/>
              <w:delText>109</w:delText>
            </w:r>
          </w:del>
        </w:p>
        <w:p w14:paraId="0214AFCF" w14:textId="77777777" w:rsidR="00AA5BB9" w:rsidDel="00393FD8" w:rsidRDefault="00286E7F">
          <w:pPr>
            <w:pStyle w:val="TOC2"/>
            <w:tabs>
              <w:tab w:val="right" w:leader="dot" w:pos="9350"/>
            </w:tabs>
            <w:rPr>
              <w:del w:id="1363" w:author="Ellipsis" w:date="2014-06-09T15:40:00Z"/>
              <w:rFonts w:eastAsiaTheme="minorEastAsia"/>
              <w:noProof/>
            </w:rPr>
          </w:pPr>
          <w:del w:id="1364" w:author="Ellipsis" w:date="2014-06-09T15:40:00Z">
            <w:r w:rsidRPr="00286E7F">
              <w:rPr>
                <w:rPrChange w:id="1365" w:author="MelakaA" w:date="2014-06-09T15:29:00Z">
                  <w:rPr>
                    <w:rStyle w:val="Hyperlink"/>
                    <w:noProof/>
                  </w:rPr>
                </w:rPrChange>
              </w:rPr>
              <w:delText>3.9 Result Management (admin)</w:delText>
            </w:r>
            <w:r w:rsidR="00AA5BB9" w:rsidDel="00393FD8">
              <w:rPr>
                <w:noProof/>
                <w:webHidden/>
              </w:rPr>
              <w:tab/>
              <w:delText>112</w:delText>
            </w:r>
          </w:del>
        </w:p>
        <w:p w14:paraId="6EA95C15" w14:textId="77777777" w:rsidR="00AA5BB9" w:rsidDel="00393FD8" w:rsidRDefault="00286E7F">
          <w:pPr>
            <w:pStyle w:val="TOC3"/>
            <w:tabs>
              <w:tab w:val="right" w:leader="dot" w:pos="9350"/>
            </w:tabs>
            <w:rPr>
              <w:del w:id="1366" w:author="Ellipsis" w:date="2014-06-09T15:40:00Z"/>
              <w:rFonts w:eastAsiaTheme="minorEastAsia"/>
              <w:noProof/>
            </w:rPr>
          </w:pPr>
          <w:del w:id="1367" w:author="Ellipsis" w:date="2014-06-09T15:40:00Z">
            <w:r w:rsidRPr="00286E7F">
              <w:rPr>
                <w:rPrChange w:id="1368" w:author="MelakaA" w:date="2014-06-09T15:29:00Z">
                  <w:rPr>
                    <w:rStyle w:val="Hyperlink"/>
                    <w:noProof/>
                  </w:rPr>
                </w:rPrChange>
              </w:rPr>
              <w:delText>3.9.1 View Exam Results of Each Student</w:delText>
            </w:r>
            <w:r w:rsidR="00AA5BB9" w:rsidDel="00393FD8">
              <w:rPr>
                <w:noProof/>
                <w:webHidden/>
              </w:rPr>
              <w:tab/>
              <w:delText>112</w:delText>
            </w:r>
          </w:del>
        </w:p>
        <w:p w14:paraId="723E8132" w14:textId="77777777" w:rsidR="00AA5BB9" w:rsidDel="00393FD8" w:rsidRDefault="00286E7F">
          <w:pPr>
            <w:pStyle w:val="TOC3"/>
            <w:tabs>
              <w:tab w:val="right" w:leader="dot" w:pos="9350"/>
            </w:tabs>
            <w:rPr>
              <w:del w:id="1369" w:author="Ellipsis" w:date="2014-06-09T15:40:00Z"/>
              <w:rFonts w:eastAsiaTheme="minorEastAsia"/>
              <w:noProof/>
            </w:rPr>
          </w:pPr>
          <w:del w:id="1370" w:author="Ellipsis" w:date="2014-06-09T15:40:00Z">
            <w:r w:rsidRPr="00286E7F">
              <w:rPr>
                <w:rPrChange w:id="1371" w:author="MelakaA" w:date="2014-06-09T15:29:00Z">
                  <w:rPr>
                    <w:rStyle w:val="Hyperlink"/>
                    <w:noProof/>
                  </w:rPr>
                </w:rPrChange>
              </w:rPr>
              <w:delText>3.9.2 View Exam results of each Exam</w:delText>
            </w:r>
            <w:r w:rsidR="00AA5BB9" w:rsidDel="00393FD8">
              <w:rPr>
                <w:noProof/>
                <w:webHidden/>
              </w:rPr>
              <w:tab/>
              <w:delText>114</w:delText>
            </w:r>
          </w:del>
        </w:p>
        <w:p w14:paraId="62EF5DC3" w14:textId="77777777" w:rsidR="00AA5BB9" w:rsidDel="00393FD8" w:rsidRDefault="00286E7F">
          <w:pPr>
            <w:pStyle w:val="TOC3"/>
            <w:tabs>
              <w:tab w:val="right" w:leader="dot" w:pos="9350"/>
            </w:tabs>
            <w:rPr>
              <w:del w:id="1372" w:author="Ellipsis" w:date="2014-06-09T15:40:00Z"/>
              <w:rFonts w:eastAsiaTheme="minorEastAsia"/>
              <w:noProof/>
            </w:rPr>
          </w:pPr>
          <w:del w:id="1373" w:author="Ellipsis" w:date="2014-06-09T15:40:00Z">
            <w:r w:rsidRPr="00286E7F">
              <w:rPr>
                <w:rPrChange w:id="1374" w:author="MelakaA" w:date="2014-06-09T15:29:00Z">
                  <w:rPr>
                    <w:rStyle w:val="Hyperlink"/>
                    <w:noProof/>
                  </w:rPr>
                </w:rPrChange>
              </w:rPr>
              <w:delText>3.9.3 View exam results of each Subject Area</w:delText>
            </w:r>
            <w:r w:rsidR="00AA5BB9" w:rsidDel="00393FD8">
              <w:rPr>
                <w:noProof/>
                <w:webHidden/>
              </w:rPr>
              <w:tab/>
              <w:delText>116</w:delText>
            </w:r>
          </w:del>
        </w:p>
        <w:p w14:paraId="13ECF2C3" w14:textId="77777777" w:rsidR="00AA5BB9" w:rsidDel="00393FD8" w:rsidRDefault="00286E7F">
          <w:pPr>
            <w:pStyle w:val="TOC3"/>
            <w:tabs>
              <w:tab w:val="right" w:leader="dot" w:pos="9350"/>
            </w:tabs>
            <w:rPr>
              <w:del w:id="1375" w:author="Ellipsis" w:date="2014-06-09T15:40:00Z"/>
              <w:rFonts w:eastAsiaTheme="minorEastAsia"/>
              <w:noProof/>
            </w:rPr>
          </w:pPr>
          <w:del w:id="1376" w:author="Ellipsis" w:date="2014-06-09T15:40:00Z">
            <w:r w:rsidRPr="00286E7F">
              <w:rPr>
                <w:rPrChange w:id="1377" w:author="MelakaA" w:date="2014-06-09T15:29:00Z">
                  <w:rPr>
                    <w:rStyle w:val="Hyperlink"/>
                    <w:noProof/>
                  </w:rPr>
                </w:rPrChange>
              </w:rPr>
              <w:delText>3.9.4 View exam results of each batch</w:delText>
            </w:r>
            <w:r w:rsidR="00AA5BB9" w:rsidDel="00393FD8">
              <w:rPr>
                <w:noProof/>
                <w:webHidden/>
              </w:rPr>
              <w:tab/>
              <w:delText>118</w:delText>
            </w:r>
          </w:del>
        </w:p>
        <w:p w14:paraId="0429CC0E" w14:textId="77777777" w:rsidR="00AA5BB9" w:rsidDel="00393FD8" w:rsidRDefault="00286E7F">
          <w:pPr>
            <w:pStyle w:val="TOC2"/>
            <w:tabs>
              <w:tab w:val="right" w:leader="dot" w:pos="9350"/>
            </w:tabs>
            <w:rPr>
              <w:del w:id="1378" w:author="Ellipsis" w:date="2014-06-09T15:40:00Z"/>
              <w:rFonts w:eastAsiaTheme="minorEastAsia"/>
              <w:noProof/>
            </w:rPr>
          </w:pPr>
          <w:del w:id="1379" w:author="Ellipsis" w:date="2014-06-09T15:40:00Z">
            <w:r w:rsidRPr="00286E7F">
              <w:rPr>
                <w:rPrChange w:id="1380" w:author="MelakaA" w:date="2014-06-09T15:29:00Z">
                  <w:rPr>
                    <w:rStyle w:val="Hyperlink"/>
                    <w:noProof/>
                  </w:rPr>
                </w:rPrChange>
              </w:rPr>
              <w:delText>3.10 Question Management (admin)</w:delText>
            </w:r>
            <w:r w:rsidR="00AA5BB9" w:rsidDel="00393FD8">
              <w:rPr>
                <w:noProof/>
                <w:webHidden/>
              </w:rPr>
              <w:tab/>
              <w:delText>120</w:delText>
            </w:r>
          </w:del>
        </w:p>
        <w:p w14:paraId="5285E4D1" w14:textId="77777777" w:rsidR="00AA5BB9" w:rsidDel="00393FD8" w:rsidRDefault="00286E7F">
          <w:pPr>
            <w:pStyle w:val="TOC3"/>
            <w:tabs>
              <w:tab w:val="right" w:leader="dot" w:pos="9350"/>
            </w:tabs>
            <w:rPr>
              <w:del w:id="1381" w:author="Ellipsis" w:date="2014-06-09T15:40:00Z"/>
              <w:rFonts w:eastAsiaTheme="minorEastAsia"/>
              <w:noProof/>
            </w:rPr>
          </w:pPr>
          <w:del w:id="1382" w:author="Ellipsis" w:date="2014-06-09T15:40:00Z">
            <w:r w:rsidRPr="00286E7F">
              <w:rPr>
                <w:rPrChange w:id="1383" w:author="MelakaA" w:date="2014-06-09T15:29:00Z">
                  <w:rPr>
                    <w:rStyle w:val="Hyperlink"/>
                    <w:noProof/>
                  </w:rPr>
                </w:rPrChange>
              </w:rPr>
              <w:delText>3.10.1 Create Single Answer Questions</w:delText>
            </w:r>
            <w:r w:rsidR="00AA5BB9" w:rsidDel="00393FD8">
              <w:rPr>
                <w:noProof/>
                <w:webHidden/>
              </w:rPr>
              <w:tab/>
              <w:delText>120</w:delText>
            </w:r>
          </w:del>
        </w:p>
        <w:p w14:paraId="75A7F473" w14:textId="77777777" w:rsidR="00AA5BB9" w:rsidDel="00393FD8" w:rsidRDefault="00286E7F">
          <w:pPr>
            <w:pStyle w:val="TOC3"/>
            <w:tabs>
              <w:tab w:val="right" w:leader="dot" w:pos="9350"/>
            </w:tabs>
            <w:rPr>
              <w:del w:id="1384" w:author="Ellipsis" w:date="2014-06-09T15:40:00Z"/>
              <w:rFonts w:eastAsiaTheme="minorEastAsia"/>
              <w:noProof/>
            </w:rPr>
          </w:pPr>
          <w:del w:id="1385" w:author="Ellipsis" w:date="2014-06-09T15:40:00Z">
            <w:r w:rsidRPr="00286E7F">
              <w:rPr>
                <w:rPrChange w:id="1386" w:author="MelakaA" w:date="2014-06-09T15:29:00Z">
                  <w:rPr>
                    <w:rStyle w:val="Hyperlink"/>
                    <w:noProof/>
                  </w:rPr>
                </w:rPrChange>
              </w:rPr>
              <w:delText>3.10.2 Create multiple answer questions</w:delText>
            </w:r>
            <w:r w:rsidR="00AA5BB9" w:rsidDel="00393FD8">
              <w:rPr>
                <w:noProof/>
                <w:webHidden/>
              </w:rPr>
              <w:tab/>
              <w:delText>122</w:delText>
            </w:r>
          </w:del>
        </w:p>
        <w:p w14:paraId="4759C767" w14:textId="77777777" w:rsidR="00AA5BB9" w:rsidDel="00393FD8" w:rsidRDefault="00286E7F">
          <w:pPr>
            <w:pStyle w:val="TOC3"/>
            <w:tabs>
              <w:tab w:val="right" w:leader="dot" w:pos="9350"/>
            </w:tabs>
            <w:rPr>
              <w:del w:id="1387" w:author="Ellipsis" w:date="2014-06-09T15:40:00Z"/>
              <w:rFonts w:eastAsiaTheme="minorEastAsia"/>
              <w:noProof/>
            </w:rPr>
          </w:pPr>
          <w:del w:id="1388" w:author="Ellipsis" w:date="2014-06-09T15:40:00Z">
            <w:r w:rsidRPr="00286E7F">
              <w:rPr>
                <w:rPrChange w:id="1389" w:author="MelakaA" w:date="2014-06-09T15:29:00Z">
                  <w:rPr>
                    <w:rStyle w:val="Hyperlink"/>
                    <w:noProof/>
                  </w:rPr>
                </w:rPrChange>
              </w:rPr>
              <w:delText>3.10.3 Create Short written answer questions</w:delText>
            </w:r>
            <w:r w:rsidR="00AA5BB9" w:rsidDel="00393FD8">
              <w:rPr>
                <w:noProof/>
                <w:webHidden/>
              </w:rPr>
              <w:tab/>
              <w:delText>123</w:delText>
            </w:r>
          </w:del>
        </w:p>
        <w:p w14:paraId="5A439C59" w14:textId="77777777" w:rsidR="00AA5BB9" w:rsidDel="00393FD8" w:rsidRDefault="00286E7F">
          <w:pPr>
            <w:pStyle w:val="TOC3"/>
            <w:tabs>
              <w:tab w:val="right" w:leader="dot" w:pos="9350"/>
            </w:tabs>
            <w:rPr>
              <w:del w:id="1390" w:author="Ellipsis" w:date="2014-06-09T15:40:00Z"/>
              <w:rFonts w:eastAsiaTheme="minorEastAsia"/>
              <w:noProof/>
            </w:rPr>
          </w:pPr>
          <w:del w:id="1391" w:author="Ellipsis" w:date="2014-06-09T15:40:00Z">
            <w:r w:rsidRPr="00286E7F">
              <w:rPr>
                <w:rPrChange w:id="1392" w:author="MelakaA" w:date="2014-06-09T15:29:00Z">
                  <w:rPr>
                    <w:rStyle w:val="Hyperlink"/>
                    <w:noProof/>
                  </w:rPr>
                </w:rPrChange>
              </w:rPr>
              <w:delText>3.10.4 Create Type A Drag and Drop answer questions</w:delText>
            </w:r>
            <w:r w:rsidR="00AA5BB9" w:rsidDel="00393FD8">
              <w:rPr>
                <w:noProof/>
                <w:webHidden/>
              </w:rPr>
              <w:tab/>
              <w:delText>126</w:delText>
            </w:r>
          </w:del>
        </w:p>
        <w:p w14:paraId="6ED1EBAE" w14:textId="77777777" w:rsidR="00AA5BB9" w:rsidDel="00393FD8" w:rsidRDefault="00286E7F">
          <w:pPr>
            <w:pStyle w:val="TOC3"/>
            <w:tabs>
              <w:tab w:val="right" w:leader="dot" w:pos="9350"/>
            </w:tabs>
            <w:rPr>
              <w:del w:id="1393" w:author="Ellipsis" w:date="2014-06-09T15:40:00Z"/>
              <w:rFonts w:eastAsiaTheme="minorEastAsia"/>
              <w:noProof/>
            </w:rPr>
          </w:pPr>
          <w:del w:id="1394" w:author="Ellipsis" w:date="2014-06-09T15:40:00Z">
            <w:r w:rsidRPr="00286E7F">
              <w:rPr>
                <w:rPrChange w:id="1395" w:author="MelakaA" w:date="2014-06-09T15:29:00Z">
                  <w:rPr>
                    <w:rStyle w:val="Hyperlink"/>
                    <w:noProof/>
                  </w:rPr>
                </w:rPrChange>
              </w:rPr>
              <w:delText>3.10.5 Create Type B Drag and Drop answer questions</w:delText>
            </w:r>
            <w:r w:rsidR="00AA5BB9" w:rsidDel="00393FD8">
              <w:rPr>
                <w:noProof/>
                <w:webHidden/>
              </w:rPr>
              <w:tab/>
              <w:delText>128</w:delText>
            </w:r>
          </w:del>
        </w:p>
        <w:p w14:paraId="064B5AE4" w14:textId="77777777" w:rsidR="00AA5BB9" w:rsidDel="00393FD8" w:rsidRDefault="00286E7F">
          <w:pPr>
            <w:pStyle w:val="TOC3"/>
            <w:tabs>
              <w:tab w:val="right" w:leader="dot" w:pos="9350"/>
            </w:tabs>
            <w:rPr>
              <w:del w:id="1396" w:author="Ellipsis" w:date="2014-06-09T15:40:00Z"/>
              <w:rFonts w:eastAsiaTheme="minorEastAsia"/>
              <w:noProof/>
            </w:rPr>
          </w:pPr>
          <w:del w:id="1397" w:author="Ellipsis" w:date="2014-06-09T15:40:00Z">
            <w:r w:rsidRPr="00286E7F">
              <w:rPr>
                <w:rPrChange w:id="1398" w:author="MelakaA" w:date="2014-06-09T15:29:00Z">
                  <w:rPr>
                    <w:rStyle w:val="Hyperlink"/>
                    <w:noProof/>
                  </w:rPr>
                </w:rPrChange>
              </w:rPr>
              <w:delText>3.10.6 Create multiple choice answer questions</w:delText>
            </w:r>
            <w:r w:rsidR="00AA5BB9" w:rsidDel="00393FD8">
              <w:rPr>
                <w:noProof/>
                <w:webHidden/>
              </w:rPr>
              <w:tab/>
              <w:delText>130</w:delText>
            </w:r>
          </w:del>
        </w:p>
        <w:p w14:paraId="13EA86DE" w14:textId="77777777" w:rsidR="00AA5BB9" w:rsidDel="00393FD8" w:rsidRDefault="00286E7F">
          <w:pPr>
            <w:pStyle w:val="TOC3"/>
            <w:tabs>
              <w:tab w:val="right" w:leader="dot" w:pos="9350"/>
            </w:tabs>
            <w:rPr>
              <w:del w:id="1399" w:author="Ellipsis" w:date="2014-06-09T15:40:00Z"/>
              <w:rFonts w:eastAsiaTheme="minorEastAsia"/>
              <w:noProof/>
            </w:rPr>
          </w:pPr>
          <w:del w:id="1400" w:author="Ellipsis" w:date="2014-06-09T15:40:00Z">
            <w:r w:rsidRPr="00286E7F">
              <w:rPr>
                <w:rPrChange w:id="1401" w:author="MelakaA" w:date="2014-06-09T15:29:00Z">
                  <w:rPr>
                    <w:rStyle w:val="Hyperlink"/>
                    <w:noProof/>
                  </w:rPr>
                </w:rPrChange>
              </w:rPr>
              <w:delText>3.10.7 View Available Questions</w:delText>
            </w:r>
            <w:r w:rsidR="00AA5BB9" w:rsidDel="00393FD8">
              <w:rPr>
                <w:noProof/>
                <w:webHidden/>
              </w:rPr>
              <w:tab/>
              <w:delText>132</w:delText>
            </w:r>
          </w:del>
        </w:p>
        <w:p w14:paraId="2744A24E" w14:textId="77777777" w:rsidR="00AA5BB9" w:rsidDel="00393FD8" w:rsidRDefault="00286E7F">
          <w:pPr>
            <w:pStyle w:val="TOC3"/>
            <w:tabs>
              <w:tab w:val="right" w:leader="dot" w:pos="9350"/>
            </w:tabs>
            <w:rPr>
              <w:del w:id="1402" w:author="Ellipsis" w:date="2014-06-09T15:40:00Z"/>
              <w:rFonts w:eastAsiaTheme="minorEastAsia"/>
              <w:noProof/>
            </w:rPr>
          </w:pPr>
          <w:del w:id="1403" w:author="Ellipsis" w:date="2014-06-09T15:40:00Z">
            <w:r w:rsidRPr="00286E7F">
              <w:rPr>
                <w:rPrChange w:id="1404" w:author="MelakaA" w:date="2014-06-09T15:29:00Z">
                  <w:rPr>
                    <w:rStyle w:val="Hyperlink"/>
                    <w:noProof/>
                  </w:rPr>
                </w:rPrChange>
              </w:rPr>
              <w:delText>3.10.8 Manage Questions</w:delText>
            </w:r>
            <w:r w:rsidR="00AA5BB9" w:rsidDel="00393FD8">
              <w:rPr>
                <w:noProof/>
                <w:webHidden/>
              </w:rPr>
              <w:tab/>
              <w:delText>134</w:delText>
            </w:r>
          </w:del>
        </w:p>
        <w:p w14:paraId="0F1351E5" w14:textId="77777777" w:rsidR="00AA5BB9" w:rsidDel="00393FD8" w:rsidRDefault="00286E7F">
          <w:pPr>
            <w:pStyle w:val="TOC3"/>
            <w:tabs>
              <w:tab w:val="right" w:leader="dot" w:pos="9350"/>
            </w:tabs>
            <w:rPr>
              <w:del w:id="1405" w:author="Ellipsis" w:date="2014-06-09T15:40:00Z"/>
              <w:rFonts w:eastAsiaTheme="minorEastAsia"/>
              <w:noProof/>
            </w:rPr>
          </w:pPr>
          <w:del w:id="1406" w:author="Ellipsis" w:date="2014-06-09T15:40:00Z">
            <w:r w:rsidRPr="00286E7F">
              <w:rPr>
                <w:rPrChange w:id="1407" w:author="MelakaA" w:date="2014-06-09T15:29:00Z">
                  <w:rPr>
                    <w:rStyle w:val="Hyperlink"/>
                    <w:noProof/>
                  </w:rPr>
                </w:rPrChange>
              </w:rPr>
              <w:delText>3.10.9 Delete Questions</w:delText>
            </w:r>
            <w:r w:rsidR="00AA5BB9" w:rsidDel="00393FD8">
              <w:rPr>
                <w:noProof/>
                <w:webHidden/>
              </w:rPr>
              <w:tab/>
              <w:delText>135</w:delText>
            </w:r>
          </w:del>
        </w:p>
        <w:p w14:paraId="73398392" w14:textId="77777777" w:rsidR="00AA5BB9" w:rsidDel="00393FD8" w:rsidRDefault="00286E7F">
          <w:pPr>
            <w:pStyle w:val="TOC3"/>
            <w:tabs>
              <w:tab w:val="right" w:leader="dot" w:pos="9350"/>
            </w:tabs>
            <w:rPr>
              <w:del w:id="1408" w:author="Ellipsis" w:date="2014-06-09T15:40:00Z"/>
              <w:rFonts w:eastAsiaTheme="minorEastAsia"/>
              <w:noProof/>
            </w:rPr>
          </w:pPr>
          <w:del w:id="1409" w:author="Ellipsis" w:date="2014-06-09T15:40:00Z">
            <w:r w:rsidRPr="00286E7F">
              <w:rPr>
                <w:rPrChange w:id="1410" w:author="MelakaA" w:date="2014-06-09T15:29:00Z">
                  <w:rPr>
                    <w:rStyle w:val="Hyperlink"/>
                    <w:noProof/>
                  </w:rPr>
                </w:rPrChange>
              </w:rPr>
              <w:delText>3.10.10 Suspend Questions</w:delText>
            </w:r>
            <w:r w:rsidR="00AA5BB9" w:rsidDel="00393FD8">
              <w:rPr>
                <w:noProof/>
                <w:webHidden/>
              </w:rPr>
              <w:tab/>
              <w:delText>138</w:delText>
            </w:r>
          </w:del>
        </w:p>
        <w:p w14:paraId="00797FE3" w14:textId="77777777" w:rsidR="00AA5BB9" w:rsidDel="00393FD8" w:rsidRDefault="00286E7F">
          <w:pPr>
            <w:pStyle w:val="TOC3"/>
            <w:tabs>
              <w:tab w:val="right" w:leader="dot" w:pos="9350"/>
            </w:tabs>
            <w:rPr>
              <w:del w:id="1411" w:author="Ellipsis" w:date="2014-06-09T15:40:00Z"/>
              <w:rFonts w:eastAsiaTheme="minorEastAsia"/>
              <w:noProof/>
            </w:rPr>
          </w:pPr>
          <w:del w:id="1412" w:author="Ellipsis" w:date="2014-06-09T15:40:00Z">
            <w:r w:rsidRPr="00286E7F">
              <w:rPr>
                <w:rPrChange w:id="1413" w:author="MelakaA" w:date="2014-06-09T15:29:00Z">
                  <w:rPr>
                    <w:rStyle w:val="Hyperlink"/>
                    <w:noProof/>
                  </w:rPr>
                </w:rPrChange>
              </w:rPr>
              <w:delText>3.10.11 Re-Activate Questions</w:delText>
            </w:r>
            <w:r w:rsidR="00AA5BB9" w:rsidDel="00393FD8">
              <w:rPr>
                <w:noProof/>
                <w:webHidden/>
              </w:rPr>
              <w:tab/>
              <w:delText>140</w:delText>
            </w:r>
          </w:del>
        </w:p>
        <w:p w14:paraId="502BE714" w14:textId="77777777" w:rsidR="00AA5BB9" w:rsidDel="00393FD8" w:rsidRDefault="00286E7F">
          <w:pPr>
            <w:pStyle w:val="TOC3"/>
            <w:tabs>
              <w:tab w:val="right" w:leader="dot" w:pos="9350"/>
            </w:tabs>
            <w:rPr>
              <w:del w:id="1414" w:author="Ellipsis" w:date="2014-06-09T15:40:00Z"/>
              <w:rFonts w:eastAsiaTheme="minorEastAsia"/>
              <w:noProof/>
            </w:rPr>
          </w:pPr>
          <w:del w:id="1415" w:author="Ellipsis" w:date="2014-06-09T15:40:00Z">
            <w:r w:rsidRPr="00286E7F">
              <w:rPr>
                <w:rPrChange w:id="1416" w:author="MelakaA" w:date="2014-06-09T15:29:00Z">
                  <w:rPr>
                    <w:rStyle w:val="Hyperlink"/>
                    <w:noProof/>
                  </w:rPr>
                </w:rPrChange>
              </w:rPr>
              <w:delText>3.10.12 Edit Single Answer Questions</w:delText>
            </w:r>
            <w:r w:rsidR="00AA5BB9" w:rsidDel="00393FD8">
              <w:rPr>
                <w:noProof/>
                <w:webHidden/>
              </w:rPr>
              <w:tab/>
              <w:delText>142</w:delText>
            </w:r>
          </w:del>
        </w:p>
        <w:p w14:paraId="3F4CCC46" w14:textId="77777777" w:rsidR="00AA5BB9" w:rsidDel="00393FD8" w:rsidRDefault="00286E7F">
          <w:pPr>
            <w:pStyle w:val="TOC3"/>
            <w:tabs>
              <w:tab w:val="right" w:leader="dot" w:pos="9350"/>
            </w:tabs>
            <w:rPr>
              <w:del w:id="1417" w:author="Ellipsis" w:date="2014-06-09T15:40:00Z"/>
              <w:rFonts w:eastAsiaTheme="minorEastAsia"/>
              <w:noProof/>
            </w:rPr>
          </w:pPr>
          <w:del w:id="1418" w:author="Ellipsis" w:date="2014-06-09T15:40:00Z">
            <w:r w:rsidRPr="00286E7F">
              <w:rPr>
                <w:rPrChange w:id="1419" w:author="MelakaA" w:date="2014-06-09T15:29:00Z">
                  <w:rPr>
                    <w:rStyle w:val="Hyperlink"/>
                    <w:noProof/>
                  </w:rPr>
                </w:rPrChange>
              </w:rPr>
              <w:delText>3.10.13 Edit Multiple answer questions</w:delText>
            </w:r>
            <w:r w:rsidR="00AA5BB9" w:rsidDel="00393FD8">
              <w:rPr>
                <w:noProof/>
                <w:webHidden/>
              </w:rPr>
              <w:tab/>
              <w:delText>144</w:delText>
            </w:r>
          </w:del>
        </w:p>
        <w:p w14:paraId="00456EDA" w14:textId="77777777" w:rsidR="00AA5BB9" w:rsidDel="00393FD8" w:rsidRDefault="00286E7F">
          <w:pPr>
            <w:pStyle w:val="TOC3"/>
            <w:tabs>
              <w:tab w:val="right" w:leader="dot" w:pos="9350"/>
            </w:tabs>
            <w:rPr>
              <w:del w:id="1420" w:author="Ellipsis" w:date="2014-06-09T15:40:00Z"/>
              <w:rFonts w:eastAsiaTheme="minorEastAsia"/>
              <w:noProof/>
            </w:rPr>
          </w:pPr>
          <w:del w:id="1421" w:author="Ellipsis" w:date="2014-06-09T15:40:00Z">
            <w:r w:rsidRPr="00286E7F">
              <w:rPr>
                <w:rPrChange w:id="1422" w:author="MelakaA" w:date="2014-06-09T15:29:00Z">
                  <w:rPr>
                    <w:rStyle w:val="Hyperlink"/>
                    <w:noProof/>
                  </w:rPr>
                </w:rPrChange>
              </w:rPr>
              <w:delText>3.10.14 Edit Short Written Answer Questions</w:delText>
            </w:r>
            <w:r w:rsidR="00AA5BB9" w:rsidDel="00393FD8">
              <w:rPr>
                <w:noProof/>
                <w:webHidden/>
              </w:rPr>
              <w:tab/>
              <w:delText>146</w:delText>
            </w:r>
          </w:del>
        </w:p>
        <w:p w14:paraId="02BA575F" w14:textId="77777777" w:rsidR="00AA5BB9" w:rsidDel="00393FD8" w:rsidRDefault="00286E7F">
          <w:pPr>
            <w:pStyle w:val="TOC3"/>
            <w:tabs>
              <w:tab w:val="right" w:leader="dot" w:pos="9350"/>
            </w:tabs>
            <w:rPr>
              <w:del w:id="1423" w:author="Ellipsis" w:date="2014-06-09T15:40:00Z"/>
              <w:rFonts w:eastAsiaTheme="minorEastAsia"/>
              <w:noProof/>
            </w:rPr>
          </w:pPr>
          <w:del w:id="1424" w:author="Ellipsis" w:date="2014-06-09T15:40:00Z">
            <w:r w:rsidRPr="00286E7F">
              <w:rPr>
                <w:rPrChange w:id="1425" w:author="MelakaA" w:date="2014-06-09T15:29:00Z">
                  <w:rPr>
                    <w:rStyle w:val="Hyperlink"/>
                    <w:noProof/>
                  </w:rPr>
                </w:rPrChange>
              </w:rPr>
              <w:delText>3.10.15 Edit Drag and Drop Type A Answer Questions</w:delText>
            </w:r>
            <w:r w:rsidR="00AA5BB9" w:rsidDel="00393FD8">
              <w:rPr>
                <w:noProof/>
                <w:webHidden/>
              </w:rPr>
              <w:tab/>
              <w:delText>148</w:delText>
            </w:r>
          </w:del>
        </w:p>
        <w:p w14:paraId="41B69781" w14:textId="77777777" w:rsidR="00AA5BB9" w:rsidDel="00393FD8" w:rsidRDefault="00286E7F">
          <w:pPr>
            <w:pStyle w:val="TOC3"/>
            <w:tabs>
              <w:tab w:val="right" w:leader="dot" w:pos="9350"/>
            </w:tabs>
            <w:rPr>
              <w:del w:id="1426" w:author="Ellipsis" w:date="2014-06-09T15:40:00Z"/>
              <w:rFonts w:eastAsiaTheme="minorEastAsia"/>
              <w:noProof/>
            </w:rPr>
          </w:pPr>
          <w:del w:id="1427" w:author="Ellipsis" w:date="2014-06-09T15:40:00Z">
            <w:r w:rsidRPr="00286E7F">
              <w:rPr>
                <w:rPrChange w:id="1428" w:author="MelakaA" w:date="2014-06-09T15:29:00Z">
                  <w:rPr>
                    <w:rStyle w:val="Hyperlink"/>
                    <w:noProof/>
                  </w:rPr>
                </w:rPrChange>
              </w:rPr>
              <w:delText>3.10.16Edit Drag and Drop Type B Answer Questions</w:delText>
            </w:r>
            <w:r w:rsidR="00AA5BB9" w:rsidDel="00393FD8">
              <w:rPr>
                <w:noProof/>
                <w:webHidden/>
              </w:rPr>
              <w:tab/>
              <w:delText>150</w:delText>
            </w:r>
          </w:del>
        </w:p>
        <w:p w14:paraId="14DEF65D" w14:textId="77777777" w:rsidR="00AA5BB9" w:rsidDel="00393FD8" w:rsidRDefault="00286E7F">
          <w:pPr>
            <w:pStyle w:val="TOC3"/>
            <w:tabs>
              <w:tab w:val="right" w:leader="dot" w:pos="9350"/>
            </w:tabs>
            <w:rPr>
              <w:del w:id="1429" w:author="Ellipsis" w:date="2014-06-09T15:40:00Z"/>
              <w:rFonts w:eastAsiaTheme="minorEastAsia"/>
              <w:noProof/>
            </w:rPr>
          </w:pPr>
          <w:del w:id="1430" w:author="Ellipsis" w:date="2014-06-09T15:40:00Z">
            <w:r w:rsidRPr="00286E7F">
              <w:rPr>
                <w:rPrChange w:id="1431" w:author="MelakaA" w:date="2014-06-09T15:29:00Z">
                  <w:rPr>
                    <w:rStyle w:val="Hyperlink"/>
                    <w:noProof/>
                  </w:rPr>
                </w:rPrChange>
              </w:rPr>
              <w:delText>3.10.17 Edit Multiple choice answer questions</w:delText>
            </w:r>
            <w:r w:rsidR="00AA5BB9" w:rsidDel="00393FD8">
              <w:rPr>
                <w:noProof/>
                <w:webHidden/>
              </w:rPr>
              <w:tab/>
              <w:delText>152</w:delText>
            </w:r>
          </w:del>
        </w:p>
        <w:p w14:paraId="489DFE6A" w14:textId="77777777" w:rsidR="00AA5BB9" w:rsidDel="00393FD8" w:rsidRDefault="00286E7F">
          <w:pPr>
            <w:pStyle w:val="TOC3"/>
            <w:tabs>
              <w:tab w:val="right" w:leader="dot" w:pos="9350"/>
            </w:tabs>
            <w:rPr>
              <w:del w:id="1432" w:author="Ellipsis" w:date="2014-06-09T15:40:00Z"/>
              <w:rFonts w:eastAsiaTheme="minorEastAsia"/>
              <w:noProof/>
            </w:rPr>
          </w:pPr>
          <w:del w:id="1433" w:author="Ellipsis" w:date="2014-06-09T15:40:00Z">
            <w:r w:rsidRPr="00286E7F">
              <w:rPr>
                <w:rPrChange w:id="1434" w:author="MelakaA" w:date="2014-06-09T15:29:00Z">
                  <w:rPr>
                    <w:rStyle w:val="Hyperlink"/>
                    <w:noProof/>
                  </w:rPr>
                </w:rPrChange>
              </w:rPr>
              <w:delText>3.10.18 View Individual Single Answer Questions</w:delText>
            </w:r>
            <w:r w:rsidR="00AA5BB9" w:rsidDel="00393FD8">
              <w:rPr>
                <w:noProof/>
                <w:webHidden/>
              </w:rPr>
              <w:tab/>
              <w:delText>154</w:delText>
            </w:r>
          </w:del>
        </w:p>
        <w:p w14:paraId="7035FDEC" w14:textId="77777777" w:rsidR="00AA5BB9" w:rsidDel="00393FD8" w:rsidRDefault="00286E7F">
          <w:pPr>
            <w:pStyle w:val="TOC3"/>
            <w:tabs>
              <w:tab w:val="right" w:leader="dot" w:pos="9350"/>
            </w:tabs>
            <w:rPr>
              <w:del w:id="1435" w:author="Ellipsis" w:date="2014-06-09T15:40:00Z"/>
              <w:rFonts w:eastAsiaTheme="minorEastAsia"/>
              <w:noProof/>
            </w:rPr>
          </w:pPr>
          <w:del w:id="1436" w:author="Ellipsis" w:date="2014-06-09T15:40:00Z">
            <w:r w:rsidRPr="00286E7F">
              <w:rPr>
                <w:rPrChange w:id="1437" w:author="MelakaA" w:date="2014-06-09T15:29:00Z">
                  <w:rPr>
                    <w:rStyle w:val="Hyperlink"/>
                    <w:noProof/>
                  </w:rPr>
                </w:rPrChange>
              </w:rPr>
              <w:delText>3.10.19 View Individual Multiple Answer Questions</w:delText>
            </w:r>
            <w:r w:rsidR="00AA5BB9" w:rsidDel="00393FD8">
              <w:rPr>
                <w:noProof/>
                <w:webHidden/>
              </w:rPr>
              <w:tab/>
              <w:delText>156</w:delText>
            </w:r>
          </w:del>
        </w:p>
        <w:p w14:paraId="625B49A2" w14:textId="77777777" w:rsidR="00AA5BB9" w:rsidDel="00393FD8" w:rsidRDefault="00286E7F">
          <w:pPr>
            <w:pStyle w:val="TOC3"/>
            <w:tabs>
              <w:tab w:val="right" w:leader="dot" w:pos="9350"/>
            </w:tabs>
            <w:rPr>
              <w:del w:id="1438" w:author="Ellipsis" w:date="2014-06-09T15:40:00Z"/>
              <w:rFonts w:eastAsiaTheme="minorEastAsia"/>
              <w:noProof/>
            </w:rPr>
          </w:pPr>
          <w:del w:id="1439" w:author="Ellipsis" w:date="2014-06-09T15:40:00Z">
            <w:r w:rsidRPr="00286E7F">
              <w:rPr>
                <w:rPrChange w:id="1440" w:author="MelakaA" w:date="2014-06-09T15:29:00Z">
                  <w:rPr>
                    <w:rStyle w:val="Hyperlink"/>
                    <w:noProof/>
                  </w:rPr>
                </w:rPrChange>
              </w:rPr>
              <w:delText>3.10.20 View Individual Single Written Answer Questions</w:delText>
            </w:r>
            <w:r w:rsidR="00AA5BB9" w:rsidDel="00393FD8">
              <w:rPr>
                <w:noProof/>
                <w:webHidden/>
              </w:rPr>
              <w:tab/>
              <w:delText>158</w:delText>
            </w:r>
          </w:del>
        </w:p>
        <w:p w14:paraId="6324B247" w14:textId="77777777" w:rsidR="00AA5BB9" w:rsidDel="00393FD8" w:rsidRDefault="00286E7F">
          <w:pPr>
            <w:pStyle w:val="TOC3"/>
            <w:tabs>
              <w:tab w:val="right" w:leader="dot" w:pos="9350"/>
            </w:tabs>
            <w:rPr>
              <w:del w:id="1441" w:author="Ellipsis" w:date="2014-06-09T15:40:00Z"/>
              <w:rFonts w:eastAsiaTheme="minorEastAsia"/>
              <w:noProof/>
            </w:rPr>
          </w:pPr>
          <w:del w:id="1442" w:author="Ellipsis" w:date="2014-06-09T15:40:00Z">
            <w:r w:rsidRPr="00286E7F">
              <w:rPr>
                <w:rPrChange w:id="1443" w:author="MelakaA" w:date="2014-06-09T15:29:00Z">
                  <w:rPr>
                    <w:rStyle w:val="Hyperlink"/>
                    <w:noProof/>
                  </w:rPr>
                </w:rPrChange>
              </w:rPr>
              <w:delText>3.10.21 View Individual drag and drop type A answer Questions</w:delText>
            </w:r>
            <w:r w:rsidR="00AA5BB9" w:rsidDel="00393FD8">
              <w:rPr>
                <w:noProof/>
                <w:webHidden/>
              </w:rPr>
              <w:tab/>
              <w:delText>160</w:delText>
            </w:r>
          </w:del>
        </w:p>
        <w:p w14:paraId="11D83340" w14:textId="77777777" w:rsidR="00AA5BB9" w:rsidDel="00393FD8" w:rsidRDefault="00286E7F">
          <w:pPr>
            <w:pStyle w:val="TOC3"/>
            <w:tabs>
              <w:tab w:val="right" w:leader="dot" w:pos="9350"/>
            </w:tabs>
            <w:rPr>
              <w:del w:id="1444" w:author="Ellipsis" w:date="2014-06-09T15:40:00Z"/>
              <w:rFonts w:eastAsiaTheme="minorEastAsia"/>
              <w:noProof/>
            </w:rPr>
          </w:pPr>
          <w:del w:id="1445" w:author="Ellipsis" w:date="2014-06-09T15:40:00Z">
            <w:r w:rsidRPr="00286E7F">
              <w:rPr>
                <w:rPrChange w:id="1446" w:author="MelakaA" w:date="2014-06-09T15:29:00Z">
                  <w:rPr>
                    <w:rStyle w:val="Hyperlink"/>
                    <w:noProof/>
                  </w:rPr>
                </w:rPrChange>
              </w:rPr>
              <w:lastRenderedPageBreak/>
              <w:delText>3.10.22 View Individual drag and drop type B answer Questions</w:delText>
            </w:r>
            <w:r w:rsidR="00AA5BB9" w:rsidDel="00393FD8">
              <w:rPr>
                <w:noProof/>
                <w:webHidden/>
              </w:rPr>
              <w:tab/>
              <w:delText>162</w:delText>
            </w:r>
          </w:del>
        </w:p>
        <w:p w14:paraId="2E32CF7B" w14:textId="77777777" w:rsidR="00AA5BB9" w:rsidDel="00393FD8" w:rsidRDefault="00286E7F">
          <w:pPr>
            <w:pStyle w:val="TOC3"/>
            <w:tabs>
              <w:tab w:val="right" w:leader="dot" w:pos="9350"/>
            </w:tabs>
            <w:rPr>
              <w:del w:id="1447" w:author="Ellipsis" w:date="2014-06-09T15:40:00Z"/>
              <w:rFonts w:eastAsiaTheme="minorEastAsia"/>
              <w:noProof/>
            </w:rPr>
          </w:pPr>
          <w:del w:id="1448" w:author="Ellipsis" w:date="2014-06-09T15:40:00Z">
            <w:r w:rsidRPr="00286E7F">
              <w:rPr>
                <w:rPrChange w:id="1449" w:author="MelakaA" w:date="2014-06-09T15:29:00Z">
                  <w:rPr>
                    <w:rStyle w:val="Hyperlink"/>
                    <w:noProof/>
                  </w:rPr>
                </w:rPrChange>
              </w:rPr>
              <w:delText>3.10.23 View Individual multiple choice answer Questions</w:delText>
            </w:r>
            <w:r w:rsidR="00AA5BB9" w:rsidDel="00393FD8">
              <w:rPr>
                <w:noProof/>
                <w:webHidden/>
              </w:rPr>
              <w:tab/>
              <w:delText>164</w:delText>
            </w:r>
          </w:del>
        </w:p>
        <w:p w14:paraId="6E4E621F" w14:textId="77777777" w:rsidR="00AA5BB9" w:rsidDel="00393FD8" w:rsidRDefault="00286E7F">
          <w:pPr>
            <w:pStyle w:val="TOC3"/>
            <w:tabs>
              <w:tab w:val="right" w:leader="dot" w:pos="9350"/>
            </w:tabs>
            <w:rPr>
              <w:del w:id="1450" w:author="Ellipsis" w:date="2014-06-09T15:40:00Z"/>
              <w:rFonts w:eastAsiaTheme="minorEastAsia"/>
              <w:noProof/>
            </w:rPr>
          </w:pPr>
          <w:del w:id="1451" w:author="Ellipsis" w:date="2014-06-09T15:40:00Z">
            <w:r w:rsidRPr="00286E7F">
              <w:rPr>
                <w:rPrChange w:id="1452" w:author="MelakaA" w:date="2014-06-09T15:29:00Z">
                  <w:rPr>
                    <w:rStyle w:val="Hyperlink"/>
                    <w:noProof/>
                  </w:rPr>
                </w:rPrChange>
              </w:rPr>
              <w:delText>3.10.24 View Individual Question Statistics</w:delText>
            </w:r>
            <w:r w:rsidR="00AA5BB9" w:rsidDel="00393FD8">
              <w:rPr>
                <w:noProof/>
                <w:webHidden/>
              </w:rPr>
              <w:tab/>
              <w:delText>166</w:delText>
            </w:r>
          </w:del>
        </w:p>
        <w:p w14:paraId="50172131" w14:textId="77777777" w:rsidR="00AA5BB9" w:rsidDel="00393FD8" w:rsidRDefault="00286E7F">
          <w:pPr>
            <w:pStyle w:val="TOC2"/>
            <w:tabs>
              <w:tab w:val="right" w:leader="dot" w:pos="9350"/>
            </w:tabs>
            <w:rPr>
              <w:del w:id="1453" w:author="Ellipsis" w:date="2014-06-09T15:40:00Z"/>
              <w:rFonts w:eastAsiaTheme="minorEastAsia"/>
              <w:noProof/>
            </w:rPr>
          </w:pPr>
          <w:del w:id="1454" w:author="Ellipsis" w:date="2014-06-09T15:40:00Z">
            <w:r w:rsidRPr="00286E7F">
              <w:rPr>
                <w:rPrChange w:id="1455" w:author="MelakaA" w:date="2014-06-09T15:29:00Z">
                  <w:rPr>
                    <w:rStyle w:val="Hyperlink"/>
                    <w:noProof/>
                  </w:rPr>
                </w:rPrChange>
              </w:rPr>
              <w:delText>3.11 New Stories</w:delText>
            </w:r>
            <w:r w:rsidR="00AA5BB9" w:rsidDel="00393FD8">
              <w:rPr>
                <w:noProof/>
                <w:webHidden/>
              </w:rPr>
              <w:tab/>
              <w:delText>168</w:delText>
            </w:r>
          </w:del>
        </w:p>
        <w:p w14:paraId="22613E3A" w14:textId="77777777" w:rsidR="00AA5BB9" w:rsidDel="00393FD8" w:rsidRDefault="00286E7F">
          <w:pPr>
            <w:pStyle w:val="TOC3"/>
            <w:tabs>
              <w:tab w:val="right" w:leader="dot" w:pos="9350"/>
            </w:tabs>
            <w:rPr>
              <w:del w:id="1456" w:author="Ellipsis" w:date="2014-06-09T15:40:00Z"/>
              <w:rFonts w:eastAsiaTheme="minorEastAsia"/>
              <w:noProof/>
            </w:rPr>
          </w:pPr>
          <w:del w:id="1457" w:author="Ellipsis" w:date="2014-06-09T15:40:00Z">
            <w:r w:rsidRPr="00286E7F">
              <w:rPr>
                <w:rPrChange w:id="1458" w:author="MelakaA" w:date="2014-06-09T15:29:00Z">
                  <w:rPr>
                    <w:rStyle w:val="Hyperlink"/>
                    <w:noProof/>
                  </w:rPr>
                </w:rPrChange>
              </w:rPr>
              <w:delText>3.11.1 Select if calculator is allowed on exam upon creation</w:delText>
            </w:r>
            <w:r w:rsidR="00AA5BB9" w:rsidDel="00393FD8">
              <w:rPr>
                <w:noProof/>
                <w:webHidden/>
              </w:rPr>
              <w:tab/>
              <w:delText>168</w:delText>
            </w:r>
          </w:del>
        </w:p>
        <w:p w14:paraId="079D005B" w14:textId="77777777" w:rsidR="00AA5BB9" w:rsidDel="00393FD8" w:rsidRDefault="00286E7F">
          <w:pPr>
            <w:pStyle w:val="TOC3"/>
            <w:tabs>
              <w:tab w:val="right" w:leader="dot" w:pos="9350"/>
            </w:tabs>
            <w:rPr>
              <w:del w:id="1459" w:author="Ellipsis" w:date="2014-06-09T15:40:00Z"/>
              <w:rFonts w:eastAsiaTheme="minorEastAsia"/>
              <w:noProof/>
            </w:rPr>
          </w:pPr>
          <w:del w:id="1460" w:author="Ellipsis" w:date="2014-06-09T15:40:00Z">
            <w:r w:rsidRPr="00286E7F">
              <w:rPr>
                <w:rPrChange w:id="1461" w:author="MelakaA" w:date="2014-06-09T15:29:00Z">
                  <w:rPr>
                    <w:rStyle w:val="Hyperlink"/>
                    <w:noProof/>
                  </w:rPr>
                </w:rPrChange>
              </w:rPr>
              <w:delText>3.11.2 Select Exam Type</w:delText>
            </w:r>
            <w:r w:rsidR="00AA5BB9" w:rsidDel="00393FD8">
              <w:rPr>
                <w:noProof/>
                <w:webHidden/>
              </w:rPr>
              <w:tab/>
              <w:delText>170</w:delText>
            </w:r>
          </w:del>
        </w:p>
        <w:p w14:paraId="2D2348E6" w14:textId="77777777" w:rsidR="00AA5BB9" w:rsidDel="00393FD8" w:rsidRDefault="00286E7F">
          <w:pPr>
            <w:pStyle w:val="TOC3"/>
            <w:tabs>
              <w:tab w:val="right" w:leader="dot" w:pos="9350"/>
            </w:tabs>
            <w:rPr>
              <w:del w:id="1462" w:author="Ellipsis" w:date="2014-06-09T15:40:00Z"/>
              <w:rFonts w:eastAsiaTheme="minorEastAsia"/>
              <w:noProof/>
            </w:rPr>
          </w:pPr>
          <w:del w:id="1463" w:author="Ellipsis" w:date="2014-06-09T15:40:00Z">
            <w:r w:rsidRPr="00286E7F">
              <w:rPr>
                <w:rPrChange w:id="1464" w:author="MelakaA" w:date="2014-06-09T15:29:00Z">
                  <w:rPr>
                    <w:rStyle w:val="Hyperlink"/>
                    <w:noProof/>
                  </w:rPr>
                </w:rPrChange>
              </w:rPr>
              <w:delText>3.11.3 Contact Us</w:delText>
            </w:r>
            <w:r w:rsidR="00AA5BB9" w:rsidDel="00393FD8">
              <w:rPr>
                <w:noProof/>
                <w:webHidden/>
              </w:rPr>
              <w:tab/>
              <w:delText>172</w:delText>
            </w:r>
          </w:del>
        </w:p>
        <w:p w14:paraId="3DB06EFB" w14:textId="77777777" w:rsidR="00AA5BB9" w:rsidDel="00393FD8" w:rsidRDefault="00286E7F">
          <w:pPr>
            <w:pStyle w:val="TOC3"/>
            <w:tabs>
              <w:tab w:val="right" w:leader="dot" w:pos="9350"/>
            </w:tabs>
            <w:rPr>
              <w:del w:id="1465" w:author="Ellipsis" w:date="2014-06-09T15:40:00Z"/>
              <w:rFonts w:eastAsiaTheme="minorEastAsia"/>
              <w:noProof/>
            </w:rPr>
          </w:pPr>
          <w:del w:id="1466" w:author="Ellipsis" w:date="2014-06-09T15:40:00Z">
            <w:r w:rsidRPr="00286E7F">
              <w:rPr>
                <w:rPrChange w:id="1467" w:author="MelakaA" w:date="2014-06-09T15:29:00Z">
                  <w:rPr>
                    <w:rStyle w:val="Hyperlink"/>
                    <w:noProof/>
                  </w:rPr>
                </w:rPrChange>
              </w:rPr>
              <w:delText>3.11.4 Students Status</w:delText>
            </w:r>
            <w:r w:rsidR="00AA5BB9" w:rsidDel="00393FD8">
              <w:rPr>
                <w:noProof/>
                <w:webHidden/>
              </w:rPr>
              <w:tab/>
              <w:delText>174</w:delText>
            </w:r>
          </w:del>
        </w:p>
        <w:p w14:paraId="349E5B57" w14:textId="77777777" w:rsidR="00AA5BB9" w:rsidDel="00393FD8" w:rsidRDefault="00286E7F">
          <w:pPr>
            <w:pStyle w:val="TOC3"/>
            <w:tabs>
              <w:tab w:val="right" w:leader="dot" w:pos="9350"/>
            </w:tabs>
            <w:rPr>
              <w:del w:id="1468" w:author="Ellipsis" w:date="2014-06-09T15:40:00Z"/>
              <w:rFonts w:eastAsiaTheme="minorEastAsia"/>
              <w:noProof/>
            </w:rPr>
          </w:pPr>
          <w:del w:id="1469" w:author="Ellipsis" w:date="2014-06-09T15:40:00Z">
            <w:r w:rsidRPr="00286E7F">
              <w:rPr>
                <w:rPrChange w:id="1470" w:author="MelakaA" w:date="2014-06-09T15:29:00Z">
                  <w:rPr>
                    <w:rStyle w:val="Hyperlink"/>
                    <w:noProof/>
                  </w:rPr>
                </w:rPrChange>
              </w:rPr>
              <w:delText>3.11.5 Create Student</w:delText>
            </w:r>
            <w:r w:rsidR="00AA5BB9" w:rsidDel="00393FD8">
              <w:rPr>
                <w:noProof/>
                <w:webHidden/>
              </w:rPr>
              <w:tab/>
              <w:delText>176</w:delText>
            </w:r>
          </w:del>
        </w:p>
        <w:p w14:paraId="3A22EF60" w14:textId="77777777" w:rsidR="00AA5BB9" w:rsidDel="00393FD8" w:rsidRDefault="00286E7F">
          <w:pPr>
            <w:pStyle w:val="TOC3"/>
            <w:tabs>
              <w:tab w:val="right" w:leader="dot" w:pos="9350"/>
            </w:tabs>
            <w:rPr>
              <w:del w:id="1471" w:author="Ellipsis" w:date="2014-06-09T15:40:00Z"/>
              <w:rFonts w:eastAsiaTheme="minorEastAsia"/>
              <w:noProof/>
            </w:rPr>
          </w:pPr>
          <w:del w:id="1472" w:author="Ellipsis" w:date="2014-06-09T15:40:00Z">
            <w:r w:rsidRPr="00286E7F">
              <w:rPr>
                <w:rPrChange w:id="1473" w:author="MelakaA" w:date="2014-06-09T15:29:00Z">
                  <w:rPr>
                    <w:rStyle w:val="Hyperlink"/>
                    <w:noProof/>
                  </w:rPr>
                </w:rPrChange>
              </w:rPr>
              <w:delText>3.11.6 Add Notes when creating Student</w:delText>
            </w:r>
            <w:r w:rsidR="00AA5BB9" w:rsidDel="00393FD8">
              <w:rPr>
                <w:noProof/>
                <w:webHidden/>
              </w:rPr>
              <w:tab/>
              <w:delText>178</w:delText>
            </w:r>
          </w:del>
        </w:p>
        <w:p w14:paraId="6945F663" w14:textId="77777777" w:rsidR="00AA5BB9" w:rsidDel="00393FD8" w:rsidRDefault="00286E7F">
          <w:pPr>
            <w:pStyle w:val="TOC3"/>
            <w:tabs>
              <w:tab w:val="right" w:leader="dot" w:pos="9350"/>
            </w:tabs>
            <w:rPr>
              <w:del w:id="1474" w:author="Ellipsis" w:date="2014-06-09T15:40:00Z"/>
              <w:rFonts w:eastAsiaTheme="minorEastAsia"/>
              <w:noProof/>
            </w:rPr>
          </w:pPr>
          <w:del w:id="1475" w:author="Ellipsis" w:date="2014-06-09T15:40:00Z">
            <w:r w:rsidRPr="00286E7F">
              <w:rPr>
                <w:rPrChange w:id="1476" w:author="MelakaA" w:date="2014-06-09T15:29:00Z">
                  <w:rPr>
                    <w:rStyle w:val="Hyperlink"/>
                    <w:noProof/>
                  </w:rPr>
                </w:rPrChange>
              </w:rPr>
              <w:delText>3.11.7 Edit Student Profile</w:delText>
            </w:r>
            <w:r w:rsidR="00AA5BB9" w:rsidDel="00393FD8">
              <w:rPr>
                <w:noProof/>
                <w:webHidden/>
              </w:rPr>
              <w:tab/>
              <w:delText>180</w:delText>
            </w:r>
          </w:del>
        </w:p>
        <w:p w14:paraId="3C0A1CDD" w14:textId="77777777" w:rsidR="00AA5BB9" w:rsidDel="00393FD8" w:rsidRDefault="00286E7F">
          <w:pPr>
            <w:pStyle w:val="TOC3"/>
            <w:tabs>
              <w:tab w:val="right" w:leader="dot" w:pos="9350"/>
            </w:tabs>
            <w:rPr>
              <w:del w:id="1477" w:author="Ellipsis" w:date="2014-06-09T15:40:00Z"/>
              <w:rFonts w:eastAsiaTheme="minorEastAsia"/>
              <w:noProof/>
            </w:rPr>
          </w:pPr>
          <w:del w:id="1478" w:author="Ellipsis" w:date="2014-06-09T15:40:00Z">
            <w:r w:rsidRPr="00286E7F">
              <w:rPr>
                <w:rPrChange w:id="1479" w:author="MelakaA" w:date="2014-06-09T15:29:00Z">
                  <w:rPr>
                    <w:rStyle w:val="Hyperlink"/>
                    <w:noProof/>
                  </w:rPr>
                </w:rPrChange>
              </w:rPr>
              <w:delText>3.11.8 View Unanswered Questions</w:delText>
            </w:r>
            <w:r w:rsidR="00AA5BB9" w:rsidDel="00393FD8">
              <w:rPr>
                <w:noProof/>
                <w:webHidden/>
              </w:rPr>
              <w:tab/>
              <w:delText>181</w:delText>
            </w:r>
          </w:del>
        </w:p>
        <w:p w14:paraId="6B022F83" w14:textId="77777777" w:rsidR="00AA5BB9" w:rsidDel="00393FD8" w:rsidRDefault="00286E7F">
          <w:pPr>
            <w:pStyle w:val="TOC3"/>
            <w:tabs>
              <w:tab w:val="right" w:leader="dot" w:pos="9350"/>
            </w:tabs>
            <w:rPr>
              <w:del w:id="1480" w:author="Ellipsis" w:date="2014-06-09T15:40:00Z"/>
              <w:rFonts w:eastAsiaTheme="minorEastAsia"/>
              <w:noProof/>
            </w:rPr>
          </w:pPr>
          <w:del w:id="1481" w:author="Ellipsis" w:date="2014-06-09T15:40:00Z">
            <w:r w:rsidRPr="00286E7F">
              <w:rPr>
                <w:rPrChange w:id="1482" w:author="MelakaA" w:date="2014-06-09T15:29:00Z">
                  <w:rPr>
                    <w:rStyle w:val="Hyperlink"/>
                    <w:noProof/>
                  </w:rPr>
                </w:rPrChange>
              </w:rPr>
              <w:delText>3.11.9 Exam Instructions</w:delText>
            </w:r>
            <w:r w:rsidR="00AA5BB9" w:rsidDel="00393FD8">
              <w:rPr>
                <w:noProof/>
                <w:webHidden/>
              </w:rPr>
              <w:tab/>
              <w:delText>184</w:delText>
            </w:r>
          </w:del>
        </w:p>
        <w:p w14:paraId="4DE59DA4" w14:textId="77777777" w:rsidR="00AA5BB9" w:rsidDel="00393FD8" w:rsidRDefault="00286E7F">
          <w:pPr>
            <w:pStyle w:val="TOC3"/>
            <w:tabs>
              <w:tab w:val="right" w:leader="dot" w:pos="9350"/>
            </w:tabs>
            <w:rPr>
              <w:del w:id="1483" w:author="Ellipsis" w:date="2014-06-09T15:40:00Z"/>
              <w:rFonts w:eastAsiaTheme="minorEastAsia"/>
              <w:noProof/>
            </w:rPr>
          </w:pPr>
          <w:del w:id="1484" w:author="Ellipsis" w:date="2014-06-09T15:40:00Z">
            <w:r w:rsidRPr="00286E7F">
              <w:rPr>
                <w:rPrChange w:id="1485" w:author="MelakaA" w:date="2014-06-09T15:29:00Z">
                  <w:rPr>
                    <w:rStyle w:val="Hyperlink"/>
                    <w:noProof/>
                  </w:rPr>
                </w:rPrChange>
              </w:rPr>
              <w:delText>3.11.10 Go to Question</w:delText>
            </w:r>
            <w:r w:rsidR="00AA5BB9" w:rsidDel="00393FD8">
              <w:rPr>
                <w:noProof/>
                <w:webHidden/>
              </w:rPr>
              <w:tab/>
              <w:delText>185</w:delText>
            </w:r>
          </w:del>
        </w:p>
        <w:p w14:paraId="7CDD6987" w14:textId="77777777" w:rsidR="00AA5BB9" w:rsidDel="00393FD8" w:rsidRDefault="00286E7F">
          <w:pPr>
            <w:pStyle w:val="TOC3"/>
            <w:tabs>
              <w:tab w:val="right" w:leader="dot" w:pos="9350"/>
            </w:tabs>
            <w:rPr>
              <w:del w:id="1486" w:author="Ellipsis" w:date="2014-06-09T15:40:00Z"/>
              <w:rFonts w:eastAsiaTheme="minorEastAsia"/>
              <w:noProof/>
            </w:rPr>
          </w:pPr>
          <w:del w:id="1487" w:author="Ellipsis" w:date="2014-06-09T15:40:00Z">
            <w:r w:rsidRPr="00286E7F">
              <w:rPr>
                <w:rPrChange w:id="1488" w:author="MelakaA" w:date="2014-06-09T15:29:00Z">
                  <w:rPr>
                    <w:rStyle w:val="Hyperlink"/>
                    <w:noProof/>
                  </w:rPr>
                </w:rPrChange>
              </w:rPr>
              <w:delText>3.11.11 Tables &amp; Formulae</w:delText>
            </w:r>
            <w:r w:rsidR="00AA5BB9" w:rsidDel="00393FD8">
              <w:rPr>
                <w:noProof/>
                <w:webHidden/>
              </w:rPr>
              <w:tab/>
              <w:delText>187</w:delText>
            </w:r>
          </w:del>
        </w:p>
        <w:p w14:paraId="55264EC9" w14:textId="77777777" w:rsidR="00AA5BB9" w:rsidDel="00393FD8" w:rsidRDefault="00286E7F">
          <w:pPr>
            <w:pStyle w:val="TOC3"/>
            <w:tabs>
              <w:tab w:val="right" w:leader="dot" w:pos="9350"/>
            </w:tabs>
            <w:rPr>
              <w:del w:id="1489" w:author="Ellipsis" w:date="2014-06-09T15:40:00Z"/>
              <w:rFonts w:eastAsiaTheme="minorEastAsia"/>
              <w:noProof/>
            </w:rPr>
          </w:pPr>
          <w:del w:id="1490" w:author="Ellipsis" w:date="2014-06-09T15:40:00Z">
            <w:r w:rsidRPr="00286E7F">
              <w:rPr>
                <w:rPrChange w:id="1491" w:author="MelakaA" w:date="2014-06-09T15:29:00Z">
                  <w:rPr>
                    <w:rStyle w:val="Hyperlink"/>
                    <w:noProof/>
                  </w:rPr>
                </w:rPrChange>
              </w:rPr>
              <w:delText>3.11.12 Upload Single Answer Questions</w:delText>
            </w:r>
            <w:r w:rsidR="00AA5BB9" w:rsidDel="00393FD8">
              <w:rPr>
                <w:noProof/>
                <w:webHidden/>
              </w:rPr>
              <w:tab/>
              <w:delText>188</w:delText>
            </w:r>
          </w:del>
        </w:p>
        <w:p w14:paraId="39A960D8" w14:textId="77777777" w:rsidR="00AA5BB9" w:rsidDel="00393FD8" w:rsidRDefault="00286E7F">
          <w:pPr>
            <w:pStyle w:val="TOC3"/>
            <w:tabs>
              <w:tab w:val="right" w:leader="dot" w:pos="9350"/>
            </w:tabs>
            <w:rPr>
              <w:del w:id="1492" w:author="Ellipsis" w:date="2014-06-09T15:40:00Z"/>
              <w:rFonts w:eastAsiaTheme="minorEastAsia"/>
              <w:noProof/>
            </w:rPr>
          </w:pPr>
          <w:del w:id="1493" w:author="Ellipsis" w:date="2014-06-09T15:40:00Z">
            <w:r w:rsidRPr="00286E7F">
              <w:rPr>
                <w:rPrChange w:id="1494" w:author="MelakaA" w:date="2014-06-09T15:29:00Z">
                  <w:rPr>
                    <w:rStyle w:val="Hyperlink"/>
                    <w:noProof/>
                  </w:rPr>
                </w:rPrChange>
              </w:rPr>
              <w:delText>3.11.13 Upload Multiple Answer Questions</w:delText>
            </w:r>
            <w:r w:rsidR="00AA5BB9" w:rsidDel="00393FD8">
              <w:rPr>
                <w:noProof/>
                <w:webHidden/>
              </w:rPr>
              <w:tab/>
              <w:delText>189</w:delText>
            </w:r>
          </w:del>
        </w:p>
        <w:p w14:paraId="31F5008F" w14:textId="77777777" w:rsidR="00AA5BB9" w:rsidDel="00393FD8" w:rsidRDefault="00286E7F">
          <w:pPr>
            <w:pStyle w:val="TOC3"/>
            <w:tabs>
              <w:tab w:val="right" w:leader="dot" w:pos="9350"/>
            </w:tabs>
            <w:rPr>
              <w:del w:id="1495" w:author="Ellipsis" w:date="2014-06-09T15:40:00Z"/>
              <w:rFonts w:eastAsiaTheme="minorEastAsia"/>
              <w:noProof/>
            </w:rPr>
          </w:pPr>
          <w:del w:id="1496" w:author="Ellipsis" w:date="2014-06-09T15:40:00Z">
            <w:r w:rsidRPr="00286E7F">
              <w:rPr>
                <w:rPrChange w:id="1497" w:author="MelakaA" w:date="2014-06-09T15:29:00Z">
                  <w:rPr>
                    <w:rStyle w:val="Hyperlink"/>
                    <w:noProof/>
                  </w:rPr>
                </w:rPrChange>
              </w:rPr>
              <w:delText>3.11.14 Upload Short Written Answer Questions</w:delText>
            </w:r>
            <w:r w:rsidR="00AA5BB9" w:rsidDel="00393FD8">
              <w:rPr>
                <w:noProof/>
                <w:webHidden/>
              </w:rPr>
              <w:tab/>
              <w:delText>190</w:delText>
            </w:r>
          </w:del>
        </w:p>
        <w:p w14:paraId="1F23295F" w14:textId="77777777" w:rsidR="00AA5BB9" w:rsidDel="00393FD8" w:rsidRDefault="00286E7F">
          <w:pPr>
            <w:pStyle w:val="TOC3"/>
            <w:tabs>
              <w:tab w:val="right" w:leader="dot" w:pos="9350"/>
            </w:tabs>
            <w:rPr>
              <w:del w:id="1498" w:author="Ellipsis" w:date="2014-06-09T15:40:00Z"/>
              <w:rFonts w:eastAsiaTheme="minorEastAsia"/>
              <w:noProof/>
            </w:rPr>
          </w:pPr>
          <w:del w:id="1499" w:author="Ellipsis" w:date="2014-06-09T15:40:00Z">
            <w:r w:rsidRPr="00286E7F">
              <w:rPr>
                <w:rPrChange w:id="1500" w:author="MelakaA" w:date="2014-06-09T15:29:00Z">
                  <w:rPr>
                    <w:rStyle w:val="Hyperlink"/>
                    <w:noProof/>
                  </w:rPr>
                </w:rPrChange>
              </w:rPr>
              <w:delText>3.11.15 Upload Multiple Choice Answer Questions</w:delText>
            </w:r>
            <w:r w:rsidR="00AA5BB9" w:rsidDel="00393FD8">
              <w:rPr>
                <w:noProof/>
                <w:webHidden/>
              </w:rPr>
              <w:tab/>
              <w:delText>191</w:delText>
            </w:r>
          </w:del>
        </w:p>
        <w:p w14:paraId="22F6D690" w14:textId="77777777" w:rsidR="00AA5BB9" w:rsidDel="00393FD8" w:rsidRDefault="00286E7F">
          <w:pPr>
            <w:pStyle w:val="TOC3"/>
            <w:tabs>
              <w:tab w:val="right" w:leader="dot" w:pos="9350"/>
            </w:tabs>
            <w:rPr>
              <w:del w:id="1501" w:author="Ellipsis" w:date="2014-06-09T15:40:00Z"/>
              <w:rFonts w:eastAsiaTheme="minorEastAsia"/>
              <w:noProof/>
            </w:rPr>
          </w:pPr>
          <w:del w:id="1502" w:author="Ellipsis" w:date="2014-06-09T15:40:00Z">
            <w:r w:rsidRPr="00286E7F">
              <w:rPr>
                <w:rPrChange w:id="1503" w:author="MelakaA" w:date="2014-06-09T15:29:00Z">
                  <w:rPr>
                    <w:rStyle w:val="Hyperlink"/>
                    <w:noProof/>
                  </w:rPr>
                </w:rPrChange>
              </w:rPr>
              <w:delText>3.11.16 View Available Exams</w:delText>
            </w:r>
            <w:r w:rsidR="00AA5BB9" w:rsidDel="00393FD8">
              <w:rPr>
                <w:noProof/>
                <w:webHidden/>
              </w:rPr>
              <w:tab/>
              <w:delText>192</w:delText>
            </w:r>
          </w:del>
        </w:p>
        <w:p w14:paraId="72921CDD" w14:textId="77777777" w:rsidR="00AA5BB9" w:rsidDel="00393FD8" w:rsidRDefault="00286E7F">
          <w:pPr>
            <w:pStyle w:val="TOC3"/>
            <w:tabs>
              <w:tab w:val="right" w:leader="dot" w:pos="9350"/>
            </w:tabs>
            <w:rPr>
              <w:del w:id="1504" w:author="Ellipsis" w:date="2014-06-09T15:40:00Z"/>
              <w:rFonts w:eastAsiaTheme="minorEastAsia"/>
              <w:noProof/>
            </w:rPr>
          </w:pPr>
          <w:del w:id="1505" w:author="Ellipsis" w:date="2014-06-09T15:40:00Z">
            <w:r w:rsidRPr="00286E7F">
              <w:rPr>
                <w:rPrChange w:id="1506" w:author="MelakaA" w:date="2014-06-09T15:29:00Z">
                  <w:rPr>
                    <w:rStyle w:val="Hyperlink"/>
                    <w:noProof/>
                  </w:rPr>
                </w:rPrChange>
              </w:rPr>
              <w:delText>3.11.17 View Sample papers</w:delText>
            </w:r>
            <w:r w:rsidR="00AA5BB9" w:rsidDel="00393FD8">
              <w:rPr>
                <w:noProof/>
                <w:webHidden/>
              </w:rPr>
              <w:tab/>
              <w:delText>193</w:delText>
            </w:r>
          </w:del>
        </w:p>
        <w:p w14:paraId="6A6A4038" w14:textId="77777777" w:rsidR="00AA5BB9" w:rsidDel="00393FD8" w:rsidRDefault="00286E7F">
          <w:pPr>
            <w:pStyle w:val="TOC3"/>
            <w:tabs>
              <w:tab w:val="right" w:leader="dot" w:pos="9350"/>
            </w:tabs>
            <w:rPr>
              <w:del w:id="1507" w:author="Ellipsis" w:date="2014-06-09T15:40:00Z"/>
              <w:rFonts w:eastAsiaTheme="minorEastAsia"/>
              <w:noProof/>
            </w:rPr>
          </w:pPr>
          <w:del w:id="1508" w:author="Ellipsis" w:date="2014-06-09T15:40:00Z">
            <w:r w:rsidRPr="00286E7F">
              <w:rPr>
                <w:rPrChange w:id="1509" w:author="MelakaA" w:date="2014-06-09T15:29:00Z">
                  <w:rPr>
                    <w:rStyle w:val="Hyperlink"/>
                    <w:noProof/>
                  </w:rPr>
                </w:rPrChange>
              </w:rPr>
              <w:delText>3.11.18 Exclude Question from the Dynamically Generated Exam</w:delText>
            </w:r>
            <w:r w:rsidR="00AA5BB9" w:rsidDel="00393FD8">
              <w:rPr>
                <w:noProof/>
                <w:webHidden/>
              </w:rPr>
              <w:tab/>
              <w:delText>195</w:delText>
            </w:r>
          </w:del>
        </w:p>
        <w:p w14:paraId="092EA0F4" w14:textId="77777777" w:rsidR="00AA5BB9" w:rsidDel="00393FD8" w:rsidRDefault="00286E7F">
          <w:pPr>
            <w:pStyle w:val="TOC3"/>
            <w:tabs>
              <w:tab w:val="right" w:leader="dot" w:pos="9350"/>
            </w:tabs>
            <w:rPr>
              <w:del w:id="1510" w:author="Ellipsis" w:date="2014-06-09T15:40:00Z"/>
              <w:rFonts w:eastAsiaTheme="minorEastAsia"/>
              <w:noProof/>
            </w:rPr>
          </w:pPr>
          <w:del w:id="1511" w:author="Ellipsis" w:date="2014-06-09T15:40:00Z">
            <w:r w:rsidRPr="00286E7F">
              <w:rPr>
                <w:rPrChange w:id="1512" w:author="MelakaA" w:date="2014-06-09T15:29:00Z">
                  <w:rPr>
                    <w:rStyle w:val="Hyperlink"/>
                    <w:noProof/>
                  </w:rPr>
                </w:rPrChange>
              </w:rPr>
              <w:delText>3.11.19 Show Exams Taken In Student Profile</w:delText>
            </w:r>
            <w:r w:rsidR="00AA5BB9" w:rsidDel="00393FD8">
              <w:rPr>
                <w:noProof/>
                <w:webHidden/>
              </w:rPr>
              <w:tab/>
              <w:delText>197</w:delText>
            </w:r>
          </w:del>
        </w:p>
        <w:p w14:paraId="5CE166BD" w14:textId="77777777" w:rsidR="00AA5BB9" w:rsidDel="00393FD8" w:rsidRDefault="00286E7F">
          <w:pPr>
            <w:pStyle w:val="TOC3"/>
            <w:tabs>
              <w:tab w:val="right" w:leader="dot" w:pos="9350"/>
            </w:tabs>
            <w:rPr>
              <w:del w:id="1513" w:author="Ellipsis" w:date="2014-06-09T15:40:00Z"/>
              <w:rFonts w:eastAsiaTheme="minorEastAsia"/>
              <w:noProof/>
            </w:rPr>
          </w:pPr>
          <w:del w:id="1514" w:author="Ellipsis" w:date="2014-06-09T15:40:00Z">
            <w:r w:rsidRPr="00286E7F">
              <w:rPr>
                <w:rPrChange w:id="1515" w:author="MelakaA" w:date="2014-06-09T15:29:00Z">
                  <w:rPr>
                    <w:rStyle w:val="Hyperlink"/>
                    <w:noProof/>
                  </w:rPr>
                </w:rPrChange>
              </w:rPr>
              <w:delText>3.11.20 Show Exam Details in Student Profile</w:delText>
            </w:r>
            <w:r w:rsidR="00AA5BB9" w:rsidDel="00393FD8">
              <w:rPr>
                <w:noProof/>
                <w:webHidden/>
              </w:rPr>
              <w:tab/>
              <w:delText>198</w:delText>
            </w:r>
          </w:del>
        </w:p>
        <w:p w14:paraId="4E2F400B" w14:textId="77777777" w:rsidR="00AA5BB9" w:rsidDel="00393FD8" w:rsidRDefault="00286E7F">
          <w:pPr>
            <w:pStyle w:val="TOC3"/>
            <w:tabs>
              <w:tab w:val="right" w:leader="dot" w:pos="9350"/>
            </w:tabs>
            <w:rPr>
              <w:del w:id="1516" w:author="Ellipsis" w:date="2014-06-09T15:40:00Z"/>
              <w:rFonts w:eastAsiaTheme="minorEastAsia"/>
              <w:noProof/>
            </w:rPr>
          </w:pPr>
          <w:del w:id="1517" w:author="Ellipsis" w:date="2014-06-09T15:40:00Z">
            <w:r w:rsidRPr="00286E7F">
              <w:rPr>
                <w:rPrChange w:id="1518" w:author="MelakaA" w:date="2014-06-09T15:29:00Z">
                  <w:rPr>
                    <w:rStyle w:val="Hyperlink"/>
                    <w:noProof/>
                  </w:rPr>
                </w:rPrChange>
              </w:rPr>
              <w:delText>3.11.21 Activity Log</w:delText>
            </w:r>
            <w:r w:rsidR="00AA5BB9" w:rsidDel="00393FD8">
              <w:rPr>
                <w:noProof/>
                <w:webHidden/>
              </w:rPr>
              <w:tab/>
              <w:delText>199</w:delText>
            </w:r>
          </w:del>
        </w:p>
        <w:p w14:paraId="05B8C89B" w14:textId="77777777" w:rsidR="00AA5BB9" w:rsidDel="00393FD8" w:rsidRDefault="00286E7F">
          <w:pPr>
            <w:pStyle w:val="TOC3"/>
            <w:tabs>
              <w:tab w:val="right" w:leader="dot" w:pos="9350"/>
            </w:tabs>
            <w:rPr>
              <w:del w:id="1519" w:author="Ellipsis" w:date="2014-06-09T15:40:00Z"/>
              <w:rFonts w:eastAsiaTheme="minorEastAsia"/>
              <w:noProof/>
            </w:rPr>
          </w:pPr>
          <w:del w:id="1520" w:author="Ellipsis" w:date="2014-06-09T15:40:00Z">
            <w:r w:rsidRPr="00286E7F">
              <w:rPr>
                <w:rPrChange w:id="1521" w:author="MelakaA" w:date="2014-06-09T15:29:00Z">
                  <w:rPr>
                    <w:rStyle w:val="Hyperlink"/>
                    <w:noProof/>
                  </w:rPr>
                </w:rPrChange>
              </w:rPr>
              <w:delText>3.11.22 Google Analytics</w:delText>
            </w:r>
            <w:r w:rsidR="00AA5BB9" w:rsidDel="00393FD8">
              <w:rPr>
                <w:noProof/>
                <w:webHidden/>
              </w:rPr>
              <w:tab/>
              <w:delText>199</w:delText>
            </w:r>
          </w:del>
        </w:p>
        <w:p w14:paraId="1CF49749" w14:textId="77777777" w:rsidR="00AA5BB9" w:rsidDel="00393FD8" w:rsidRDefault="00286E7F">
          <w:pPr>
            <w:pStyle w:val="TOC3"/>
            <w:tabs>
              <w:tab w:val="right" w:leader="dot" w:pos="9350"/>
            </w:tabs>
            <w:rPr>
              <w:del w:id="1522" w:author="Ellipsis" w:date="2014-06-09T15:40:00Z"/>
              <w:rFonts w:eastAsiaTheme="minorEastAsia"/>
              <w:noProof/>
            </w:rPr>
          </w:pPr>
          <w:del w:id="1523" w:author="Ellipsis" w:date="2014-06-09T15:40:00Z">
            <w:r w:rsidRPr="00286E7F">
              <w:rPr>
                <w:rPrChange w:id="1524" w:author="MelakaA" w:date="2014-06-09T15:29:00Z">
                  <w:rPr>
                    <w:rStyle w:val="Hyperlink"/>
                    <w:noProof/>
                  </w:rPr>
                </w:rPrChange>
              </w:rPr>
              <w:delText>3.11.23 Add Markfor question</w:delText>
            </w:r>
            <w:r w:rsidR="00AA5BB9" w:rsidDel="00393FD8">
              <w:rPr>
                <w:noProof/>
                <w:webHidden/>
              </w:rPr>
              <w:tab/>
              <w:delText>201</w:delText>
            </w:r>
          </w:del>
        </w:p>
        <w:p w14:paraId="6E5C8F1A" w14:textId="77777777" w:rsidR="00AA5BB9" w:rsidDel="00393FD8" w:rsidRDefault="00286E7F">
          <w:pPr>
            <w:pStyle w:val="TOC3"/>
            <w:tabs>
              <w:tab w:val="right" w:leader="dot" w:pos="9350"/>
            </w:tabs>
            <w:rPr>
              <w:del w:id="1525" w:author="Ellipsis" w:date="2014-06-09T15:40:00Z"/>
              <w:rFonts w:eastAsiaTheme="minorEastAsia"/>
              <w:noProof/>
            </w:rPr>
          </w:pPr>
          <w:del w:id="1526" w:author="Ellipsis" w:date="2014-06-09T15:40:00Z">
            <w:r w:rsidRPr="00286E7F">
              <w:rPr>
                <w:rPrChange w:id="1527" w:author="MelakaA" w:date="2014-06-09T15:29:00Z">
                  <w:rPr>
                    <w:rStyle w:val="Hyperlink"/>
                    <w:noProof/>
                  </w:rPr>
                </w:rPrChange>
              </w:rPr>
              <w:delText>3.11.24 Add sitting of student upon creation</w:delText>
            </w:r>
            <w:r w:rsidR="00AA5BB9" w:rsidDel="00393FD8">
              <w:rPr>
                <w:noProof/>
                <w:webHidden/>
              </w:rPr>
              <w:tab/>
              <w:delText>203</w:delText>
            </w:r>
          </w:del>
        </w:p>
        <w:p w14:paraId="6FEAD280" w14:textId="77777777" w:rsidR="00AA5BB9" w:rsidDel="00393FD8" w:rsidRDefault="00286E7F">
          <w:pPr>
            <w:pStyle w:val="TOC3"/>
            <w:tabs>
              <w:tab w:val="right" w:leader="dot" w:pos="9350"/>
            </w:tabs>
            <w:rPr>
              <w:del w:id="1528" w:author="Ellipsis" w:date="2014-06-09T15:40:00Z"/>
              <w:rFonts w:eastAsiaTheme="minorEastAsia"/>
              <w:noProof/>
            </w:rPr>
          </w:pPr>
          <w:del w:id="1529" w:author="Ellipsis" w:date="2014-06-09T15:40:00Z">
            <w:r w:rsidRPr="00286E7F">
              <w:rPr>
                <w:rPrChange w:id="1530" w:author="MelakaA" w:date="2014-06-09T15:29:00Z">
                  <w:rPr>
                    <w:rStyle w:val="Hyperlink"/>
                    <w:noProof/>
                  </w:rPr>
                </w:rPrChange>
              </w:rPr>
              <w:delText>3.11.25 View Available Exams (Admin)</w:delText>
            </w:r>
            <w:r w:rsidR="00AA5BB9" w:rsidDel="00393FD8">
              <w:rPr>
                <w:noProof/>
                <w:webHidden/>
              </w:rPr>
              <w:tab/>
              <w:delText>205</w:delText>
            </w:r>
          </w:del>
        </w:p>
        <w:p w14:paraId="1E9A74A9" w14:textId="77777777" w:rsidR="00AA5BB9" w:rsidDel="00393FD8" w:rsidRDefault="00286E7F">
          <w:pPr>
            <w:pStyle w:val="TOC3"/>
            <w:tabs>
              <w:tab w:val="right" w:leader="dot" w:pos="9350"/>
            </w:tabs>
            <w:rPr>
              <w:del w:id="1531" w:author="Ellipsis" w:date="2014-06-09T15:40:00Z"/>
              <w:rFonts w:eastAsiaTheme="minorEastAsia"/>
              <w:noProof/>
            </w:rPr>
          </w:pPr>
          <w:del w:id="1532" w:author="Ellipsis" w:date="2014-06-09T15:40:00Z">
            <w:r w:rsidRPr="00286E7F">
              <w:rPr>
                <w:rPrChange w:id="1533" w:author="MelakaA" w:date="2014-06-09T15:29:00Z">
                  <w:rPr>
                    <w:rStyle w:val="Hyperlink"/>
                    <w:noProof/>
                  </w:rPr>
                </w:rPrChange>
              </w:rPr>
              <w:delText>3.11.26 View Question Number</w:delText>
            </w:r>
            <w:r w:rsidR="00AA5BB9" w:rsidDel="00393FD8">
              <w:rPr>
                <w:noProof/>
                <w:webHidden/>
              </w:rPr>
              <w:tab/>
              <w:delText>207</w:delText>
            </w:r>
          </w:del>
        </w:p>
        <w:p w14:paraId="267A2A1F" w14:textId="77777777" w:rsidR="00AA5BB9" w:rsidDel="00393FD8" w:rsidRDefault="00286E7F">
          <w:pPr>
            <w:pStyle w:val="TOC3"/>
            <w:tabs>
              <w:tab w:val="right" w:leader="dot" w:pos="9350"/>
            </w:tabs>
            <w:rPr>
              <w:del w:id="1534" w:author="Ellipsis" w:date="2014-06-09T15:40:00Z"/>
              <w:rFonts w:eastAsiaTheme="minorEastAsia"/>
              <w:noProof/>
            </w:rPr>
          </w:pPr>
          <w:del w:id="1535" w:author="Ellipsis" w:date="2014-06-09T15:40:00Z">
            <w:r w:rsidRPr="00286E7F">
              <w:rPr>
                <w:rPrChange w:id="1536" w:author="MelakaA" w:date="2014-06-09T15:29:00Z">
                  <w:rPr>
                    <w:rStyle w:val="Hyperlink"/>
                    <w:noProof/>
                  </w:rPr>
                </w:rPrChange>
              </w:rPr>
              <w:delText>3.11.27 Add Multiple Exams to Lecturer</w:delText>
            </w:r>
            <w:r w:rsidR="00AA5BB9" w:rsidDel="00393FD8">
              <w:rPr>
                <w:noProof/>
                <w:webHidden/>
              </w:rPr>
              <w:tab/>
              <w:delText>209</w:delText>
            </w:r>
          </w:del>
        </w:p>
        <w:p w14:paraId="37AEBFFA" w14:textId="77777777" w:rsidR="00AA5BB9" w:rsidDel="00393FD8" w:rsidRDefault="00286E7F">
          <w:pPr>
            <w:pStyle w:val="TOC3"/>
            <w:tabs>
              <w:tab w:val="right" w:leader="dot" w:pos="9350"/>
            </w:tabs>
            <w:rPr>
              <w:del w:id="1537" w:author="Ellipsis" w:date="2014-06-09T15:40:00Z"/>
              <w:rFonts w:eastAsiaTheme="minorEastAsia"/>
              <w:noProof/>
            </w:rPr>
          </w:pPr>
          <w:del w:id="1538" w:author="Ellipsis" w:date="2014-06-09T15:40:00Z">
            <w:r w:rsidRPr="00286E7F">
              <w:rPr>
                <w:rPrChange w:id="1539" w:author="MelakaA" w:date="2014-06-09T15:29:00Z">
                  <w:rPr>
                    <w:rStyle w:val="Hyperlink"/>
                    <w:noProof/>
                  </w:rPr>
                </w:rPrChange>
              </w:rPr>
              <w:delText>3.11.28Create and Upload News</w:delText>
            </w:r>
            <w:r w:rsidR="00AA5BB9" w:rsidDel="00393FD8">
              <w:rPr>
                <w:noProof/>
                <w:webHidden/>
              </w:rPr>
              <w:tab/>
              <w:delText>211</w:delText>
            </w:r>
          </w:del>
        </w:p>
        <w:p w14:paraId="4607B60F" w14:textId="77777777" w:rsidR="00AA5BB9" w:rsidDel="00393FD8" w:rsidRDefault="00286E7F">
          <w:pPr>
            <w:pStyle w:val="TOC3"/>
            <w:tabs>
              <w:tab w:val="right" w:leader="dot" w:pos="9350"/>
            </w:tabs>
            <w:rPr>
              <w:del w:id="1540" w:author="Ellipsis" w:date="2014-06-09T15:40:00Z"/>
              <w:rFonts w:eastAsiaTheme="minorEastAsia"/>
              <w:noProof/>
            </w:rPr>
          </w:pPr>
          <w:del w:id="1541" w:author="Ellipsis" w:date="2014-06-09T15:40:00Z">
            <w:r w:rsidRPr="00286E7F">
              <w:rPr>
                <w:rPrChange w:id="1542" w:author="MelakaA" w:date="2014-06-09T15:29:00Z">
                  <w:rPr>
                    <w:rStyle w:val="Hyperlink"/>
                    <w:noProof/>
                  </w:rPr>
                </w:rPrChange>
              </w:rPr>
              <w:lastRenderedPageBreak/>
              <w:delText>3.11.29 View Exam Summary with marks</w:delText>
            </w:r>
            <w:r w:rsidR="00AA5BB9" w:rsidDel="00393FD8">
              <w:rPr>
                <w:noProof/>
                <w:webHidden/>
              </w:rPr>
              <w:tab/>
              <w:delText>213</w:delText>
            </w:r>
          </w:del>
        </w:p>
        <w:p w14:paraId="30E027EE" w14:textId="77777777" w:rsidR="00AA5BB9" w:rsidDel="00393FD8" w:rsidRDefault="00286E7F">
          <w:pPr>
            <w:pStyle w:val="TOC3"/>
            <w:tabs>
              <w:tab w:val="right" w:leader="dot" w:pos="9350"/>
            </w:tabs>
            <w:rPr>
              <w:del w:id="1543" w:author="Ellipsis" w:date="2014-06-09T15:40:00Z"/>
              <w:rFonts w:eastAsiaTheme="minorEastAsia"/>
              <w:noProof/>
            </w:rPr>
          </w:pPr>
          <w:del w:id="1544" w:author="Ellipsis" w:date="2014-06-09T15:40:00Z">
            <w:r w:rsidRPr="00286E7F">
              <w:rPr>
                <w:rPrChange w:id="1545" w:author="MelakaA" w:date="2014-06-09T15:29:00Z">
                  <w:rPr>
                    <w:rStyle w:val="Hyperlink"/>
                    <w:noProof/>
                  </w:rPr>
                </w:rPrChange>
              </w:rPr>
              <w:delText>3.11.30 View Registered News</w:delText>
            </w:r>
            <w:r w:rsidR="00AA5BB9" w:rsidDel="00393FD8">
              <w:rPr>
                <w:noProof/>
                <w:webHidden/>
              </w:rPr>
              <w:tab/>
              <w:delText>215</w:delText>
            </w:r>
          </w:del>
        </w:p>
        <w:p w14:paraId="22689E12" w14:textId="77777777" w:rsidR="00AA5BB9" w:rsidDel="00393FD8" w:rsidRDefault="00286E7F">
          <w:pPr>
            <w:pStyle w:val="TOC3"/>
            <w:tabs>
              <w:tab w:val="right" w:leader="dot" w:pos="9350"/>
            </w:tabs>
            <w:rPr>
              <w:del w:id="1546" w:author="Ellipsis" w:date="2014-06-09T15:40:00Z"/>
              <w:rFonts w:eastAsiaTheme="minorEastAsia"/>
              <w:noProof/>
            </w:rPr>
          </w:pPr>
          <w:del w:id="1547" w:author="Ellipsis" w:date="2014-06-09T15:40:00Z">
            <w:r w:rsidRPr="00286E7F">
              <w:rPr>
                <w:rPrChange w:id="1548" w:author="MelakaA" w:date="2014-06-09T15:29:00Z">
                  <w:rPr>
                    <w:rStyle w:val="Hyperlink"/>
                    <w:noProof/>
                  </w:rPr>
                </w:rPrChange>
              </w:rPr>
              <w:delText>3.11.31 Create new News</w:delText>
            </w:r>
            <w:r w:rsidR="00AA5BB9" w:rsidDel="00393FD8">
              <w:rPr>
                <w:noProof/>
                <w:webHidden/>
              </w:rPr>
              <w:tab/>
              <w:delText>216</w:delText>
            </w:r>
          </w:del>
        </w:p>
        <w:p w14:paraId="2284CC64" w14:textId="77777777" w:rsidR="00AA5BB9" w:rsidDel="00393FD8" w:rsidRDefault="00286E7F">
          <w:pPr>
            <w:pStyle w:val="TOC3"/>
            <w:tabs>
              <w:tab w:val="right" w:leader="dot" w:pos="9350"/>
            </w:tabs>
            <w:rPr>
              <w:del w:id="1549" w:author="Ellipsis" w:date="2014-06-09T15:40:00Z"/>
              <w:rFonts w:eastAsiaTheme="minorEastAsia"/>
              <w:noProof/>
            </w:rPr>
          </w:pPr>
          <w:del w:id="1550" w:author="Ellipsis" w:date="2014-06-09T15:40:00Z">
            <w:r w:rsidRPr="00286E7F">
              <w:rPr>
                <w:rPrChange w:id="1551" w:author="MelakaA" w:date="2014-06-09T15:29:00Z">
                  <w:rPr>
                    <w:rStyle w:val="Hyperlink"/>
                    <w:noProof/>
                  </w:rPr>
                </w:rPrChange>
              </w:rPr>
              <w:delText>3.11.32 Edit News</w:delText>
            </w:r>
            <w:r w:rsidR="00AA5BB9" w:rsidDel="00393FD8">
              <w:rPr>
                <w:noProof/>
                <w:webHidden/>
              </w:rPr>
              <w:tab/>
              <w:delText>217</w:delText>
            </w:r>
          </w:del>
        </w:p>
        <w:p w14:paraId="5BA1E67A" w14:textId="77777777" w:rsidR="00AA5BB9" w:rsidDel="00393FD8" w:rsidRDefault="00286E7F">
          <w:pPr>
            <w:pStyle w:val="TOC3"/>
            <w:tabs>
              <w:tab w:val="right" w:leader="dot" w:pos="9350"/>
            </w:tabs>
            <w:rPr>
              <w:del w:id="1552" w:author="Ellipsis" w:date="2014-06-09T15:40:00Z"/>
              <w:rFonts w:eastAsiaTheme="minorEastAsia"/>
              <w:noProof/>
            </w:rPr>
          </w:pPr>
          <w:del w:id="1553" w:author="Ellipsis" w:date="2014-06-09T15:40:00Z">
            <w:r w:rsidRPr="00286E7F">
              <w:rPr>
                <w:rPrChange w:id="1554" w:author="MelakaA" w:date="2014-06-09T15:29:00Z">
                  <w:rPr>
                    <w:rStyle w:val="Hyperlink"/>
                    <w:noProof/>
                  </w:rPr>
                </w:rPrChange>
              </w:rPr>
              <w:delText>3.11.33 Delete News</w:delText>
            </w:r>
            <w:r w:rsidR="00AA5BB9" w:rsidDel="00393FD8">
              <w:rPr>
                <w:noProof/>
                <w:webHidden/>
              </w:rPr>
              <w:tab/>
              <w:delText>218</w:delText>
            </w:r>
          </w:del>
        </w:p>
        <w:p w14:paraId="6D13C177" w14:textId="77777777" w:rsidR="00AA5BB9" w:rsidDel="00393FD8" w:rsidRDefault="00286E7F">
          <w:pPr>
            <w:pStyle w:val="TOC3"/>
            <w:tabs>
              <w:tab w:val="right" w:leader="dot" w:pos="9350"/>
            </w:tabs>
            <w:rPr>
              <w:del w:id="1555" w:author="Ellipsis" w:date="2014-06-09T15:40:00Z"/>
              <w:rFonts w:eastAsiaTheme="minorEastAsia"/>
              <w:noProof/>
            </w:rPr>
          </w:pPr>
          <w:del w:id="1556" w:author="Ellipsis" w:date="2014-06-09T15:40:00Z">
            <w:r w:rsidRPr="00286E7F">
              <w:rPr>
                <w:rPrChange w:id="1557" w:author="MelakaA" w:date="2014-06-09T15:29:00Z">
                  <w:rPr>
                    <w:rStyle w:val="Hyperlink"/>
                    <w:noProof/>
                  </w:rPr>
                </w:rPrChange>
              </w:rPr>
              <w:delText>3.11.34 Manage News</w:delText>
            </w:r>
            <w:r w:rsidR="00AA5BB9" w:rsidDel="00393FD8">
              <w:rPr>
                <w:noProof/>
                <w:webHidden/>
              </w:rPr>
              <w:tab/>
              <w:delText>219</w:delText>
            </w:r>
          </w:del>
        </w:p>
        <w:p w14:paraId="29F1E8B2" w14:textId="77777777" w:rsidR="00AA5BB9" w:rsidDel="00393FD8" w:rsidRDefault="00286E7F">
          <w:pPr>
            <w:pStyle w:val="TOC3"/>
            <w:tabs>
              <w:tab w:val="right" w:leader="dot" w:pos="9350"/>
            </w:tabs>
            <w:rPr>
              <w:del w:id="1558" w:author="Ellipsis" w:date="2014-06-09T15:40:00Z"/>
              <w:rFonts w:eastAsiaTheme="minorEastAsia"/>
              <w:noProof/>
            </w:rPr>
          </w:pPr>
          <w:del w:id="1559" w:author="Ellipsis" w:date="2014-06-09T15:40:00Z">
            <w:r w:rsidRPr="00286E7F">
              <w:rPr>
                <w:rPrChange w:id="1560" w:author="MelakaA" w:date="2014-06-09T15:29:00Z">
                  <w:rPr>
                    <w:rStyle w:val="Hyperlink"/>
                    <w:noProof/>
                  </w:rPr>
                </w:rPrChange>
              </w:rPr>
              <w:delText>3..11.25 View Log every 60 minutes</w:delText>
            </w:r>
            <w:r w:rsidR="00AA5BB9" w:rsidDel="00393FD8">
              <w:rPr>
                <w:noProof/>
                <w:webHidden/>
              </w:rPr>
              <w:tab/>
              <w:delText>220</w:delText>
            </w:r>
          </w:del>
        </w:p>
        <w:p w14:paraId="4078AEE2" w14:textId="77777777" w:rsidR="00AA5BB9" w:rsidDel="00393FD8" w:rsidRDefault="00286E7F">
          <w:pPr>
            <w:pStyle w:val="TOC1"/>
            <w:tabs>
              <w:tab w:val="right" w:leader="dot" w:pos="9350"/>
            </w:tabs>
            <w:rPr>
              <w:del w:id="1561" w:author="Ellipsis" w:date="2014-06-09T15:40:00Z"/>
              <w:rFonts w:eastAsiaTheme="minorEastAsia"/>
              <w:noProof/>
            </w:rPr>
          </w:pPr>
          <w:del w:id="1562" w:author="Ellipsis" w:date="2014-06-09T15:40:00Z">
            <w:r w:rsidRPr="00286E7F">
              <w:rPr>
                <w:rPrChange w:id="1563" w:author="MelakaA" w:date="2014-06-09T15:29:00Z">
                  <w:rPr>
                    <w:rStyle w:val="Hyperlink"/>
                    <w:noProof/>
                  </w:rPr>
                </w:rPrChange>
              </w:rPr>
              <w:delText>4. Non-Functional Requirements</w:delText>
            </w:r>
            <w:r w:rsidR="00AA5BB9" w:rsidDel="00393FD8">
              <w:rPr>
                <w:noProof/>
                <w:webHidden/>
              </w:rPr>
              <w:tab/>
              <w:delText>221</w:delText>
            </w:r>
          </w:del>
        </w:p>
        <w:p w14:paraId="70D9F31C" w14:textId="77777777" w:rsidR="00AA5BB9" w:rsidDel="00393FD8" w:rsidRDefault="00286E7F">
          <w:pPr>
            <w:pStyle w:val="TOC2"/>
            <w:tabs>
              <w:tab w:val="right" w:leader="dot" w:pos="9350"/>
            </w:tabs>
            <w:rPr>
              <w:del w:id="1564" w:author="Ellipsis" w:date="2014-06-09T15:40:00Z"/>
              <w:rFonts w:eastAsiaTheme="minorEastAsia"/>
              <w:noProof/>
            </w:rPr>
          </w:pPr>
          <w:del w:id="1565" w:author="Ellipsis" w:date="2014-06-09T15:40:00Z">
            <w:r w:rsidRPr="00286E7F">
              <w:rPr>
                <w:rPrChange w:id="1566" w:author="MelakaA" w:date="2014-06-09T15:29:00Z">
                  <w:rPr>
                    <w:rStyle w:val="Hyperlink"/>
                    <w:noProof/>
                  </w:rPr>
                </w:rPrChange>
              </w:rPr>
              <w:delText>4.1 Security</w:delText>
            </w:r>
            <w:r w:rsidR="00AA5BB9" w:rsidDel="00393FD8">
              <w:rPr>
                <w:noProof/>
                <w:webHidden/>
              </w:rPr>
              <w:tab/>
              <w:delText>221</w:delText>
            </w:r>
          </w:del>
        </w:p>
        <w:p w14:paraId="74505F4C" w14:textId="77777777" w:rsidR="00AA5BB9" w:rsidDel="00393FD8" w:rsidRDefault="00286E7F">
          <w:pPr>
            <w:pStyle w:val="TOC3"/>
            <w:tabs>
              <w:tab w:val="right" w:leader="dot" w:pos="9350"/>
            </w:tabs>
            <w:rPr>
              <w:del w:id="1567" w:author="Ellipsis" w:date="2014-06-09T15:40:00Z"/>
              <w:rFonts w:eastAsiaTheme="minorEastAsia"/>
              <w:noProof/>
            </w:rPr>
          </w:pPr>
          <w:del w:id="1568" w:author="Ellipsis" w:date="2014-06-09T15:40:00Z">
            <w:r w:rsidRPr="00286E7F">
              <w:rPr>
                <w:rPrChange w:id="1569" w:author="MelakaA" w:date="2014-06-09T15:29:00Z">
                  <w:rPr>
                    <w:rStyle w:val="Hyperlink"/>
                    <w:noProof/>
                  </w:rPr>
                </w:rPrChange>
              </w:rPr>
              <w:delText>4.1.1Data Transfer</w:delText>
            </w:r>
            <w:r w:rsidR="00AA5BB9" w:rsidDel="00393FD8">
              <w:rPr>
                <w:noProof/>
                <w:webHidden/>
              </w:rPr>
              <w:tab/>
              <w:delText>221</w:delText>
            </w:r>
          </w:del>
        </w:p>
        <w:p w14:paraId="4A64D6A0" w14:textId="77777777" w:rsidR="00AA5BB9" w:rsidDel="00393FD8" w:rsidRDefault="00286E7F">
          <w:pPr>
            <w:pStyle w:val="TOC3"/>
            <w:tabs>
              <w:tab w:val="right" w:leader="dot" w:pos="9350"/>
            </w:tabs>
            <w:rPr>
              <w:del w:id="1570" w:author="Ellipsis" w:date="2014-06-09T15:40:00Z"/>
              <w:rFonts w:eastAsiaTheme="minorEastAsia"/>
              <w:noProof/>
            </w:rPr>
          </w:pPr>
          <w:del w:id="1571" w:author="Ellipsis" w:date="2014-06-09T15:40:00Z">
            <w:r w:rsidRPr="00286E7F">
              <w:rPr>
                <w:rPrChange w:id="1572" w:author="MelakaA" w:date="2014-06-09T15:29:00Z">
                  <w:rPr>
                    <w:rStyle w:val="Hyperlink"/>
                    <w:noProof/>
                  </w:rPr>
                </w:rPrChange>
              </w:rPr>
              <w:delText>4.1.2Data Storage</w:delText>
            </w:r>
            <w:r w:rsidR="00AA5BB9" w:rsidDel="00393FD8">
              <w:rPr>
                <w:noProof/>
                <w:webHidden/>
              </w:rPr>
              <w:tab/>
              <w:delText>221</w:delText>
            </w:r>
          </w:del>
        </w:p>
        <w:p w14:paraId="198AA73F" w14:textId="77777777" w:rsidR="00AA5BB9" w:rsidDel="00393FD8" w:rsidRDefault="00286E7F">
          <w:pPr>
            <w:pStyle w:val="TOC2"/>
            <w:tabs>
              <w:tab w:val="right" w:leader="dot" w:pos="9350"/>
            </w:tabs>
            <w:rPr>
              <w:del w:id="1573" w:author="Ellipsis" w:date="2014-06-09T15:40:00Z"/>
              <w:rFonts w:eastAsiaTheme="minorEastAsia"/>
              <w:noProof/>
            </w:rPr>
          </w:pPr>
          <w:del w:id="1574" w:author="Ellipsis" w:date="2014-06-09T15:40:00Z">
            <w:r w:rsidRPr="00286E7F">
              <w:rPr>
                <w:rPrChange w:id="1575" w:author="MelakaA" w:date="2014-06-09T15:29:00Z">
                  <w:rPr>
                    <w:rStyle w:val="Hyperlink"/>
                    <w:noProof/>
                  </w:rPr>
                </w:rPrChange>
              </w:rPr>
              <w:delText>4.2 Performance</w:delText>
            </w:r>
            <w:r w:rsidR="00AA5BB9" w:rsidDel="00393FD8">
              <w:rPr>
                <w:noProof/>
                <w:webHidden/>
              </w:rPr>
              <w:tab/>
              <w:delText>221</w:delText>
            </w:r>
          </w:del>
        </w:p>
        <w:p w14:paraId="773EDDAC" w14:textId="77777777" w:rsidR="00AA5BB9" w:rsidDel="00393FD8" w:rsidRDefault="00286E7F">
          <w:pPr>
            <w:pStyle w:val="TOC2"/>
            <w:tabs>
              <w:tab w:val="right" w:leader="dot" w:pos="9350"/>
            </w:tabs>
            <w:rPr>
              <w:del w:id="1576" w:author="Ellipsis" w:date="2014-06-09T15:40:00Z"/>
              <w:rFonts w:eastAsiaTheme="minorEastAsia"/>
              <w:noProof/>
            </w:rPr>
          </w:pPr>
          <w:del w:id="1577" w:author="Ellipsis" w:date="2014-06-09T15:40:00Z">
            <w:r w:rsidRPr="00286E7F">
              <w:rPr>
                <w:rPrChange w:id="1578" w:author="MelakaA" w:date="2014-06-09T15:29:00Z">
                  <w:rPr>
                    <w:rStyle w:val="Hyperlink"/>
                    <w:noProof/>
                  </w:rPr>
                </w:rPrChange>
              </w:rPr>
              <w:delText>4.3 Usability</w:delText>
            </w:r>
            <w:r w:rsidR="00AA5BB9" w:rsidDel="00393FD8">
              <w:rPr>
                <w:noProof/>
                <w:webHidden/>
              </w:rPr>
              <w:tab/>
              <w:delText>221</w:delText>
            </w:r>
          </w:del>
        </w:p>
        <w:p w14:paraId="41CAFBC2" w14:textId="77777777" w:rsidR="00AA5BB9" w:rsidDel="00393FD8" w:rsidRDefault="00286E7F">
          <w:pPr>
            <w:pStyle w:val="TOC1"/>
            <w:tabs>
              <w:tab w:val="right" w:leader="dot" w:pos="9350"/>
            </w:tabs>
            <w:rPr>
              <w:del w:id="1579" w:author="Ellipsis" w:date="2014-06-09T15:40:00Z"/>
              <w:rFonts w:eastAsiaTheme="minorEastAsia"/>
              <w:noProof/>
            </w:rPr>
          </w:pPr>
          <w:del w:id="1580" w:author="Ellipsis" w:date="2014-06-09T15:40:00Z">
            <w:r w:rsidRPr="00286E7F">
              <w:rPr>
                <w:rPrChange w:id="1581" w:author="MelakaA" w:date="2014-06-09T15:29:00Z">
                  <w:rPr>
                    <w:rStyle w:val="Hyperlink"/>
                    <w:noProof/>
                  </w:rPr>
                </w:rPrChange>
              </w:rPr>
              <w:delText>5. Interfaces</w:delText>
            </w:r>
            <w:r w:rsidR="00AA5BB9" w:rsidDel="00393FD8">
              <w:rPr>
                <w:noProof/>
                <w:webHidden/>
              </w:rPr>
              <w:tab/>
              <w:delText>222</w:delText>
            </w:r>
          </w:del>
        </w:p>
        <w:p w14:paraId="23290716" w14:textId="77777777" w:rsidR="00AA5BB9" w:rsidDel="00393FD8" w:rsidRDefault="00286E7F">
          <w:pPr>
            <w:pStyle w:val="TOC2"/>
            <w:tabs>
              <w:tab w:val="right" w:leader="dot" w:pos="9350"/>
            </w:tabs>
            <w:rPr>
              <w:del w:id="1582" w:author="Ellipsis" w:date="2014-06-09T15:40:00Z"/>
              <w:rFonts w:eastAsiaTheme="minorEastAsia"/>
              <w:noProof/>
            </w:rPr>
          </w:pPr>
          <w:del w:id="1583" w:author="Ellipsis" w:date="2014-06-09T15:40:00Z">
            <w:r w:rsidRPr="00286E7F">
              <w:rPr>
                <w:rPrChange w:id="1584" w:author="MelakaA" w:date="2014-06-09T15:29:00Z">
                  <w:rPr>
                    <w:rStyle w:val="Hyperlink"/>
                    <w:noProof/>
                  </w:rPr>
                </w:rPrChange>
              </w:rPr>
              <w:delText>5.1 User Interfaces</w:delText>
            </w:r>
            <w:r w:rsidR="00AA5BB9" w:rsidDel="00393FD8">
              <w:rPr>
                <w:noProof/>
                <w:webHidden/>
              </w:rPr>
              <w:tab/>
              <w:delText>222</w:delText>
            </w:r>
          </w:del>
        </w:p>
        <w:p w14:paraId="7801A703" w14:textId="77777777" w:rsidR="00AA5BB9" w:rsidDel="00393FD8" w:rsidRDefault="00286E7F">
          <w:pPr>
            <w:pStyle w:val="TOC2"/>
            <w:tabs>
              <w:tab w:val="right" w:leader="dot" w:pos="9350"/>
            </w:tabs>
            <w:rPr>
              <w:del w:id="1585" w:author="Ellipsis" w:date="2014-06-09T15:40:00Z"/>
              <w:rFonts w:eastAsiaTheme="minorEastAsia"/>
              <w:noProof/>
            </w:rPr>
          </w:pPr>
          <w:del w:id="1586" w:author="Ellipsis" w:date="2014-06-09T15:40:00Z">
            <w:r w:rsidRPr="00286E7F">
              <w:rPr>
                <w:rPrChange w:id="1587" w:author="MelakaA" w:date="2014-06-09T15:29:00Z">
                  <w:rPr>
                    <w:rStyle w:val="Hyperlink"/>
                    <w:noProof/>
                  </w:rPr>
                </w:rPrChange>
              </w:rPr>
              <w:delText>5.2 Hardware Interfaces</w:delText>
            </w:r>
            <w:r w:rsidR="00AA5BB9" w:rsidDel="00393FD8">
              <w:rPr>
                <w:noProof/>
                <w:webHidden/>
              </w:rPr>
              <w:tab/>
              <w:delText>222</w:delText>
            </w:r>
          </w:del>
        </w:p>
        <w:p w14:paraId="72711DFD" w14:textId="77777777" w:rsidR="00AA5BB9" w:rsidDel="00393FD8" w:rsidRDefault="00286E7F">
          <w:pPr>
            <w:pStyle w:val="TOC2"/>
            <w:tabs>
              <w:tab w:val="right" w:leader="dot" w:pos="9350"/>
            </w:tabs>
            <w:rPr>
              <w:del w:id="1588" w:author="Ellipsis" w:date="2014-06-09T15:40:00Z"/>
              <w:rFonts w:eastAsiaTheme="minorEastAsia"/>
              <w:noProof/>
            </w:rPr>
          </w:pPr>
          <w:del w:id="1589" w:author="Ellipsis" w:date="2014-06-09T15:40:00Z">
            <w:r w:rsidRPr="00286E7F">
              <w:rPr>
                <w:rPrChange w:id="1590" w:author="MelakaA" w:date="2014-06-09T15:29:00Z">
                  <w:rPr>
                    <w:rStyle w:val="Hyperlink"/>
                    <w:noProof/>
                  </w:rPr>
                </w:rPrChange>
              </w:rPr>
              <w:delText>5.3 Software Interfaces</w:delText>
            </w:r>
            <w:r w:rsidR="00AA5BB9" w:rsidDel="00393FD8">
              <w:rPr>
                <w:noProof/>
                <w:webHidden/>
              </w:rPr>
              <w:tab/>
              <w:delText>222</w:delText>
            </w:r>
          </w:del>
        </w:p>
        <w:p w14:paraId="78987582" w14:textId="77777777" w:rsidR="00AA5BB9" w:rsidDel="00393FD8" w:rsidRDefault="00286E7F">
          <w:pPr>
            <w:pStyle w:val="TOC2"/>
            <w:tabs>
              <w:tab w:val="right" w:leader="dot" w:pos="9350"/>
            </w:tabs>
            <w:rPr>
              <w:del w:id="1591" w:author="Ellipsis" w:date="2014-06-09T15:40:00Z"/>
              <w:rFonts w:eastAsiaTheme="minorEastAsia"/>
              <w:noProof/>
            </w:rPr>
          </w:pPr>
          <w:del w:id="1592" w:author="Ellipsis" w:date="2014-06-09T15:40:00Z">
            <w:r w:rsidRPr="00286E7F">
              <w:rPr>
                <w:rPrChange w:id="1593" w:author="MelakaA" w:date="2014-06-09T15:29:00Z">
                  <w:rPr>
                    <w:rStyle w:val="Hyperlink"/>
                    <w:noProof/>
                  </w:rPr>
                </w:rPrChange>
              </w:rPr>
              <w:delText>5.4 Communication Interfaces</w:delText>
            </w:r>
            <w:r w:rsidR="00AA5BB9" w:rsidDel="00393FD8">
              <w:rPr>
                <w:noProof/>
                <w:webHidden/>
              </w:rPr>
              <w:tab/>
              <w:delText>222</w:delText>
            </w:r>
          </w:del>
        </w:p>
        <w:p w14:paraId="0BE0ED26" w14:textId="77777777" w:rsidR="00C20CDC" w:rsidRDefault="00286E7F">
          <w:r>
            <w:fldChar w:fldCharType="end"/>
          </w:r>
        </w:p>
      </w:sdtContent>
    </w:sdt>
    <w:p w14:paraId="4EF67417"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FD0736A"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AE89A46"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2873576F"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BEDF54B"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22E83263"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40E1C86C"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30D2A383"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BD7AEFC"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3C60BD9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655D44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05BD3E6D"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48108987"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3D78E725"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2484DE2"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0AE0AFF8"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8CB80E7"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621D0684" w14:textId="77777777" w:rsidR="00C80D0E" w:rsidRDefault="00C80D0E" w:rsidP="00727F8B">
      <w:pPr>
        <w:autoSpaceDE w:val="0"/>
        <w:autoSpaceDN w:val="0"/>
        <w:adjustRightInd w:val="0"/>
        <w:spacing w:after="0" w:line="240" w:lineRule="auto"/>
        <w:rPr>
          <w:ins w:id="1594" w:author="MelakaA" w:date="2014-06-09T15:30:00Z"/>
          <w:rFonts w:cstheme="minorHAnsi"/>
          <w:b/>
          <w:bCs/>
          <w:color w:val="00000A"/>
          <w:sz w:val="24"/>
          <w:szCs w:val="24"/>
        </w:rPr>
      </w:pPr>
    </w:p>
    <w:p w14:paraId="0E8FE5AD" w14:textId="77777777" w:rsidR="00E8444C" w:rsidRDefault="00E8444C" w:rsidP="00727F8B">
      <w:pPr>
        <w:autoSpaceDE w:val="0"/>
        <w:autoSpaceDN w:val="0"/>
        <w:adjustRightInd w:val="0"/>
        <w:spacing w:after="0" w:line="240" w:lineRule="auto"/>
        <w:rPr>
          <w:ins w:id="1595" w:author="MelakaA" w:date="2014-06-09T15:30:00Z"/>
          <w:rFonts w:cstheme="minorHAnsi"/>
          <w:b/>
          <w:bCs/>
          <w:color w:val="00000A"/>
          <w:sz w:val="24"/>
          <w:szCs w:val="24"/>
        </w:rPr>
      </w:pPr>
    </w:p>
    <w:p w14:paraId="416ACAA8" w14:textId="77777777" w:rsidR="00E8444C" w:rsidRDefault="00E8444C" w:rsidP="00727F8B">
      <w:pPr>
        <w:autoSpaceDE w:val="0"/>
        <w:autoSpaceDN w:val="0"/>
        <w:adjustRightInd w:val="0"/>
        <w:spacing w:after="0" w:line="240" w:lineRule="auto"/>
        <w:rPr>
          <w:ins w:id="1596" w:author="MelakaA" w:date="2014-06-09T15:30:00Z"/>
          <w:rFonts w:cstheme="minorHAnsi"/>
          <w:b/>
          <w:bCs/>
          <w:color w:val="00000A"/>
          <w:sz w:val="24"/>
          <w:szCs w:val="24"/>
        </w:rPr>
      </w:pPr>
    </w:p>
    <w:p w14:paraId="38ED5A56" w14:textId="77777777" w:rsidR="00E8444C" w:rsidRDefault="00E8444C" w:rsidP="00727F8B">
      <w:pPr>
        <w:autoSpaceDE w:val="0"/>
        <w:autoSpaceDN w:val="0"/>
        <w:adjustRightInd w:val="0"/>
        <w:spacing w:after="0" w:line="240" w:lineRule="auto"/>
        <w:rPr>
          <w:ins w:id="1597" w:author="MelakaA" w:date="2014-06-09T15:30:00Z"/>
          <w:rFonts w:cstheme="minorHAnsi"/>
          <w:b/>
          <w:bCs/>
          <w:color w:val="00000A"/>
          <w:sz w:val="24"/>
          <w:szCs w:val="24"/>
        </w:rPr>
      </w:pPr>
    </w:p>
    <w:p w14:paraId="04AF5DC7" w14:textId="77777777" w:rsidR="00E8444C" w:rsidRDefault="00E8444C" w:rsidP="00727F8B">
      <w:pPr>
        <w:autoSpaceDE w:val="0"/>
        <w:autoSpaceDN w:val="0"/>
        <w:adjustRightInd w:val="0"/>
        <w:spacing w:after="0" w:line="240" w:lineRule="auto"/>
        <w:rPr>
          <w:ins w:id="1598" w:author="MelakaA" w:date="2014-06-09T15:30:00Z"/>
          <w:rFonts w:cstheme="minorHAnsi"/>
          <w:b/>
          <w:bCs/>
          <w:color w:val="00000A"/>
          <w:sz w:val="24"/>
          <w:szCs w:val="24"/>
        </w:rPr>
      </w:pPr>
    </w:p>
    <w:p w14:paraId="56AD482D" w14:textId="77777777" w:rsidR="00E8444C" w:rsidRDefault="00E8444C" w:rsidP="00727F8B">
      <w:pPr>
        <w:autoSpaceDE w:val="0"/>
        <w:autoSpaceDN w:val="0"/>
        <w:adjustRightInd w:val="0"/>
        <w:spacing w:after="0" w:line="240" w:lineRule="auto"/>
        <w:rPr>
          <w:ins w:id="1599" w:author="MelakaA" w:date="2014-06-09T15:30:00Z"/>
          <w:rFonts w:cstheme="minorHAnsi"/>
          <w:b/>
          <w:bCs/>
          <w:color w:val="00000A"/>
          <w:sz w:val="24"/>
          <w:szCs w:val="24"/>
        </w:rPr>
      </w:pPr>
    </w:p>
    <w:p w14:paraId="50B6B89E" w14:textId="77777777" w:rsidR="00E8444C" w:rsidRDefault="00E8444C" w:rsidP="00727F8B">
      <w:pPr>
        <w:autoSpaceDE w:val="0"/>
        <w:autoSpaceDN w:val="0"/>
        <w:adjustRightInd w:val="0"/>
        <w:spacing w:after="0" w:line="240" w:lineRule="auto"/>
        <w:rPr>
          <w:ins w:id="1600" w:author="MelakaA" w:date="2014-06-09T15:30:00Z"/>
          <w:rFonts w:cstheme="minorHAnsi"/>
          <w:b/>
          <w:bCs/>
          <w:color w:val="00000A"/>
          <w:sz w:val="24"/>
          <w:szCs w:val="24"/>
        </w:rPr>
      </w:pPr>
    </w:p>
    <w:p w14:paraId="0CD5702D" w14:textId="77777777" w:rsidR="00E8444C" w:rsidRDefault="00E8444C" w:rsidP="00727F8B">
      <w:pPr>
        <w:autoSpaceDE w:val="0"/>
        <w:autoSpaceDN w:val="0"/>
        <w:adjustRightInd w:val="0"/>
        <w:spacing w:after="0" w:line="240" w:lineRule="auto"/>
        <w:rPr>
          <w:ins w:id="1601" w:author="MelakaA" w:date="2014-06-09T15:30:00Z"/>
          <w:rFonts w:cstheme="minorHAnsi"/>
          <w:b/>
          <w:bCs/>
          <w:color w:val="00000A"/>
          <w:sz w:val="24"/>
          <w:szCs w:val="24"/>
        </w:rPr>
      </w:pPr>
    </w:p>
    <w:p w14:paraId="733D1B9A" w14:textId="77777777" w:rsidR="00E8444C" w:rsidRDefault="00E8444C" w:rsidP="00727F8B">
      <w:pPr>
        <w:autoSpaceDE w:val="0"/>
        <w:autoSpaceDN w:val="0"/>
        <w:adjustRightInd w:val="0"/>
        <w:spacing w:after="0" w:line="240" w:lineRule="auto"/>
        <w:rPr>
          <w:ins w:id="1602" w:author="MelakaA" w:date="2014-06-09T15:30:00Z"/>
          <w:rFonts w:cstheme="minorHAnsi"/>
          <w:b/>
          <w:bCs/>
          <w:color w:val="00000A"/>
          <w:sz w:val="24"/>
          <w:szCs w:val="24"/>
        </w:rPr>
      </w:pPr>
    </w:p>
    <w:p w14:paraId="0A58D810" w14:textId="77777777" w:rsidR="00E8444C" w:rsidRDefault="00E8444C" w:rsidP="00727F8B">
      <w:pPr>
        <w:autoSpaceDE w:val="0"/>
        <w:autoSpaceDN w:val="0"/>
        <w:adjustRightInd w:val="0"/>
        <w:spacing w:after="0" w:line="240" w:lineRule="auto"/>
        <w:rPr>
          <w:ins w:id="1603" w:author="MelakaA" w:date="2014-06-09T15:30:00Z"/>
          <w:rFonts w:cstheme="minorHAnsi"/>
          <w:b/>
          <w:bCs/>
          <w:color w:val="00000A"/>
          <w:sz w:val="24"/>
          <w:szCs w:val="24"/>
        </w:rPr>
      </w:pPr>
    </w:p>
    <w:p w14:paraId="0D658DB2" w14:textId="77777777" w:rsidR="00E8444C" w:rsidRDefault="00E8444C" w:rsidP="00727F8B">
      <w:pPr>
        <w:autoSpaceDE w:val="0"/>
        <w:autoSpaceDN w:val="0"/>
        <w:adjustRightInd w:val="0"/>
        <w:spacing w:after="0" w:line="240" w:lineRule="auto"/>
        <w:rPr>
          <w:ins w:id="1604" w:author="MelakaA" w:date="2014-06-09T15:30:00Z"/>
          <w:rFonts w:cstheme="minorHAnsi"/>
          <w:b/>
          <w:bCs/>
          <w:color w:val="00000A"/>
          <w:sz w:val="24"/>
          <w:szCs w:val="24"/>
        </w:rPr>
      </w:pPr>
    </w:p>
    <w:p w14:paraId="0BF99BC4" w14:textId="77777777" w:rsidR="00E8444C" w:rsidRDefault="00E8444C" w:rsidP="00727F8B">
      <w:pPr>
        <w:autoSpaceDE w:val="0"/>
        <w:autoSpaceDN w:val="0"/>
        <w:adjustRightInd w:val="0"/>
        <w:spacing w:after="0" w:line="240" w:lineRule="auto"/>
        <w:rPr>
          <w:ins w:id="1605" w:author="MelakaA" w:date="2014-06-09T15:30:00Z"/>
          <w:rFonts w:cstheme="minorHAnsi"/>
          <w:b/>
          <w:bCs/>
          <w:color w:val="00000A"/>
          <w:sz w:val="24"/>
          <w:szCs w:val="24"/>
        </w:rPr>
      </w:pPr>
    </w:p>
    <w:p w14:paraId="01D9673A" w14:textId="77777777" w:rsidR="00E8444C" w:rsidRDefault="00E8444C" w:rsidP="00727F8B">
      <w:pPr>
        <w:autoSpaceDE w:val="0"/>
        <w:autoSpaceDN w:val="0"/>
        <w:adjustRightInd w:val="0"/>
        <w:spacing w:after="0" w:line="240" w:lineRule="auto"/>
        <w:rPr>
          <w:ins w:id="1606" w:author="MelakaA" w:date="2014-06-09T15:30:00Z"/>
          <w:rFonts w:cstheme="minorHAnsi"/>
          <w:b/>
          <w:bCs/>
          <w:color w:val="00000A"/>
          <w:sz w:val="24"/>
          <w:szCs w:val="24"/>
        </w:rPr>
      </w:pPr>
    </w:p>
    <w:p w14:paraId="0C59D851" w14:textId="77777777" w:rsidR="00E8444C" w:rsidRDefault="00E8444C" w:rsidP="00727F8B">
      <w:pPr>
        <w:autoSpaceDE w:val="0"/>
        <w:autoSpaceDN w:val="0"/>
        <w:adjustRightInd w:val="0"/>
        <w:spacing w:after="0" w:line="240" w:lineRule="auto"/>
        <w:rPr>
          <w:ins w:id="1607" w:author="MelakaA" w:date="2014-06-09T15:30:00Z"/>
          <w:rFonts w:cstheme="minorHAnsi"/>
          <w:b/>
          <w:bCs/>
          <w:color w:val="00000A"/>
          <w:sz w:val="24"/>
          <w:szCs w:val="24"/>
        </w:rPr>
      </w:pPr>
    </w:p>
    <w:p w14:paraId="6DCC5066" w14:textId="77777777" w:rsidR="00E8444C" w:rsidRDefault="00E8444C" w:rsidP="00727F8B">
      <w:pPr>
        <w:autoSpaceDE w:val="0"/>
        <w:autoSpaceDN w:val="0"/>
        <w:adjustRightInd w:val="0"/>
        <w:spacing w:after="0" w:line="240" w:lineRule="auto"/>
        <w:rPr>
          <w:ins w:id="1608" w:author="MelakaA" w:date="2014-06-09T15:30:00Z"/>
          <w:rFonts w:cstheme="minorHAnsi"/>
          <w:b/>
          <w:bCs/>
          <w:color w:val="00000A"/>
          <w:sz w:val="24"/>
          <w:szCs w:val="24"/>
        </w:rPr>
      </w:pPr>
    </w:p>
    <w:p w14:paraId="523559FF" w14:textId="77777777" w:rsidR="00E8444C" w:rsidRDefault="00E8444C" w:rsidP="00727F8B">
      <w:pPr>
        <w:autoSpaceDE w:val="0"/>
        <w:autoSpaceDN w:val="0"/>
        <w:adjustRightInd w:val="0"/>
        <w:spacing w:after="0" w:line="240" w:lineRule="auto"/>
        <w:rPr>
          <w:ins w:id="1609" w:author="MelakaA" w:date="2014-06-09T15:30:00Z"/>
          <w:rFonts w:cstheme="minorHAnsi"/>
          <w:b/>
          <w:bCs/>
          <w:color w:val="00000A"/>
          <w:sz w:val="24"/>
          <w:szCs w:val="24"/>
        </w:rPr>
      </w:pPr>
    </w:p>
    <w:p w14:paraId="63CA6D6B" w14:textId="77777777" w:rsidR="00E8444C" w:rsidRDefault="00E8444C" w:rsidP="00727F8B">
      <w:pPr>
        <w:autoSpaceDE w:val="0"/>
        <w:autoSpaceDN w:val="0"/>
        <w:adjustRightInd w:val="0"/>
        <w:spacing w:after="0" w:line="240" w:lineRule="auto"/>
        <w:rPr>
          <w:ins w:id="1610" w:author="MelakaA" w:date="2014-06-09T15:30:00Z"/>
          <w:rFonts w:cstheme="minorHAnsi"/>
          <w:b/>
          <w:bCs/>
          <w:color w:val="00000A"/>
          <w:sz w:val="24"/>
          <w:szCs w:val="24"/>
        </w:rPr>
      </w:pPr>
    </w:p>
    <w:p w14:paraId="67D47D48" w14:textId="77777777" w:rsidR="00E8444C" w:rsidRDefault="00E8444C" w:rsidP="00727F8B">
      <w:pPr>
        <w:autoSpaceDE w:val="0"/>
        <w:autoSpaceDN w:val="0"/>
        <w:adjustRightInd w:val="0"/>
        <w:spacing w:after="0" w:line="240" w:lineRule="auto"/>
        <w:rPr>
          <w:ins w:id="1611" w:author="MelakaA" w:date="2014-06-09T15:30:00Z"/>
          <w:rFonts w:cstheme="minorHAnsi"/>
          <w:b/>
          <w:bCs/>
          <w:color w:val="00000A"/>
          <w:sz w:val="24"/>
          <w:szCs w:val="24"/>
        </w:rPr>
      </w:pPr>
    </w:p>
    <w:p w14:paraId="5DD72412" w14:textId="77777777" w:rsidR="00E8444C" w:rsidRDefault="00E8444C" w:rsidP="00727F8B">
      <w:pPr>
        <w:autoSpaceDE w:val="0"/>
        <w:autoSpaceDN w:val="0"/>
        <w:adjustRightInd w:val="0"/>
        <w:spacing w:after="0" w:line="240" w:lineRule="auto"/>
        <w:rPr>
          <w:ins w:id="1612" w:author="MelakaA" w:date="2014-06-09T15:30:00Z"/>
          <w:rFonts w:cstheme="minorHAnsi"/>
          <w:b/>
          <w:bCs/>
          <w:color w:val="00000A"/>
          <w:sz w:val="24"/>
          <w:szCs w:val="24"/>
        </w:rPr>
      </w:pPr>
    </w:p>
    <w:p w14:paraId="218FBC7A" w14:textId="77777777" w:rsidR="00E8444C" w:rsidRDefault="00E8444C" w:rsidP="00727F8B">
      <w:pPr>
        <w:autoSpaceDE w:val="0"/>
        <w:autoSpaceDN w:val="0"/>
        <w:adjustRightInd w:val="0"/>
        <w:spacing w:after="0" w:line="240" w:lineRule="auto"/>
        <w:rPr>
          <w:ins w:id="1613" w:author="MelakaA" w:date="2014-06-09T15:30:00Z"/>
          <w:rFonts w:cstheme="minorHAnsi"/>
          <w:b/>
          <w:bCs/>
          <w:color w:val="00000A"/>
          <w:sz w:val="24"/>
          <w:szCs w:val="24"/>
        </w:rPr>
      </w:pPr>
    </w:p>
    <w:p w14:paraId="223E6A6A" w14:textId="77777777" w:rsidR="00E8444C" w:rsidRDefault="00E8444C" w:rsidP="00727F8B">
      <w:pPr>
        <w:autoSpaceDE w:val="0"/>
        <w:autoSpaceDN w:val="0"/>
        <w:adjustRightInd w:val="0"/>
        <w:spacing w:after="0" w:line="240" w:lineRule="auto"/>
        <w:rPr>
          <w:ins w:id="1614" w:author="MelakaA" w:date="2014-06-09T15:30:00Z"/>
          <w:rFonts w:cstheme="minorHAnsi"/>
          <w:b/>
          <w:bCs/>
          <w:color w:val="00000A"/>
          <w:sz w:val="24"/>
          <w:szCs w:val="24"/>
        </w:rPr>
      </w:pPr>
    </w:p>
    <w:p w14:paraId="4F853308" w14:textId="77777777" w:rsidR="00E8444C" w:rsidRDefault="00E8444C" w:rsidP="00727F8B">
      <w:pPr>
        <w:autoSpaceDE w:val="0"/>
        <w:autoSpaceDN w:val="0"/>
        <w:adjustRightInd w:val="0"/>
        <w:spacing w:after="0" w:line="240" w:lineRule="auto"/>
        <w:rPr>
          <w:rFonts w:cstheme="minorHAnsi"/>
          <w:b/>
          <w:bCs/>
          <w:color w:val="00000A"/>
          <w:sz w:val="24"/>
          <w:szCs w:val="24"/>
        </w:rPr>
      </w:pPr>
    </w:p>
    <w:p w14:paraId="4403A188"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5A58C043" w14:textId="77777777" w:rsidR="00C80D0E" w:rsidRDefault="00C80D0E" w:rsidP="00727F8B">
      <w:pPr>
        <w:autoSpaceDE w:val="0"/>
        <w:autoSpaceDN w:val="0"/>
        <w:adjustRightInd w:val="0"/>
        <w:spacing w:after="0" w:line="240" w:lineRule="auto"/>
        <w:rPr>
          <w:rFonts w:cstheme="minorHAnsi"/>
          <w:b/>
          <w:bCs/>
          <w:color w:val="00000A"/>
          <w:sz w:val="24"/>
          <w:szCs w:val="24"/>
        </w:rPr>
      </w:pPr>
    </w:p>
    <w:p w14:paraId="19D4ACB9"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Revisions</w:t>
      </w:r>
    </w:p>
    <w:p w14:paraId="0EF2FBA5"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tbl>
      <w:tblPr>
        <w:tblStyle w:val="TableGrid"/>
        <w:tblW w:w="0" w:type="auto"/>
        <w:tblLook w:val="04A0" w:firstRow="1" w:lastRow="0" w:firstColumn="1" w:lastColumn="0" w:noHBand="0" w:noVBand="1"/>
      </w:tblPr>
      <w:tblGrid>
        <w:gridCol w:w="4788"/>
        <w:gridCol w:w="4788"/>
      </w:tblGrid>
      <w:tr w:rsidR="00727F8B" w:rsidRPr="003C1166" w14:paraId="16AC0A2E" w14:textId="77777777" w:rsidTr="00727F8B">
        <w:tc>
          <w:tcPr>
            <w:tcW w:w="4788" w:type="dxa"/>
          </w:tcPr>
          <w:p w14:paraId="1AAC9287" w14:textId="77777777"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p w14:paraId="697E179D" w14:textId="77777777"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Version</w:t>
            </w:r>
          </w:p>
          <w:p w14:paraId="255CC252" w14:textId="77777777"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color w:val="00000A"/>
                <w:sz w:val="24"/>
                <w:szCs w:val="24"/>
              </w:rPr>
              <w:t>Author</w:t>
            </w:r>
          </w:p>
        </w:tc>
        <w:tc>
          <w:tcPr>
            <w:tcW w:w="4788" w:type="dxa"/>
          </w:tcPr>
          <w:p w14:paraId="729786EC" w14:textId="77777777" w:rsidR="00727F8B" w:rsidRPr="003C1166" w:rsidRDefault="000316A0" w:rsidP="00727F8B">
            <w:pPr>
              <w:autoSpaceDE w:val="0"/>
              <w:autoSpaceDN w:val="0"/>
              <w:adjustRightInd w:val="0"/>
              <w:rPr>
                <w:rFonts w:cstheme="minorHAnsi"/>
                <w:b/>
                <w:bCs/>
                <w:color w:val="00000A"/>
                <w:sz w:val="24"/>
                <w:szCs w:val="24"/>
              </w:rPr>
            </w:pPr>
            <w:r>
              <w:rPr>
                <w:rFonts w:cstheme="minorHAnsi"/>
                <w:b/>
                <w:bCs/>
                <w:color w:val="00000A"/>
                <w:sz w:val="24"/>
                <w:szCs w:val="24"/>
              </w:rPr>
              <w:t>27</w:t>
            </w:r>
            <w:r w:rsidR="00727F8B" w:rsidRPr="003C1166">
              <w:rPr>
                <w:rFonts w:cstheme="minorHAnsi"/>
                <w:b/>
                <w:bCs/>
                <w:color w:val="00000A"/>
                <w:sz w:val="24"/>
                <w:szCs w:val="24"/>
                <w:vertAlign w:val="superscript"/>
              </w:rPr>
              <w:t>rd</w:t>
            </w:r>
            <w:r w:rsidR="00727F8B" w:rsidRPr="003C1166">
              <w:rPr>
                <w:rFonts w:cstheme="minorHAnsi"/>
                <w:b/>
                <w:bCs/>
                <w:color w:val="00000A"/>
                <w:sz w:val="24"/>
                <w:szCs w:val="24"/>
              </w:rPr>
              <w:t xml:space="preserve"> May 2014</w:t>
            </w:r>
          </w:p>
          <w:p w14:paraId="3A200259" w14:textId="77777777" w:rsidR="00727F8B" w:rsidRPr="003C1166" w:rsidRDefault="000316A0" w:rsidP="00727F8B">
            <w:pPr>
              <w:autoSpaceDE w:val="0"/>
              <w:autoSpaceDN w:val="0"/>
              <w:adjustRightInd w:val="0"/>
              <w:rPr>
                <w:rFonts w:cstheme="minorHAnsi"/>
                <w:b/>
                <w:bCs/>
                <w:color w:val="00000A"/>
                <w:sz w:val="24"/>
                <w:szCs w:val="24"/>
              </w:rPr>
            </w:pPr>
            <w:r>
              <w:rPr>
                <w:rFonts w:cstheme="minorHAnsi"/>
                <w:b/>
                <w:bCs/>
                <w:color w:val="00000A"/>
                <w:sz w:val="24"/>
                <w:szCs w:val="24"/>
              </w:rPr>
              <w:t>1.</w:t>
            </w:r>
            <w:ins w:id="1615" w:author="MelakaA" w:date="2014-06-09T15:31:00Z">
              <w:r w:rsidR="00507DE0">
                <w:rPr>
                  <w:rFonts w:cstheme="minorHAnsi"/>
                  <w:b/>
                  <w:bCs/>
                  <w:color w:val="00000A"/>
                  <w:sz w:val="24"/>
                  <w:szCs w:val="24"/>
                </w:rPr>
                <w:t>4</w:t>
              </w:r>
            </w:ins>
            <w:del w:id="1616" w:author="MelakaA" w:date="2014-06-09T15:31:00Z">
              <w:r w:rsidDel="00507DE0">
                <w:rPr>
                  <w:rFonts w:cstheme="minorHAnsi"/>
                  <w:b/>
                  <w:bCs/>
                  <w:color w:val="00000A"/>
                  <w:sz w:val="24"/>
                  <w:szCs w:val="24"/>
                </w:rPr>
                <w:delText>1</w:delText>
              </w:r>
            </w:del>
          </w:p>
          <w:p w14:paraId="7906D87C" w14:textId="77777777" w:rsidR="00727F8B" w:rsidRPr="003C1166" w:rsidRDefault="004E4DFE" w:rsidP="00727F8B">
            <w:pPr>
              <w:autoSpaceDE w:val="0"/>
              <w:autoSpaceDN w:val="0"/>
              <w:adjustRightInd w:val="0"/>
              <w:rPr>
                <w:rFonts w:cstheme="minorHAnsi"/>
                <w:b/>
                <w:bCs/>
                <w:color w:val="00000A"/>
                <w:sz w:val="24"/>
                <w:szCs w:val="24"/>
              </w:rPr>
            </w:pPr>
            <w:r>
              <w:rPr>
                <w:rFonts w:cstheme="minorHAnsi"/>
                <w:b/>
                <w:bCs/>
                <w:color w:val="00000A"/>
                <w:sz w:val="24"/>
                <w:szCs w:val="24"/>
              </w:rPr>
              <w:t>Ellipsis (</w:t>
            </w:r>
            <w:ins w:id="1617" w:author="MelakaA" w:date="2014-06-09T15:31:00Z">
              <w:r w:rsidR="00507DE0">
                <w:rPr>
                  <w:rFonts w:cstheme="minorHAnsi"/>
                  <w:b/>
                  <w:bCs/>
                  <w:color w:val="00000A"/>
                  <w:sz w:val="24"/>
                  <w:szCs w:val="24"/>
                </w:rPr>
                <w:t>P</w:t>
              </w:r>
            </w:ins>
            <w:del w:id="1618" w:author="MelakaA" w:date="2014-06-09T15:31:00Z">
              <w:r w:rsidDel="00507DE0">
                <w:rPr>
                  <w:rFonts w:cstheme="minorHAnsi"/>
                  <w:b/>
                  <w:bCs/>
                  <w:color w:val="00000A"/>
                  <w:sz w:val="24"/>
                  <w:szCs w:val="24"/>
                </w:rPr>
                <w:delText>p</w:delText>
              </w:r>
            </w:del>
            <w:r>
              <w:rPr>
                <w:rFonts w:cstheme="minorHAnsi"/>
                <w:b/>
                <w:bCs/>
                <w:color w:val="00000A"/>
                <w:sz w:val="24"/>
                <w:szCs w:val="24"/>
              </w:rPr>
              <w:t>vt) Limited</w:t>
            </w:r>
          </w:p>
        </w:tc>
      </w:tr>
    </w:tbl>
    <w:p w14:paraId="610F475F"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p w14:paraId="2231FE5A"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p>
    <w:p w14:paraId="72F77951" w14:textId="77777777"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A"/>
          <w:sz w:val="24"/>
          <w:szCs w:val="24"/>
        </w:rPr>
        <w:t xml:space="preserve">Note: </w:t>
      </w:r>
      <w:r w:rsidRPr="003C1166">
        <w:rPr>
          <w:rFonts w:cstheme="minorHAnsi"/>
          <w:color w:val="00000A"/>
          <w:sz w:val="24"/>
          <w:szCs w:val="24"/>
        </w:rPr>
        <w:t>These documents are strictly for Ellipsis Technologies use only. They shall not be shared with an external party other than the client concerned. These documents should always be kept securely and employees shall use reasonable care protecting these documents from  unauthorized use or disclosure to a third party. This category also covers client intellectual property where Ellipsis Technologies has a non-disclosure agreement with the client.</w:t>
      </w:r>
    </w:p>
    <w:p w14:paraId="1AF6023A" w14:textId="77777777" w:rsidR="00727F8B" w:rsidRPr="003C1166" w:rsidRDefault="00727F8B" w:rsidP="00727F8B">
      <w:pPr>
        <w:autoSpaceDE w:val="0"/>
        <w:autoSpaceDN w:val="0"/>
        <w:adjustRightInd w:val="0"/>
        <w:spacing w:after="0" w:line="240" w:lineRule="auto"/>
        <w:rPr>
          <w:rFonts w:cstheme="minorHAnsi"/>
          <w:color w:val="00000A"/>
          <w:sz w:val="24"/>
          <w:szCs w:val="24"/>
        </w:rPr>
      </w:pPr>
    </w:p>
    <w:p w14:paraId="6AC030D4" w14:textId="77777777"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Approval</w:t>
      </w:r>
    </w:p>
    <w:p w14:paraId="6A1E12F9" w14:textId="77777777" w:rsidR="00D43CFA" w:rsidRPr="003C1166" w:rsidRDefault="00D43CFA" w:rsidP="00727F8B">
      <w:pPr>
        <w:autoSpaceDE w:val="0"/>
        <w:autoSpaceDN w:val="0"/>
        <w:adjustRightInd w:val="0"/>
        <w:spacing w:after="0" w:line="240" w:lineRule="auto"/>
        <w:rPr>
          <w:rFonts w:cstheme="minorHAnsi"/>
          <w:b/>
          <w:bCs/>
          <w:color w:val="00000A"/>
          <w:sz w:val="24"/>
          <w:szCs w:val="24"/>
        </w:rPr>
      </w:pPr>
    </w:p>
    <w:p w14:paraId="1ECAD21F" w14:textId="77777777"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0"/>
          <w:sz w:val="24"/>
          <w:szCs w:val="24"/>
        </w:rPr>
        <w:t xml:space="preserve">Ellipsis (Private) Limited </w:t>
      </w:r>
      <w:r w:rsidRPr="003C1166">
        <w:rPr>
          <w:rFonts w:cstheme="minorHAnsi"/>
          <w:color w:val="00000A"/>
          <w:sz w:val="24"/>
          <w:szCs w:val="24"/>
        </w:rPr>
        <w:t>has reviewed this document and agree that</w:t>
      </w:r>
      <w:r w:rsidR="00D43CFA" w:rsidRPr="003C1166">
        <w:rPr>
          <w:rFonts w:cstheme="minorHAnsi"/>
          <w:color w:val="00000A"/>
          <w:sz w:val="24"/>
          <w:szCs w:val="24"/>
        </w:rPr>
        <w:t xml:space="preserve"> the contents of the d</w:t>
      </w:r>
      <w:r w:rsidRPr="003C1166">
        <w:rPr>
          <w:rFonts w:cstheme="minorHAnsi"/>
          <w:color w:val="00000A"/>
          <w:sz w:val="24"/>
          <w:szCs w:val="24"/>
        </w:rPr>
        <w:t>ocument are accurate. Any changes to this documentmust be communicated in writing, approved and signed off by bothparties.</w:t>
      </w:r>
    </w:p>
    <w:p w14:paraId="65EBA5CF" w14:textId="77777777" w:rsidR="00A319CD" w:rsidRPr="003C1166" w:rsidRDefault="00A319CD" w:rsidP="00727F8B">
      <w:pPr>
        <w:autoSpaceDE w:val="0"/>
        <w:autoSpaceDN w:val="0"/>
        <w:adjustRightInd w:val="0"/>
        <w:spacing w:after="0" w:line="240" w:lineRule="auto"/>
        <w:rPr>
          <w:rFonts w:cstheme="minorHAnsi"/>
          <w:color w:val="00000A"/>
          <w:sz w:val="24"/>
          <w:szCs w:val="24"/>
        </w:rPr>
      </w:pPr>
    </w:p>
    <w:tbl>
      <w:tblPr>
        <w:tblStyle w:val="TableGrid"/>
        <w:tblW w:w="0" w:type="auto"/>
        <w:tblLook w:val="04A0" w:firstRow="1" w:lastRow="0" w:firstColumn="1" w:lastColumn="0" w:noHBand="0" w:noVBand="1"/>
      </w:tblPr>
      <w:tblGrid>
        <w:gridCol w:w="4788"/>
        <w:gridCol w:w="4788"/>
      </w:tblGrid>
      <w:tr w:rsidR="00C14475" w:rsidRPr="003C1166" w14:paraId="6FEAE99A" w14:textId="77777777" w:rsidTr="00C14475">
        <w:tc>
          <w:tcPr>
            <w:tcW w:w="4788" w:type="dxa"/>
          </w:tcPr>
          <w:p w14:paraId="1C44D908"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Signature:</w:t>
            </w:r>
          </w:p>
        </w:tc>
        <w:tc>
          <w:tcPr>
            <w:tcW w:w="4788" w:type="dxa"/>
          </w:tcPr>
          <w:p w14:paraId="1846D1CA"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Signature:</w:t>
            </w:r>
          </w:p>
        </w:tc>
      </w:tr>
      <w:tr w:rsidR="00C14475" w:rsidRPr="003C1166" w14:paraId="72934308" w14:textId="77777777" w:rsidTr="00C14475">
        <w:tc>
          <w:tcPr>
            <w:tcW w:w="4788" w:type="dxa"/>
          </w:tcPr>
          <w:p w14:paraId="2210B421"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lastRenderedPageBreak/>
              <w:t>Date:</w:t>
            </w:r>
          </w:p>
        </w:tc>
        <w:tc>
          <w:tcPr>
            <w:tcW w:w="4788" w:type="dxa"/>
          </w:tcPr>
          <w:p w14:paraId="75DB2123"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Date:</w:t>
            </w:r>
          </w:p>
        </w:tc>
      </w:tr>
      <w:tr w:rsidR="00C14475" w:rsidRPr="003C1166" w14:paraId="166F761C" w14:textId="77777777" w:rsidTr="00C14475">
        <w:tc>
          <w:tcPr>
            <w:tcW w:w="4788" w:type="dxa"/>
          </w:tcPr>
          <w:p w14:paraId="167F8BE9"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Name:</w:t>
            </w:r>
          </w:p>
        </w:tc>
        <w:tc>
          <w:tcPr>
            <w:tcW w:w="4788" w:type="dxa"/>
          </w:tcPr>
          <w:p w14:paraId="362722D1" w14:textId="77777777"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Name:</w:t>
            </w:r>
          </w:p>
        </w:tc>
      </w:tr>
      <w:tr w:rsidR="00C14475" w:rsidRPr="003C1166" w14:paraId="261A7E0D" w14:textId="77777777" w:rsidTr="00C14475">
        <w:tc>
          <w:tcPr>
            <w:tcW w:w="4788" w:type="dxa"/>
          </w:tcPr>
          <w:p w14:paraId="4D12BCE7" w14:textId="77777777"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Client:</w:t>
            </w:r>
          </w:p>
        </w:tc>
        <w:tc>
          <w:tcPr>
            <w:tcW w:w="4788" w:type="dxa"/>
          </w:tcPr>
          <w:p w14:paraId="62E5D49D" w14:textId="77777777" w:rsidR="00C14475" w:rsidRPr="003C1166" w:rsidRDefault="00591F60" w:rsidP="00727F8B">
            <w:pPr>
              <w:autoSpaceDE w:val="0"/>
              <w:autoSpaceDN w:val="0"/>
              <w:adjustRightInd w:val="0"/>
              <w:rPr>
                <w:rFonts w:cstheme="minorHAnsi"/>
                <w:color w:val="00000A"/>
                <w:sz w:val="24"/>
                <w:szCs w:val="24"/>
              </w:rPr>
            </w:pPr>
            <w:r w:rsidRPr="003C1166">
              <w:rPr>
                <w:rFonts w:cstheme="minorHAnsi"/>
                <w:b/>
                <w:bCs/>
                <w:color w:val="000000"/>
                <w:sz w:val="24"/>
                <w:szCs w:val="24"/>
              </w:rPr>
              <w:t>Ellipsis (Private) Limited</w:t>
            </w:r>
          </w:p>
        </w:tc>
      </w:tr>
    </w:tbl>
    <w:p w14:paraId="61628B97" w14:textId="77777777" w:rsidR="00A319CD" w:rsidRPr="003C1166" w:rsidRDefault="00A319CD" w:rsidP="00727F8B">
      <w:pPr>
        <w:autoSpaceDE w:val="0"/>
        <w:autoSpaceDN w:val="0"/>
        <w:adjustRightInd w:val="0"/>
        <w:spacing w:after="0" w:line="240" w:lineRule="auto"/>
        <w:rPr>
          <w:rFonts w:cstheme="minorHAnsi"/>
          <w:color w:val="00000A"/>
          <w:sz w:val="24"/>
          <w:szCs w:val="24"/>
        </w:rPr>
      </w:pPr>
    </w:p>
    <w:p w14:paraId="1C921C04" w14:textId="77777777" w:rsidR="00C83C3F" w:rsidRPr="003C1166" w:rsidRDefault="00C83C3F">
      <w:pPr>
        <w:rPr>
          <w:rFonts w:cstheme="minorHAnsi"/>
          <w:color w:val="00000A"/>
          <w:sz w:val="24"/>
          <w:szCs w:val="24"/>
        </w:rPr>
      </w:pPr>
      <w:r w:rsidRPr="003C1166">
        <w:rPr>
          <w:rFonts w:cstheme="minorHAnsi"/>
          <w:color w:val="00000A"/>
          <w:sz w:val="24"/>
          <w:szCs w:val="24"/>
        </w:rPr>
        <w:br w:type="page"/>
      </w:r>
    </w:p>
    <w:p w14:paraId="2C49781B" w14:textId="77777777" w:rsidR="00C83C3F" w:rsidRPr="003C1166" w:rsidRDefault="00C83C3F" w:rsidP="00D45E19">
      <w:pPr>
        <w:pStyle w:val="Heading1"/>
      </w:pPr>
      <w:bookmarkStart w:id="1619" w:name="_Toc390091779"/>
      <w:r w:rsidRPr="003C1166">
        <w:lastRenderedPageBreak/>
        <w:t>1. Introduction</w:t>
      </w:r>
      <w:bookmarkEnd w:id="1619"/>
    </w:p>
    <w:p w14:paraId="1991758F" w14:textId="77777777" w:rsidR="00C83C3F" w:rsidRPr="003C1166" w:rsidRDefault="00C83C3F" w:rsidP="00EF2E97">
      <w:pPr>
        <w:pStyle w:val="Heading2"/>
      </w:pPr>
      <w:bookmarkStart w:id="1620" w:name="_Toc390091780"/>
      <w:r w:rsidRPr="003C1166">
        <w:t>1.1 Purpose</w:t>
      </w:r>
      <w:bookmarkEnd w:id="1620"/>
    </w:p>
    <w:p w14:paraId="7C57A8F1" w14:textId="77777777" w:rsidR="005A2C67" w:rsidRPr="003C1166" w:rsidRDefault="005A2C67" w:rsidP="00C83C3F">
      <w:pPr>
        <w:autoSpaceDE w:val="0"/>
        <w:autoSpaceDN w:val="0"/>
        <w:adjustRightInd w:val="0"/>
        <w:spacing w:after="0" w:line="240" w:lineRule="auto"/>
        <w:rPr>
          <w:rFonts w:cstheme="minorHAnsi"/>
          <w:color w:val="00000A"/>
          <w:sz w:val="24"/>
          <w:szCs w:val="24"/>
        </w:rPr>
      </w:pPr>
    </w:p>
    <w:p w14:paraId="49F91605" w14:textId="77777777" w:rsidR="00C83C3F" w:rsidRPr="003C1166" w:rsidRDefault="00C83C3F" w:rsidP="00C83C3F">
      <w:pPr>
        <w:autoSpaceDE w:val="0"/>
        <w:autoSpaceDN w:val="0"/>
        <w:adjustRightInd w:val="0"/>
        <w:spacing w:after="0" w:line="240" w:lineRule="auto"/>
        <w:rPr>
          <w:rFonts w:cstheme="minorHAnsi"/>
          <w:sz w:val="24"/>
          <w:szCs w:val="24"/>
        </w:rPr>
      </w:pPr>
      <w:r w:rsidRPr="003C1166">
        <w:rPr>
          <w:rFonts w:cstheme="minorHAnsi"/>
          <w:color w:val="00000A"/>
          <w:sz w:val="24"/>
          <w:szCs w:val="24"/>
        </w:rPr>
        <w:t xml:space="preserve">The purpose of this User Requirements Specification (URS) document is to provide a detailed description of the functionalities that will </w:t>
      </w:r>
      <w:r w:rsidR="004E4DFE">
        <w:rPr>
          <w:rFonts w:cstheme="minorHAnsi"/>
          <w:color w:val="00000A"/>
          <w:sz w:val="24"/>
          <w:szCs w:val="24"/>
        </w:rPr>
        <w:t xml:space="preserve">be offered in the </w:t>
      </w:r>
      <w:del w:id="1621" w:author="Ellipsis" w:date="2014-06-09T15:32:00Z">
        <w:r w:rsidR="004E4DFE" w:rsidDel="00507DE0">
          <w:rPr>
            <w:rFonts w:cstheme="minorHAnsi"/>
            <w:color w:val="00000A"/>
            <w:sz w:val="24"/>
            <w:szCs w:val="24"/>
          </w:rPr>
          <w:delText>top</w:delText>
        </w:r>
        <w:r w:rsidRPr="003C1166" w:rsidDel="00507DE0">
          <w:rPr>
            <w:rFonts w:cstheme="minorHAnsi"/>
            <w:color w:val="00000A"/>
            <w:sz w:val="24"/>
            <w:szCs w:val="24"/>
          </w:rPr>
          <w:delText>CIMA</w:delText>
        </w:r>
      </w:del>
      <w:ins w:id="1622" w:author="Ellipsis" w:date="2014-06-09T15:32:00Z">
        <w:r w:rsidR="00507DE0">
          <w:rPr>
            <w:rFonts w:cstheme="minorHAnsi"/>
            <w:color w:val="00000A"/>
            <w:sz w:val="24"/>
            <w:szCs w:val="24"/>
          </w:rPr>
          <w:t>LearnCIMALearnCIMA</w:t>
        </w:r>
      </w:ins>
      <w:r w:rsidRPr="003C1166">
        <w:rPr>
          <w:rFonts w:cstheme="minorHAnsi"/>
          <w:color w:val="00000A"/>
          <w:sz w:val="24"/>
          <w:szCs w:val="24"/>
        </w:rPr>
        <w:t xml:space="preserve"> Web application. This document will cover each of the application’s intended features, as well as offer a preliminary glimpse of the technologies that will be used to develop the application and also its </w:t>
      </w:r>
      <w:r w:rsidR="00D3405C" w:rsidRPr="003C1166">
        <w:rPr>
          <w:rFonts w:cstheme="minorHAnsi"/>
          <w:color w:val="00000A"/>
          <w:sz w:val="24"/>
          <w:szCs w:val="24"/>
        </w:rPr>
        <w:t>main User</w:t>
      </w:r>
      <w:r w:rsidRPr="003C1166">
        <w:rPr>
          <w:rFonts w:cstheme="minorHAnsi"/>
          <w:color w:val="00000A"/>
          <w:sz w:val="24"/>
          <w:szCs w:val="24"/>
        </w:rPr>
        <w:t xml:space="preserve"> Interfaces (UI).</w:t>
      </w:r>
    </w:p>
    <w:p w14:paraId="73CE8A04" w14:textId="77777777" w:rsidR="00C83C3F" w:rsidRPr="003C1166" w:rsidRDefault="00C83C3F" w:rsidP="00C83C3F">
      <w:pPr>
        <w:rPr>
          <w:rFonts w:cstheme="minorHAnsi"/>
          <w:sz w:val="24"/>
          <w:szCs w:val="24"/>
        </w:rPr>
      </w:pPr>
    </w:p>
    <w:p w14:paraId="5591B13D" w14:textId="77777777" w:rsidR="005A2C67" w:rsidRPr="003C1166" w:rsidRDefault="005A2C67" w:rsidP="00EF2E97">
      <w:pPr>
        <w:pStyle w:val="Heading2"/>
      </w:pPr>
      <w:bookmarkStart w:id="1623" w:name="_Toc390091781"/>
      <w:r w:rsidRPr="003C1166">
        <w:t>1.2 Intended Audience and Reading Suggestions</w:t>
      </w:r>
      <w:bookmarkEnd w:id="1623"/>
    </w:p>
    <w:p w14:paraId="51495FAE" w14:textId="77777777" w:rsidR="002B0946" w:rsidRPr="003C1166" w:rsidRDefault="002B0946" w:rsidP="002B0946">
      <w:pPr>
        <w:autoSpaceDE w:val="0"/>
        <w:autoSpaceDN w:val="0"/>
        <w:adjustRightInd w:val="0"/>
        <w:spacing w:after="0" w:line="240" w:lineRule="auto"/>
        <w:rPr>
          <w:rFonts w:cstheme="minorHAnsi"/>
          <w:color w:val="00000A"/>
          <w:sz w:val="24"/>
          <w:szCs w:val="24"/>
        </w:rPr>
      </w:pPr>
    </w:p>
    <w:p w14:paraId="06E86CFB" w14:textId="77777777" w:rsidR="005A2C67" w:rsidRPr="003C1166" w:rsidRDefault="002B0946" w:rsidP="002B0946">
      <w:pPr>
        <w:autoSpaceDE w:val="0"/>
        <w:autoSpaceDN w:val="0"/>
        <w:adjustRightInd w:val="0"/>
        <w:spacing w:after="0" w:line="240" w:lineRule="auto"/>
        <w:rPr>
          <w:rFonts w:cstheme="minorHAnsi"/>
          <w:color w:val="00000A"/>
          <w:sz w:val="24"/>
          <w:szCs w:val="24"/>
        </w:rPr>
      </w:pPr>
      <w:r w:rsidRPr="003C1166">
        <w:rPr>
          <w:rFonts w:cstheme="minorHAnsi"/>
          <w:color w:val="00000A"/>
          <w:sz w:val="24"/>
          <w:szCs w:val="24"/>
        </w:rPr>
        <w:t>This document is intended for all individuals participating in and/or supervi</w:t>
      </w:r>
      <w:r w:rsidR="004E4DFE">
        <w:rPr>
          <w:rFonts w:cstheme="minorHAnsi"/>
          <w:color w:val="00000A"/>
          <w:sz w:val="24"/>
          <w:szCs w:val="24"/>
        </w:rPr>
        <w:t xml:space="preserve">sing the development of the </w:t>
      </w:r>
      <w:del w:id="1624" w:author="Ellipsis" w:date="2014-06-09T15:32:00Z">
        <w:r w:rsidR="004E4DFE" w:rsidDel="00507DE0">
          <w:rPr>
            <w:rFonts w:cstheme="minorHAnsi"/>
            <w:color w:val="00000A"/>
            <w:sz w:val="24"/>
            <w:szCs w:val="24"/>
          </w:rPr>
          <w:delText>top</w:delText>
        </w:r>
        <w:r w:rsidRPr="003C1166" w:rsidDel="00507DE0">
          <w:rPr>
            <w:rFonts w:cstheme="minorHAnsi"/>
            <w:color w:val="00000A"/>
            <w:sz w:val="24"/>
            <w:szCs w:val="24"/>
          </w:rPr>
          <w:delText>CIMA</w:delText>
        </w:r>
      </w:del>
      <w:ins w:id="1625" w:author="Ellipsis" w:date="2014-06-09T15:32:00Z">
        <w:r w:rsidR="00507DE0">
          <w:rPr>
            <w:rFonts w:cstheme="minorHAnsi"/>
            <w:color w:val="00000A"/>
            <w:sz w:val="24"/>
            <w:szCs w:val="24"/>
          </w:rPr>
          <w:t>LearnCIMALearnCIMA</w:t>
        </w:r>
      </w:ins>
      <w:r w:rsidRPr="003C1166">
        <w:rPr>
          <w:rFonts w:cstheme="minorHAnsi"/>
          <w:color w:val="00000A"/>
          <w:sz w:val="24"/>
          <w:szCs w:val="24"/>
        </w:rPr>
        <w:t xml:space="preserve"> Web Application. For ease of browsing, this document has been broken down into five main sections.</w:t>
      </w:r>
    </w:p>
    <w:p w14:paraId="1DA999B3" w14:textId="77777777" w:rsidR="00107CFB" w:rsidRPr="003C1166" w:rsidRDefault="00107CFB" w:rsidP="002B0946">
      <w:pPr>
        <w:autoSpaceDE w:val="0"/>
        <w:autoSpaceDN w:val="0"/>
        <w:adjustRightInd w:val="0"/>
        <w:spacing w:after="0" w:line="240" w:lineRule="auto"/>
        <w:rPr>
          <w:rFonts w:cstheme="minorHAnsi"/>
          <w:color w:val="00000A"/>
          <w:sz w:val="24"/>
          <w:szCs w:val="24"/>
        </w:rPr>
      </w:pPr>
    </w:p>
    <w:p w14:paraId="0E7A2A91"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Part1 (Introduction) </w:t>
      </w:r>
      <w:r w:rsidRPr="003C1166">
        <w:rPr>
          <w:rFonts w:cstheme="minorHAnsi"/>
          <w:color w:val="00000A"/>
          <w:sz w:val="24"/>
          <w:szCs w:val="24"/>
        </w:rPr>
        <w:t>– This section will provide the readers a brief overview of the website.</w:t>
      </w:r>
    </w:p>
    <w:p w14:paraId="7FBFBB89"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798A862E"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Part2 (Overall Description) </w:t>
      </w:r>
      <w:r w:rsidRPr="003C1166">
        <w:rPr>
          <w:rFonts w:cstheme="minorHAnsi"/>
          <w:color w:val="00000A"/>
          <w:sz w:val="24"/>
          <w:szCs w:val="24"/>
        </w:rPr>
        <w:t>- This section provide an overview of each aspect of the web application and also as a whole.</w:t>
      </w:r>
    </w:p>
    <w:p w14:paraId="524A8606"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10048300"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3(System Features) </w:t>
      </w:r>
      <w:r w:rsidRPr="003C1166">
        <w:rPr>
          <w:rFonts w:cstheme="minorHAnsi"/>
          <w:color w:val="00000A"/>
          <w:sz w:val="24"/>
          <w:szCs w:val="24"/>
        </w:rPr>
        <w:t>– This section is for readers who wish to explore the features of the web application in more details, which expands on the overview laid out in the previous sections.</w:t>
      </w:r>
    </w:p>
    <w:p w14:paraId="18226348"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7A47712F"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4(External Interface Requirements) </w:t>
      </w:r>
      <w:r w:rsidRPr="003C1166">
        <w:rPr>
          <w:rFonts w:cstheme="minorHAnsi"/>
          <w:color w:val="00000A"/>
          <w:sz w:val="24"/>
          <w:szCs w:val="24"/>
        </w:rPr>
        <w:t>- This section offers further technical details, including information on the hardware and software platform on which the application will run.</w:t>
      </w:r>
    </w:p>
    <w:p w14:paraId="21CE0279" w14:textId="77777777" w:rsidR="00107CFB" w:rsidRPr="003C1166" w:rsidRDefault="00107CFB" w:rsidP="00107CFB">
      <w:pPr>
        <w:autoSpaceDE w:val="0"/>
        <w:autoSpaceDN w:val="0"/>
        <w:adjustRightInd w:val="0"/>
        <w:spacing w:after="0" w:line="240" w:lineRule="auto"/>
        <w:rPr>
          <w:rFonts w:cstheme="minorHAnsi"/>
          <w:color w:val="00000A"/>
          <w:sz w:val="24"/>
          <w:szCs w:val="24"/>
        </w:rPr>
      </w:pPr>
    </w:p>
    <w:p w14:paraId="7741B318" w14:textId="77777777"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Part5(Other Non-Functional Requirements) </w:t>
      </w:r>
      <w:r w:rsidRPr="003C1166">
        <w:rPr>
          <w:rFonts w:cstheme="minorHAnsi"/>
          <w:color w:val="00000A"/>
          <w:sz w:val="24"/>
          <w:szCs w:val="24"/>
        </w:rPr>
        <w:t>– Readers who are interested in non-technical aspects of the product, should read this sections, which covers areas such as performance, safety, security, and various other attributes that will be important to users.</w:t>
      </w:r>
    </w:p>
    <w:p w14:paraId="2E80A970" w14:textId="77777777" w:rsidR="00EF2E97" w:rsidRPr="003C1166" w:rsidRDefault="00EF2E97" w:rsidP="00EF2E97">
      <w:pPr>
        <w:autoSpaceDE w:val="0"/>
        <w:autoSpaceDN w:val="0"/>
        <w:adjustRightInd w:val="0"/>
        <w:spacing w:after="0" w:line="240" w:lineRule="auto"/>
        <w:rPr>
          <w:rFonts w:cstheme="minorHAnsi"/>
          <w:b/>
          <w:bCs/>
          <w:color w:val="4F82BE"/>
          <w:sz w:val="26"/>
          <w:szCs w:val="26"/>
        </w:rPr>
      </w:pPr>
    </w:p>
    <w:p w14:paraId="18F10222" w14:textId="77777777" w:rsidR="00EF2E97" w:rsidRPr="003C1166" w:rsidRDefault="00EF2E97" w:rsidP="00EF2E97">
      <w:pPr>
        <w:pStyle w:val="Heading2"/>
      </w:pPr>
      <w:bookmarkStart w:id="1626" w:name="_Toc390091782"/>
      <w:r w:rsidRPr="003C1166">
        <w:t>1.3 Project Scope</w:t>
      </w:r>
      <w:bookmarkEnd w:id="1626"/>
    </w:p>
    <w:p w14:paraId="70EBA106" w14:textId="77777777" w:rsidR="00EF2E97" w:rsidRPr="003C1166" w:rsidRDefault="00EF2E97" w:rsidP="00EF2E97">
      <w:pPr>
        <w:autoSpaceDE w:val="0"/>
        <w:autoSpaceDN w:val="0"/>
        <w:adjustRightInd w:val="0"/>
        <w:spacing w:after="0" w:line="240" w:lineRule="auto"/>
        <w:rPr>
          <w:rFonts w:cstheme="minorHAnsi"/>
          <w:b/>
          <w:bCs/>
          <w:color w:val="4F82BE"/>
          <w:sz w:val="26"/>
          <w:szCs w:val="26"/>
        </w:rPr>
      </w:pPr>
    </w:p>
    <w:p w14:paraId="1A8D58BF" w14:textId="77777777" w:rsidR="00EF2E97" w:rsidRPr="003C1166" w:rsidRDefault="00780E4A" w:rsidP="00EF2E97">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This software system will be an Exam Engine </w:t>
      </w:r>
      <w:r w:rsidR="00EF2E97" w:rsidRPr="003C1166">
        <w:rPr>
          <w:rFonts w:cstheme="minorHAnsi"/>
          <w:color w:val="00000A"/>
          <w:sz w:val="23"/>
          <w:szCs w:val="23"/>
        </w:rPr>
        <w:t xml:space="preserve">for </w:t>
      </w:r>
      <w:del w:id="1627" w:author="Ellipsis" w:date="2014-06-09T15:32:00Z">
        <w:r w:rsidR="004E4DFE" w:rsidDel="00507DE0">
          <w:rPr>
            <w:rFonts w:cstheme="minorHAnsi"/>
            <w:color w:val="00000A"/>
            <w:sz w:val="23"/>
            <w:szCs w:val="23"/>
          </w:rPr>
          <w:delText>top</w:delText>
        </w:r>
        <w:r w:rsidRPr="003C1166" w:rsidDel="00507DE0">
          <w:rPr>
            <w:rFonts w:cstheme="minorHAnsi"/>
            <w:color w:val="00000A"/>
            <w:sz w:val="23"/>
            <w:szCs w:val="23"/>
          </w:rPr>
          <w:delText>CIMA</w:delText>
        </w:r>
      </w:del>
      <w:ins w:id="1628" w:author="Ellipsis" w:date="2014-06-09T15:32:00Z">
        <w:r w:rsidR="00507DE0">
          <w:rPr>
            <w:rFonts w:cstheme="minorHAnsi"/>
            <w:color w:val="00000A"/>
            <w:sz w:val="23"/>
            <w:szCs w:val="23"/>
          </w:rPr>
          <w:t>LearnCIMA</w:t>
        </w:r>
      </w:ins>
      <w:r w:rsidR="00EF2E97" w:rsidRPr="003C1166">
        <w:rPr>
          <w:rFonts w:cstheme="minorHAnsi"/>
          <w:color w:val="00000A"/>
          <w:sz w:val="23"/>
          <w:szCs w:val="23"/>
        </w:rPr>
        <w:t xml:space="preserve">. This system will be designed to support and interact with various client-side features, which would otherwise have to be performed physically. The concept behind this application is inspired by the idea of </w:t>
      </w:r>
      <w:r w:rsidR="00AF6116" w:rsidRPr="003C1166">
        <w:rPr>
          <w:rFonts w:cstheme="minorHAnsi"/>
          <w:color w:val="00000A"/>
          <w:sz w:val="23"/>
          <w:szCs w:val="23"/>
        </w:rPr>
        <w:t>taking examinations</w:t>
      </w:r>
      <w:r w:rsidR="00EF2E97" w:rsidRPr="003C1166">
        <w:rPr>
          <w:rFonts w:cstheme="minorHAnsi"/>
          <w:color w:val="00000A"/>
          <w:sz w:val="23"/>
          <w:szCs w:val="23"/>
        </w:rPr>
        <w:t xml:space="preserve"> over the internet without </w:t>
      </w:r>
      <w:r w:rsidR="00AF6116" w:rsidRPr="003C1166">
        <w:rPr>
          <w:rFonts w:cstheme="minorHAnsi"/>
          <w:color w:val="00000A"/>
          <w:sz w:val="23"/>
          <w:szCs w:val="23"/>
        </w:rPr>
        <w:t>the need o</w:t>
      </w:r>
      <w:r w:rsidR="004E4DFE">
        <w:rPr>
          <w:rFonts w:cstheme="minorHAnsi"/>
          <w:color w:val="00000A"/>
          <w:sz w:val="23"/>
          <w:szCs w:val="23"/>
        </w:rPr>
        <w:t>f</w:t>
      </w:r>
      <w:r w:rsidR="00AF6116" w:rsidRPr="003C1166">
        <w:rPr>
          <w:rFonts w:cstheme="minorHAnsi"/>
          <w:color w:val="00000A"/>
          <w:sz w:val="23"/>
          <w:szCs w:val="23"/>
        </w:rPr>
        <w:t xml:space="preserve"> conducting the exam manually. This would make exams very easy to be designed by the officials in charge of constructing them, and also would ease the candidates of the exam. </w:t>
      </w:r>
      <w:r w:rsidR="00EF2E97" w:rsidRPr="003C1166">
        <w:rPr>
          <w:rFonts w:cstheme="minorHAnsi"/>
          <w:color w:val="00000A"/>
          <w:sz w:val="23"/>
          <w:szCs w:val="23"/>
        </w:rPr>
        <w:t xml:space="preserve"> More specifically, </w:t>
      </w:r>
      <w:del w:id="1629" w:author="Ellipsis" w:date="2014-06-09T15:32:00Z">
        <w:r w:rsidR="004E4DFE" w:rsidDel="00507DE0">
          <w:rPr>
            <w:rFonts w:cstheme="minorHAnsi"/>
            <w:color w:val="00000A"/>
            <w:sz w:val="23"/>
            <w:szCs w:val="23"/>
          </w:rPr>
          <w:delText>top</w:delText>
        </w:r>
        <w:r w:rsidR="00AF6116" w:rsidRPr="003C1166" w:rsidDel="00507DE0">
          <w:rPr>
            <w:rFonts w:cstheme="minorHAnsi"/>
            <w:color w:val="00000A"/>
            <w:sz w:val="23"/>
            <w:szCs w:val="23"/>
          </w:rPr>
          <w:delText>CIMA</w:delText>
        </w:r>
      </w:del>
      <w:ins w:id="1630" w:author="Ellipsis" w:date="2014-06-09T15:32:00Z">
        <w:r w:rsidR="00507DE0">
          <w:rPr>
            <w:rFonts w:cstheme="minorHAnsi"/>
            <w:color w:val="00000A"/>
            <w:sz w:val="23"/>
            <w:szCs w:val="23"/>
          </w:rPr>
          <w:t>LearnCIMALearnCIMA</w:t>
        </w:r>
      </w:ins>
      <w:r w:rsidR="00AF6116" w:rsidRPr="003C1166">
        <w:rPr>
          <w:rFonts w:cstheme="minorHAnsi"/>
          <w:color w:val="00000A"/>
          <w:sz w:val="23"/>
          <w:szCs w:val="23"/>
        </w:rPr>
        <w:t xml:space="preserve"> exam engine will be generating online exams for Students, where they can login to the application and do </w:t>
      </w:r>
      <w:r w:rsidR="00AF6116" w:rsidRPr="003C1166">
        <w:rPr>
          <w:rFonts w:cstheme="minorHAnsi"/>
          <w:color w:val="00000A"/>
          <w:sz w:val="23"/>
          <w:szCs w:val="23"/>
        </w:rPr>
        <w:lastRenderedPageBreak/>
        <w:t>take the exam.  They can also view sample exams before making any payments for the actual exams. In this way, they can experience the system beforehand. The application will provide a summary of the examination once the candidate finishes a particular examination.</w:t>
      </w:r>
    </w:p>
    <w:p w14:paraId="3B924AB7" w14:textId="77777777" w:rsidR="003C1166" w:rsidRPr="003C1166" w:rsidRDefault="003C1166" w:rsidP="003C1166">
      <w:pPr>
        <w:pStyle w:val="Heading1"/>
      </w:pPr>
      <w:bookmarkStart w:id="1631" w:name="_Toc390091783"/>
      <w:r w:rsidRPr="003C1166">
        <w:t>2. Overall Description</w:t>
      </w:r>
      <w:bookmarkEnd w:id="1631"/>
    </w:p>
    <w:p w14:paraId="76491236" w14:textId="77777777" w:rsidR="003C1166" w:rsidRDefault="003C1166" w:rsidP="003C1166">
      <w:pPr>
        <w:pStyle w:val="Heading2"/>
      </w:pPr>
      <w:bookmarkStart w:id="1632" w:name="_Toc390091784"/>
      <w:r w:rsidRPr="003C1166">
        <w:t>2.1 Product Perspective</w:t>
      </w:r>
      <w:bookmarkEnd w:id="1632"/>
    </w:p>
    <w:p w14:paraId="6C4CA99C" w14:textId="77777777" w:rsidR="00BF384E" w:rsidRDefault="00BF384E" w:rsidP="00FA0CD5">
      <w:pPr>
        <w:autoSpaceDE w:val="0"/>
        <w:autoSpaceDN w:val="0"/>
        <w:adjustRightInd w:val="0"/>
        <w:spacing w:after="0" w:line="240" w:lineRule="auto"/>
      </w:pPr>
    </w:p>
    <w:p w14:paraId="5413B996" w14:textId="77777777" w:rsidR="00FA0CD5" w:rsidRPr="003C1166" w:rsidRDefault="00DB3C70" w:rsidP="00FA0CD5">
      <w:pPr>
        <w:autoSpaceDE w:val="0"/>
        <w:autoSpaceDN w:val="0"/>
        <w:adjustRightInd w:val="0"/>
        <w:spacing w:after="0" w:line="240" w:lineRule="auto"/>
        <w:rPr>
          <w:rFonts w:cstheme="minorHAnsi"/>
          <w:color w:val="00000A"/>
          <w:sz w:val="23"/>
          <w:szCs w:val="23"/>
        </w:rPr>
      </w:pPr>
      <w:r>
        <w:t>Examinations are held worldwide. There are many examinations that are targeted for a well large audience. These exams need to be held in a medium where a large audience can have access to the examination without much hassle. The best place to conduct this exam is through the internet</w:t>
      </w:r>
      <w:r w:rsidR="00FA0CD5">
        <w:t>. Currently, o</w:t>
      </w:r>
      <w:r w:rsidR="00FA0CD5">
        <w:rPr>
          <w:rFonts w:cstheme="minorHAnsi"/>
          <w:color w:val="00000A"/>
          <w:sz w:val="23"/>
          <w:szCs w:val="23"/>
        </w:rPr>
        <w:t>nly few of the available exam systems</w:t>
      </w:r>
      <w:r w:rsidR="00FA0CD5" w:rsidRPr="003C1166">
        <w:rPr>
          <w:rFonts w:cstheme="minorHAnsi"/>
          <w:color w:val="00000A"/>
          <w:sz w:val="23"/>
          <w:szCs w:val="23"/>
        </w:rPr>
        <w:t xml:space="preserve"> provide innovative features in their web pages.The project is on developing a</w:t>
      </w:r>
      <w:r w:rsidR="00C90591">
        <w:rPr>
          <w:rFonts w:cstheme="minorHAnsi"/>
          <w:color w:val="00000A"/>
          <w:sz w:val="23"/>
          <w:szCs w:val="23"/>
        </w:rPr>
        <w:t>n exam engine</w:t>
      </w:r>
      <w:r w:rsidR="00FA0CD5" w:rsidRPr="003C1166">
        <w:rPr>
          <w:rFonts w:cstheme="minorHAnsi"/>
          <w:color w:val="00000A"/>
          <w:sz w:val="23"/>
          <w:szCs w:val="23"/>
        </w:rPr>
        <w:t>, which will benefit the</w:t>
      </w:r>
      <w:r w:rsidR="00C90591">
        <w:rPr>
          <w:rFonts w:cstheme="minorHAnsi"/>
          <w:color w:val="00000A"/>
          <w:sz w:val="23"/>
          <w:szCs w:val="23"/>
        </w:rPr>
        <w:t>Candidates of exams</w:t>
      </w:r>
      <w:r w:rsidR="00FA0CD5" w:rsidRPr="003C1166">
        <w:rPr>
          <w:rFonts w:cstheme="minorHAnsi"/>
          <w:color w:val="00000A"/>
          <w:sz w:val="23"/>
          <w:szCs w:val="23"/>
        </w:rPr>
        <w:t xml:space="preserve"> in numerous ways. The online </w:t>
      </w:r>
      <w:r w:rsidR="00C90591">
        <w:rPr>
          <w:rFonts w:cstheme="minorHAnsi"/>
          <w:color w:val="00000A"/>
          <w:sz w:val="23"/>
          <w:szCs w:val="23"/>
        </w:rPr>
        <w:t>exam feature</w:t>
      </w:r>
      <w:r w:rsidR="00FA0CD5" w:rsidRPr="003C1166">
        <w:rPr>
          <w:rFonts w:cstheme="minorHAnsi"/>
          <w:color w:val="00000A"/>
          <w:sz w:val="23"/>
          <w:szCs w:val="23"/>
        </w:rPr>
        <w:t xml:space="preserve">willgives the </w:t>
      </w:r>
      <w:r w:rsidR="00C90591">
        <w:rPr>
          <w:rFonts w:cstheme="minorHAnsi"/>
          <w:color w:val="00000A"/>
          <w:sz w:val="23"/>
          <w:szCs w:val="23"/>
        </w:rPr>
        <w:t>Students</w:t>
      </w:r>
      <w:r w:rsidR="00FA0CD5" w:rsidRPr="003C1166">
        <w:rPr>
          <w:rFonts w:cstheme="minorHAnsi"/>
          <w:color w:val="00000A"/>
          <w:sz w:val="23"/>
          <w:szCs w:val="23"/>
        </w:rPr>
        <w:t xml:space="preserve"> a chance </w:t>
      </w:r>
      <w:r w:rsidR="00C90591">
        <w:rPr>
          <w:rFonts w:cstheme="minorHAnsi"/>
          <w:color w:val="00000A"/>
          <w:sz w:val="23"/>
          <w:szCs w:val="23"/>
        </w:rPr>
        <w:t>take examinations online.</w:t>
      </w:r>
      <w:r w:rsidR="00FA0CD5" w:rsidRPr="003C1166">
        <w:rPr>
          <w:rFonts w:cstheme="minorHAnsi"/>
          <w:color w:val="00000A"/>
          <w:sz w:val="23"/>
          <w:szCs w:val="23"/>
        </w:rPr>
        <w:t>The web application will also include concepts of augmented reality thusproviding several services which will be benefited by the users.</w:t>
      </w:r>
    </w:p>
    <w:p w14:paraId="13C38956" w14:textId="77777777" w:rsidR="003C1166" w:rsidRDefault="003C1166" w:rsidP="003C1166">
      <w:pPr>
        <w:pStyle w:val="Heading2"/>
      </w:pPr>
      <w:bookmarkStart w:id="1633" w:name="_Toc390091785"/>
      <w:r w:rsidRPr="003C1166">
        <w:t>2.2 Product Features</w:t>
      </w:r>
      <w:bookmarkEnd w:id="1633"/>
    </w:p>
    <w:p w14:paraId="4F78538D" w14:textId="77777777" w:rsidR="00002261" w:rsidRDefault="00002261" w:rsidP="003C1166">
      <w:pPr>
        <w:autoSpaceDE w:val="0"/>
        <w:autoSpaceDN w:val="0"/>
        <w:adjustRightInd w:val="0"/>
        <w:spacing w:after="0" w:line="240" w:lineRule="auto"/>
        <w:rPr>
          <w:rFonts w:cstheme="minorHAnsi"/>
          <w:color w:val="00000A"/>
          <w:sz w:val="23"/>
          <w:szCs w:val="23"/>
        </w:rPr>
      </w:pPr>
    </w:p>
    <w:p w14:paraId="562A219C" w14:textId="77777777" w:rsidR="003C1166" w:rsidRDefault="003C1166" w:rsidP="003C1166">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The following list offers a brief outline and description of the main features</w:t>
      </w:r>
      <w:ins w:id="1634" w:author="Ellipsis" w:date="2014-06-09T15:32:00Z">
        <w:r w:rsidR="00507DE0">
          <w:rPr>
            <w:rFonts w:cstheme="minorHAnsi"/>
            <w:color w:val="00000A"/>
            <w:sz w:val="23"/>
            <w:szCs w:val="23"/>
          </w:rPr>
          <w:t xml:space="preserve"> </w:t>
        </w:r>
      </w:ins>
      <w:r w:rsidRPr="003C1166">
        <w:rPr>
          <w:rFonts w:cstheme="minorHAnsi"/>
          <w:color w:val="00000A"/>
          <w:sz w:val="23"/>
          <w:szCs w:val="23"/>
        </w:rPr>
        <w:t xml:space="preserve">and functionalities of the </w:t>
      </w:r>
      <w:del w:id="1635" w:author="Ellipsis" w:date="2014-06-09T15:32:00Z">
        <w:r w:rsidR="004E4DFE" w:rsidDel="00507DE0">
          <w:rPr>
            <w:rFonts w:cstheme="minorHAnsi"/>
            <w:color w:val="00000A"/>
            <w:sz w:val="23"/>
            <w:szCs w:val="23"/>
          </w:rPr>
          <w:delText>top</w:delText>
        </w:r>
        <w:r w:rsidR="001D3459" w:rsidDel="00507DE0">
          <w:rPr>
            <w:rFonts w:cstheme="minorHAnsi"/>
            <w:color w:val="00000A"/>
            <w:sz w:val="23"/>
            <w:szCs w:val="23"/>
          </w:rPr>
          <w:delText>CIMA</w:delText>
        </w:r>
      </w:del>
      <w:ins w:id="1636" w:author="Ellipsis" w:date="2014-06-09T15:32:00Z">
        <w:r w:rsidR="00507DE0">
          <w:rPr>
            <w:rFonts w:cstheme="minorHAnsi"/>
            <w:color w:val="00000A"/>
            <w:sz w:val="23"/>
            <w:szCs w:val="23"/>
          </w:rPr>
          <w:t>LearnCIMA</w:t>
        </w:r>
      </w:ins>
      <w:r w:rsidRPr="003C1166">
        <w:rPr>
          <w:rFonts w:cstheme="minorHAnsi"/>
          <w:color w:val="00000A"/>
          <w:sz w:val="23"/>
          <w:szCs w:val="23"/>
        </w:rPr>
        <w:t xml:space="preserve"> web application.</w:t>
      </w:r>
    </w:p>
    <w:p w14:paraId="29585243" w14:textId="77777777" w:rsidR="00002261" w:rsidRPr="003C1166" w:rsidRDefault="00002261" w:rsidP="003C1166">
      <w:pPr>
        <w:autoSpaceDE w:val="0"/>
        <w:autoSpaceDN w:val="0"/>
        <w:adjustRightInd w:val="0"/>
        <w:spacing w:after="0" w:line="240" w:lineRule="auto"/>
        <w:rPr>
          <w:rFonts w:cstheme="minorHAnsi"/>
          <w:color w:val="00000A"/>
          <w:sz w:val="23"/>
          <w:szCs w:val="23"/>
        </w:rPr>
      </w:pPr>
    </w:p>
    <w:p w14:paraId="3C58A018" w14:textId="77777777" w:rsidR="00D1787E" w:rsidRDefault="003C1166" w:rsidP="00F2082A">
      <w:pPr>
        <w:pStyle w:val="Heading3"/>
      </w:pPr>
      <w:bookmarkStart w:id="1637" w:name="_Toc390091786"/>
      <w:r w:rsidRPr="003C1166">
        <w:t>2.2.1 Core Features</w:t>
      </w:r>
      <w:bookmarkEnd w:id="1637"/>
    </w:p>
    <w:p w14:paraId="2F0284B3" w14:textId="77777777" w:rsidR="00F2082A" w:rsidRPr="00F2082A" w:rsidRDefault="00F2082A" w:rsidP="00F2082A"/>
    <w:tbl>
      <w:tblPr>
        <w:tblStyle w:val="TableGrid"/>
        <w:tblW w:w="0" w:type="auto"/>
        <w:tblLook w:val="04A0" w:firstRow="1" w:lastRow="0" w:firstColumn="1" w:lastColumn="0" w:noHBand="0" w:noVBand="1"/>
      </w:tblPr>
      <w:tblGrid>
        <w:gridCol w:w="738"/>
        <w:gridCol w:w="4680"/>
        <w:gridCol w:w="4158"/>
      </w:tblGrid>
      <w:tr w:rsidR="003C6140" w:rsidRPr="00B11865" w14:paraId="4189DB2E" w14:textId="77777777" w:rsidTr="00EF4BA2">
        <w:tc>
          <w:tcPr>
            <w:tcW w:w="738" w:type="dxa"/>
            <w:shd w:val="clear" w:color="auto" w:fill="808080" w:themeFill="background1" w:themeFillShade="80"/>
          </w:tcPr>
          <w:p w14:paraId="0EA9818D" w14:textId="77777777" w:rsidR="003C6140" w:rsidRPr="00B11865" w:rsidRDefault="003C6140" w:rsidP="003C6140">
            <w:pPr>
              <w:jc w:val="center"/>
              <w:rPr>
                <w:rFonts w:cstheme="minorHAnsi"/>
                <w:b/>
              </w:rPr>
            </w:pPr>
            <w:r w:rsidRPr="00B11865">
              <w:rPr>
                <w:rFonts w:cstheme="minorHAnsi"/>
                <w:b/>
              </w:rPr>
              <w:t>#</w:t>
            </w:r>
          </w:p>
        </w:tc>
        <w:tc>
          <w:tcPr>
            <w:tcW w:w="4680" w:type="dxa"/>
            <w:shd w:val="clear" w:color="auto" w:fill="808080" w:themeFill="background1" w:themeFillShade="80"/>
          </w:tcPr>
          <w:p w14:paraId="17DBAC62" w14:textId="77777777" w:rsidR="003C6140" w:rsidRPr="00B11865" w:rsidRDefault="003C6140" w:rsidP="003C6140">
            <w:pPr>
              <w:jc w:val="center"/>
              <w:rPr>
                <w:rFonts w:cstheme="minorHAnsi"/>
                <w:b/>
              </w:rPr>
            </w:pPr>
            <w:r w:rsidRPr="00B11865">
              <w:rPr>
                <w:rFonts w:cstheme="minorHAnsi"/>
                <w:b/>
              </w:rPr>
              <w:t>Feature</w:t>
            </w:r>
          </w:p>
        </w:tc>
        <w:tc>
          <w:tcPr>
            <w:tcW w:w="4158" w:type="dxa"/>
            <w:shd w:val="clear" w:color="auto" w:fill="808080" w:themeFill="background1" w:themeFillShade="80"/>
          </w:tcPr>
          <w:p w14:paraId="6170DAE1" w14:textId="77777777" w:rsidR="003C6140" w:rsidRPr="00B11865" w:rsidRDefault="003C6140" w:rsidP="003C6140">
            <w:pPr>
              <w:jc w:val="center"/>
              <w:rPr>
                <w:rFonts w:cstheme="minorHAnsi"/>
                <w:b/>
              </w:rPr>
            </w:pPr>
            <w:r w:rsidRPr="00B11865">
              <w:rPr>
                <w:rFonts w:cstheme="minorHAnsi"/>
                <w:b/>
              </w:rPr>
              <w:t>Goals</w:t>
            </w:r>
          </w:p>
        </w:tc>
      </w:tr>
      <w:tr w:rsidR="003C6140" w:rsidRPr="00B11865" w14:paraId="4DF31416" w14:textId="77777777" w:rsidTr="003C6140">
        <w:tc>
          <w:tcPr>
            <w:tcW w:w="738" w:type="dxa"/>
          </w:tcPr>
          <w:p w14:paraId="60AA4DB3" w14:textId="77777777" w:rsidR="003C6140" w:rsidRPr="00B11865" w:rsidRDefault="00856887" w:rsidP="00D1787E">
            <w:pPr>
              <w:rPr>
                <w:rFonts w:cstheme="minorHAnsi"/>
              </w:rPr>
            </w:pPr>
            <w:r w:rsidRPr="00B11865">
              <w:rPr>
                <w:rFonts w:cstheme="minorHAnsi"/>
              </w:rPr>
              <w:t>1</w:t>
            </w:r>
          </w:p>
        </w:tc>
        <w:tc>
          <w:tcPr>
            <w:tcW w:w="4680" w:type="dxa"/>
          </w:tcPr>
          <w:p w14:paraId="0073ABA4" w14:textId="77777777" w:rsidR="003C6140" w:rsidRPr="00B11865" w:rsidRDefault="006F4BCD" w:rsidP="00D1787E">
            <w:pPr>
              <w:rPr>
                <w:rFonts w:cstheme="minorHAnsi"/>
              </w:rPr>
            </w:pPr>
            <w:r w:rsidRPr="00B11865">
              <w:rPr>
                <w:rFonts w:cstheme="minorHAnsi"/>
                <w:color w:val="00000A"/>
                <w:sz w:val="24"/>
                <w:szCs w:val="24"/>
              </w:rPr>
              <w:t>Login</w:t>
            </w:r>
          </w:p>
        </w:tc>
        <w:tc>
          <w:tcPr>
            <w:tcW w:w="4158" w:type="dxa"/>
          </w:tcPr>
          <w:p w14:paraId="708C5D5C" w14:textId="77777777" w:rsidR="00EF4BA2" w:rsidRPr="00B11865" w:rsidRDefault="00EF4BA2" w:rsidP="00EF4BA2">
            <w:pPr>
              <w:autoSpaceDE w:val="0"/>
              <w:autoSpaceDN w:val="0"/>
              <w:adjustRightInd w:val="0"/>
              <w:rPr>
                <w:rFonts w:cstheme="minorHAnsi"/>
                <w:color w:val="00000A"/>
                <w:sz w:val="24"/>
                <w:szCs w:val="24"/>
              </w:rPr>
            </w:pPr>
            <w:r w:rsidRPr="00B11865">
              <w:rPr>
                <w:rFonts w:cstheme="minorHAnsi"/>
                <w:color w:val="00000A"/>
                <w:sz w:val="24"/>
                <w:szCs w:val="24"/>
              </w:rPr>
              <w:t>Allow user to access his account</w:t>
            </w:r>
          </w:p>
          <w:p w14:paraId="53E687C3" w14:textId="77777777" w:rsidR="003C6140" w:rsidRPr="00B11865" w:rsidRDefault="00EF4BA2" w:rsidP="00EF4BA2">
            <w:pPr>
              <w:rPr>
                <w:rFonts w:cstheme="minorHAnsi"/>
              </w:rPr>
            </w:pPr>
            <w:r w:rsidRPr="00B11865">
              <w:rPr>
                <w:rFonts w:cstheme="minorHAnsi"/>
                <w:color w:val="00000A"/>
                <w:sz w:val="24"/>
                <w:szCs w:val="24"/>
              </w:rPr>
              <w:t>information before taking an examination.</w:t>
            </w:r>
          </w:p>
        </w:tc>
      </w:tr>
      <w:tr w:rsidR="003C6140" w:rsidRPr="00B11865" w14:paraId="2114E810" w14:textId="77777777" w:rsidTr="003C6140">
        <w:tc>
          <w:tcPr>
            <w:tcW w:w="738" w:type="dxa"/>
          </w:tcPr>
          <w:p w14:paraId="01567E71" w14:textId="77777777" w:rsidR="003C6140" w:rsidRPr="00B11865" w:rsidRDefault="00856887" w:rsidP="00D1787E">
            <w:pPr>
              <w:rPr>
                <w:rFonts w:cstheme="minorHAnsi"/>
              </w:rPr>
            </w:pPr>
            <w:r w:rsidRPr="00B11865">
              <w:rPr>
                <w:rFonts w:cstheme="minorHAnsi"/>
              </w:rPr>
              <w:t>2</w:t>
            </w:r>
          </w:p>
        </w:tc>
        <w:tc>
          <w:tcPr>
            <w:tcW w:w="4680" w:type="dxa"/>
          </w:tcPr>
          <w:p w14:paraId="6E3D5E7C" w14:textId="77777777" w:rsidR="003C6140" w:rsidRPr="00B11865" w:rsidRDefault="006F4BCD" w:rsidP="00D1787E">
            <w:pPr>
              <w:rPr>
                <w:rFonts w:cstheme="minorHAnsi"/>
              </w:rPr>
            </w:pPr>
            <w:r w:rsidRPr="00B11865">
              <w:rPr>
                <w:rFonts w:cstheme="minorHAnsi"/>
                <w:color w:val="00000A"/>
                <w:sz w:val="24"/>
                <w:szCs w:val="24"/>
              </w:rPr>
              <w:t>Registration</w:t>
            </w:r>
          </w:p>
        </w:tc>
        <w:tc>
          <w:tcPr>
            <w:tcW w:w="4158" w:type="dxa"/>
          </w:tcPr>
          <w:p w14:paraId="435EA60C" w14:textId="77777777" w:rsidR="003C6140" w:rsidRPr="00B11865" w:rsidRDefault="00DF2459" w:rsidP="00DF2459">
            <w:pPr>
              <w:autoSpaceDE w:val="0"/>
              <w:autoSpaceDN w:val="0"/>
              <w:adjustRightInd w:val="0"/>
              <w:rPr>
                <w:rFonts w:cstheme="minorHAnsi"/>
              </w:rPr>
            </w:pPr>
            <w:r w:rsidRPr="00B11865">
              <w:rPr>
                <w:rFonts w:cstheme="minorHAnsi"/>
                <w:color w:val="00000A"/>
                <w:sz w:val="24"/>
                <w:szCs w:val="24"/>
              </w:rPr>
              <w:t>Allow Student  to register an account with all of the Students’ personal information</w:t>
            </w:r>
          </w:p>
        </w:tc>
      </w:tr>
      <w:tr w:rsidR="003C6140" w:rsidRPr="00B11865" w14:paraId="7E0B2573" w14:textId="77777777" w:rsidTr="003C6140">
        <w:tc>
          <w:tcPr>
            <w:tcW w:w="738" w:type="dxa"/>
          </w:tcPr>
          <w:p w14:paraId="3A176F27" w14:textId="77777777" w:rsidR="003C6140" w:rsidRPr="00B11865" w:rsidRDefault="00856887" w:rsidP="00D1787E">
            <w:pPr>
              <w:rPr>
                <w:rFonts w:cstheme="minorHAnsi"/>
              </w:rPr>
            </w:pPr>
            <w:r w:rsidRPr="00B11865">
              <w:rPr>
                <w:rFonts w:cstheme="minorHAnsi"/>
              </w:rPr>
              <w:t>3</w:t>
            </w:r>
          </w:p>
        </w:tc>
        <w:tc>
          <w:tcPr>
            <w:tcW w:w="4680" w:type="dxa"/>
          </w:tcPr>
          <w:p w14:paraId="300FEDA1" w14:textId="77777777" w:rsidR="003C6140" w:rsidRPr="00B11865" w:rsidRDefault="006F4BCD" w:rsidP="006F4BCD">
            <w:pPr>
              <w:rPr>
                <w:rFonts w:cstheme="minorHAnsi"/>
              </w:rPr>
            </w:pPr>
            <w:r w:rsidRPr="00B11865">
              <w:rPr>
                <w:rFonts w:cstheme="minorHAnsi"/>
                <w:color w:val="00000A"/>
                <w:sz w:val="24"/>
                <w:szCs w:val="24"/>
              </w:rPr>
              <w:t xml:space="preserve">Save password </w:t>
            </w:r>
          </w:p>
        </w:tc>
        <w:tc>
          <w:tcPr>
            <w:tcW w:w="4158" w:type="dxa"/>
          </w:tcPr>
          <w:p w14:paraId="6E1C17BF" w14:textId="77777777" w:rsidR="00B33BC8" w:rsidRPr="00B11865" w:rsidRDefault="00B33BC8" w:rsidP="00B33BC8">
            <w:pPr>
              <w:autoSpaceDE w:val="0"/>
              <w:autoSpaceDN w:val="0"/>
              <w:adjustRightInd w:val="0"/>
              <w:rPr>
                <w:rFonts w:cstheme="minorHAnsi"/>
                <w:color w:val="00000A"/>
                <w:sz w:val="24"/>
                <w:szCs w:val="24"/>
              </w:rPr>
            </w:pPr>
            <w:r w:rsidRPr="00B11865">
              <w:rPr>
                <w:rFonts w:cstheme="minorHAnsi"/>
                <w:color w:val="00000A"/>
                <w:sz w:val="24"/>
                <w:szCs w:val="24"/>
              </w:rPr>
              <w:t>Save user the trouble of having to</w:t>
            </w:r>
          </w:p>
          <w:p w14:paraId="46C7E78F" w14:textId="77777777" w:rsidR="003C6140" w:rsidRPr="00B11865" w:rsidRDefault="00B33BC8" w:rsidP="00B33BC8">
            <w:pPr>
              <w:autoSpaceDE w:val="0"/>
              <w:autoSpaceDN w:val="0"/>
              <w:adjustRightInd w:val="0"/>
              <w:rPr>
                <w:rFonts w:cstheme="minorHAnsi"/>
              </w:rPr>
            </w:pPr>
            <w:r w:rsidRPr="00B11865">
              <w:rPr>
                <w:rFonts w:cstheme="minorHAnsi"/>
                <w:color w:val="00000A"/>
                <w:sz w:val="24"/>
                <w:szCs w:val="24"/>
              </w:rPr>
              <w:t>enter his email address and password every time he wants to login.</w:t>
            </w:r>
          </w:p>
        </w:tc>
      </w:tr>
      <w:tr w:rsidR="003C6140" w:rsidRPr="00B11865" w14:paraId="53925D73" w14:textId="77777777" w:rsidTr="003C6140">
        <w:tc>
          <w:tcPr>
            <w:tcW w:w="738" w:type="dxa"/>
          </w:tcPr>
          <w:p w14:paraId="0CA89814" w14:textId="77777777" w:rsidR="003C6140" w:rsidRPr="00B11865" w:rsidRDefault="00856887" w:rsidP="00D1787E">
            <w:pPr>
              <w:rPr>
                <w:rFonts w:cstheme="minorHAnsi"/>
              </w:rPr>
            </w:pPr>
            <w:r w:rsidRPr="00B11865">
              <w:rPr>
                <w:rFonts w:cstheme="minorHAnsi"/>
              </w:rPr>
              <w:t>4</w:t>
            </w:r>
          </w:p>
        </w:tc>
        <w:tc>
          <w:tcPr>
            <w:tcW w:w="4680" w:type="dxa"/>
          </w:tcPr>
          <w:p w14:paraId="3ADEEEF0" w14:textId="77777777" w:rsidR="003C6140" w:rsidRPr="00B11865" w:rsidRDefault="006F4BCD" w:rsidP="00D1787E">
            <w:pPr>
              <w:rPr>
                <w:rFonts w:cstheme="minorHAnsi"/>
              </w:rPr>
            </w:pPr>
            <w:r w:rsidRPr="00B11865">
              <w:rPr>
                <w:rFonts w:cstheme="minorHAnsi"/>
                <w:color w:val="00000A"/>
                <w:sz w:val="24"/>
                <w:szCs w:val="24"/>
              </w:rPr>
              <w:t>Password Recovery</w:t>
            </w:r>
          </w:p>
        </w:tc>
        <w:tc>
          <w:tcPr>
            <w:tcW w:w="4158" w:type="dxa"/>
          </w:tcPr>
          <w:p w14:paraId="15814575" w14:textId="77777777"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In case the user misplaces his</w:t>
            </w:r>
          </w:p>
          <w:p w14:paraId="1B524BEF" w14:textId="77777777"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password, this feature allows him to</w:t>
            </w:r>
          </w:p>
          <w:p w14:paraId="3F37CCAB" w14:textId="77777777"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recovery his account with a new</w:t>
            </w:r>
          </w:p>
          <w:p w14:paraId="5AB3827A" w14:textId="77777777" w:rsidR="00314FF5" w:rsidRPr="00B11865" w:rsidRDefault="00314FF5" w:rsidP="00314FF5">
            <w:pPr>
              <w:autoSpaceDE w:val="0"/>
              <w:autoSpaceDN w:val="0"/>
              <w:adjustRightInd w:val="0"/>
              <w:rPr>
                <w:rFonts w:cstheme="minorHAnsi"/>
                <w:color w:val="00000A"/>
                <w:sz w:val="23"/>
                <w:szCs w:val="23"/>
              </w:rPr>
            </w:pPr>
            <w:r w:rsidRPr="00B11865">
              <w:rPr>
                <w:rFonts w:cstheme="minorHAnsi"/>
                <w:color w:val="00000A"/>
                <w:sz w:val="24"/>
                <w:szCs w:val="24"/>
              </w:rPr>
              <w:t xml:space="preserve">password provided to </w:t>
            </w:r>
            <w:r w:rsidRPr="00B11865">
              <w:rPr>
                <w:rFonts w:cstheme="minorHAnsi"/>
                <w:color w:val="00000A"/>
                <w:sz w:val="23"/>
                <w:szCs w:val="23"/>
              </w:rPr>
              <w:t>his registered</w:t>
            </w:r>
          </w:p>
          <w:p w14:paraId="33A171AA" w14:textId="77777777" w:rsidR="003C6140" w:rsidRPr="00B11865" w:rsidRDefault="00314FF5" w:rsidP="00314FF5">
            <w:pPr>
              <w:rPr>
                <w:rFonts w:cstheme="minorHAnsi"/>
              </w:rPr>
            </w:pPr>
            <w:r w:rsidRPr="00B11865">
              <w:rPr>
                <w:rFonts w:cstheme="minorHAnsi"/>
                <w:color w:val="00000A"/>
                <w:sz w:val="23"/>
                <w:szCs w:val="23"/>
              </w:rPr>
              <w:t>email address.</w:t>
            </w:r>
          </w:p>
        </w:tc>
      </w:tr>
      <w:tr w:rsidR="003C6140" w:rsidRPr="00B11865" w14:paraId="5B0C8452" w14:textId="77777777" w:rsidTr="003C6140">
        <w:tc>
          <w:tcPr>
            <w:tcW w:w="738" w:type="dxa"/>
          </w:tcPr>
          <w:p w14:paraId="3117E4B0" w14:textId="77777777" w:rsidR="003C6140" w:rsidRPr="00B11865" w:rsidRDefault="00856887" w:rsidP="00D1787E">
            <w:pPr>
              <w:rPr>
                <w:rFonts w:cstheme="minorHAnsi"/>
              </w:rPr>
            </w:pPr>
            <w:r w:rsidRPr="00B11865">
              <w:rPr>
                <w:rFonts w:cstheme="minorHAnsi"/>
              </w:rPr>
              <w:t>5</w:t>
            </w:r>
          </w:p>
        </w:tc>
        <w:tc>
          <w:tcPr>
            <w:tcW w:w="4680" w:type="dxa"/>
          </w:tcPr>
          <w:p w14:paraId="7CACFA97" w14:textId="77777777" w:rsidR="003C6140" w:rsidRPr="00B11865" w:rsidRDefault="006F4BCD" w:rsidP="00D1787E">
            <w:pPr>
              <w:rPr>
                <w:rFonts w:cstheme="minorHAnsi"/>
              </w:rPr>
            </w:pPr>
            <w:r w:rsidRPr="00B11865">
              <w:rPr>
                <w:rFonts w:cstheme="minorHAnsi"/>
                <w:color w:val="00000A"/>
                <w:sz w:val="24"/>
                <w:szCs w:val="24"/>
              </w:rPr>
              <w:t>Site Map</w:t>
            </w:r>
          </w:p>
        </w:tc>
        <w:tc>
          <w:tcPr>
            <w:tcW w:w="4158" w:type="dxa"/>
          </w:tcPr>
          <w:p w14:paraId="13167E13" w14:textId="77777777" w:rsidR="00CC68D8" w:rsidRPr="00B11865" w:rsidRDefault="00CC68D8" w:rsidP="00CC68D8">
            <w:pPr>
              <w:autoSpaceDE w:val="0"/>
              <w:autoSpaceDN w:val="0"/>
              <w:adjustRightInd w:val="0"/>
              <w:rPr>
                <w:rFonts w:cstheme="minorHAnsi"/>
                <w:color w:val="00000A"/>
                <w:sz w:val="24"/>
                <w:szCs w:val="24"/>
              </w:rPr>
            </w:pPr>
            <w:r w:rsidRPr="00B11865">
              <w:rPr>
                <w:rFonts w:cstheme="minorHAnsi"/>
                <w:color w:val="00000A"/>
                <w:sz w:val="24"/>
                <w:szCs w:val="24"/>
              </w:rPr>
              <w:t xml:space="preserve">Allow all </w:t>
            </w:r>
            <w:r w:rsidR="00E0266F" w:rsidRPr="00B11865">
              <w:rPr>
                <w:rFonts w:cstheme="minorHAnsi"/>
                <w:color w:val="00000A"/>
                <w:sz w:val="24"/>
                <w:szCs w:val="24"/>
              </w:rPr>
              <w:t>Student’s</w:t>
            </w:r>
            <w:r w:rsidRPr="00B11865">
              <w:rPr>
                <w:rFonts w:cstheme="minorHAnsi"/>
                <w:color w:val="00000A"/>
                <w:sz w:val="24"/>
                <w:szCs w:val="24"/>
              </w:rPr>
              <w:t xml:space="preserve"> to view the origin</w:t>
            </w:r>
          </w:p>
          <w:p w14:paraId="60EF6542" w14:textId="77777777" w:rsidR="003C6140" w:rsidRPr="00B11865" w:rsidRDefault="00CC68D8" w:rsidP="00CC68D8">
            <w:pPr>
              <w:rPr>
                <w:rFonts w:cstheme="minorHAnsi"/>
              </w:rPr>
            </w:pPr>
            <w:r w:rsidRPr="00B11865">
              <w:rPr>
                <w:rFonts w:cstheme="minorHAnsi"/>
                <w:color w:val="00000A"/>
                <w:sz w:val="24"/>
                <w:szCs w:val="24"/>
              </w:rPr>
              <w:t>of the exams.</w:t>
            </w:r>
          </w:p>
        </w:tc>
      </w:tr>
      <w:tr w:rsidR="003C6140" w:rsidRPr="00B11865" w14:paraId="3D4B349D" w14:textId="77777777" w:rsidTr="003C6140">
        <w:tc>
          <w:tcPr>
            <w:tcW w:w="738" w:type="dxa"/>
          </w:tcPr>
          <w:p w14:paraId="0A3D147C" w14:textId="77777777" w:rsidR="003C6140" w:rsidRPr="00B11865" w:rsidRDefault="00856887" w:rsidP="00D1787E">
            <w:pPr>
              <w:rPr>
                <w:rFonts w:cstheme="minorHAnsi"/>
              </w:rPr>
            </w:pPr>
            <w:r w:rsidRPr="00B11865">
              <w:rPr>
                <w:rFonts w:cstheme="minorHAnsi"/>
              </w:rPr>
              <w:t>6</w:t>
            </w:r>
          </w:p>
        </w:tc>
        <w:tc>
          <w:tcPr>
            <w:tcW w:w="4680" w:type="dxa"/>
          </w:tcPr>
          <w:p w14:paraId="64479297" w14:textId="77777777" w:rsidR="003C6140" w:rsidRPr="00B11865" w:rsidRDefault="006F4BCD" w:rsidP="00D1787E">
            <w:pPr>
              <w:rPr>
                <w:rFonts w:cstheme="minorHAnsi"/>
              </w:rPr>
            </w:pPr>
            <w:r w:rsidRPr="00B11865">
              <w:rPr>
                <w:rFonts w:cstheme="minorHAnsi"/>
                <w:color w:val="00000A"/>
                <w:sz w:val="24"/>
                <w:szCs w:val="24"/>
              </w:rPr>
              <w:t>User profile</w:t>
            </w:r>
          </w:p>
        </w:tc>
        <w:tc>
          <w:tcPr>
            <w:tcW w:w="4158" w:type="dxa"/>
          </w:tcPr>
          <w:p w14:paraId="28CF97E1" w14:textId="77777777" w:rsidR="006F4BCD" w:rsidRPr="00B11865" w:rsidRDefault="006F4BCD" w:rsidP="006F4BCD">
            <w:pPr>
              <w:autoSpaceDE w:val="0"/>
              <w:autoSpaceDN w:val="0"/>
              <w:adjustRightInd w:val="0"/>
              <w:rPr>
                <w:rFonts w:cstheme="minorHAnsi"/>
                <w:color w:val="00000A"/>
                <w:sz w:val="24"/>
                <w:szCs w:val="24"/>
              </w:rPr>
            </w:pPr>
            <w:r w:rsidRPr="00B11865">
              <w:rPr>
                <w:rFonts w:cstheme="minorHAnsi"/>
                <w:color w:val="00000A"/>
                <w:sz w:val="24"/>
                <w:szCs w:val="24"/>
              </w:rPr>
              <w:t>Dedicated page for all the registered</w:t>
            </w:r>
          </w:p>
          <w:p w14:paraId="3F02513B" w14:textId="77777777" w:rsidR="00411DC4" w:rsidRDefault="006F4BCD" w:rsidP="003324A4">
            <w:pPr>
              <w:autoSpaceDE w:val="0"/>
              <w:autoSpaceDN w:val="0"/>
              <w:adjustRightInd w:val="0"/>
              <w:rPr>
                <w:rFonts w:cstheme="minorHAnsi"/>
                <w:b/>
                <w:color w:val="FF0000"/>
                <w:sz w:val="24"/>
                <w:szCs w:val="24"/>
              </w:rPr>
            </w:pPr>
            <w:r w:rsidRPr="00B11865">
              <w:rPr>
                <w:rFonts w:cstheme="minorHAnsi"/>
                <w:color w:val="00000A"/>
                <w:sz w:val="24"/>
                <w:szCs w:val="24"/>
              </w:rPr>
              <w:lastRenderedPageBreak/>
              <w:t xml:space="preserve">Students to allow them to visually see </w:t>
            </w:r>
            <w:r w:rsidR="00D3405C" w:rsidRPr="00B11865">
              <w:rPr>
                <w:rFonts w:cstheme="minorHAnsi"/>
                <w:color w:val="00000A"/>
                <w:sz w:val="24"/>
                <w:szCs w:val="24"/>
              </w:rPr>
              <w:t>the information</w:t>
            </w:r>
            <w:r w:rsidRPr="00B11865">
              <w:rPr>
                <w:rFonts w:cstheme="minorHAnsi"/>
                <w:color w:val="00000A"/>
                <w:sz w:val="24"/>
                <w:szCs w:val="24"/>
              </w:rPr>
              <w:t xml:space="preserve"> of their accounts.</w:t>
            </w:r>
            <w:r w:rsidR="00F2082A" w:rsidRPr="00F2082A">
              <w:rPr>
                <w:rFonts w:cstheme="minorHAnsi"/>
                <w:b/>
                <w:color w:val="FF0000"/>
                <w:sz w:val="24"/>
                <w:szCs w:val="24"/>
              </w:rPr>
              <w:t>(Hope we can show exams he has taken, marks of those exams, events uploaded by admin where admin should be able to upload events to be shown for different categories of students, and future planned exams where admin must be able to plan exams for students or students themselves would be able to plan)</w:t>
            </w:r>
          </w:p>
          <w:p w14:paraId="56F30AA4" w14:textId="77777777" w:rsidR="00411DC4" w:rsidRDefault="00411DC4" w:rsidP="003324A4">
            <w:pPr>
              <w:autoSpaceDE w:val="0"/>
              <w:autoSpaceDN w:val="0"/>
              <w:adjustRightInd w:val="0"/>
              <w:rPr>
                <w:rFonts w:cstheme="minorHAnsi"/>
                <w:b/>
                <w:color w:val="FF0000"/>
                <w:sz w:val="24"/>
                <w:szCs w:val="24"/>
              </w:rPr>
            </w:pPr>
          </w:p>
          <w:p w14:paraId="44EC16FC" w14:textId="77777777" w:rsidR="001573A0" w:rsidRPr="00A21725" w:rsidRDefault="00A21725" w:rsidP="003324A4">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001573A0" w:rsidRPr="00A21725">
              <w:rPr>
                <w:rFonts w:cstheme="minorHAnsi"/>
                <w:b/>
                <w:color w:val="548DD4" w:themeColor="text2" w:themeTint="99"/>
                <w:sz w:val="24"/>
                <w:szCs w:val="24"/>
              </w:rPr>
              <w:t xml:space="preserve">efer to new </w:t>
            </w:r>
            <w:r w:rsidRPr="00A21725">
              <w:rPr>
                <w:rFonts w:cstheme="minorHAnsi"/>
                <w:b/>
                <w:color w:val="548DD4" w:themeColor="text2" w:themeTint="99"/>
                <w:sz w:val="24"/>
                <w:szCs w:val="24"/>
              </w:rPr>
              <w:t xml:space="preserve">user </w:t>
            </w:r>
            <w:r w:rsidR="001573A0" w:rsidRPr="00A21725">
              <w:rPr>
                <w:rFonts w:cstheme="minorHAnsi"/>
                <w:b/>
                <w:color w:val="548DD4" w:themeColor="text2" w:themeTint="99"/>
                <w:sz w:val="24"/>
                <w:szCs w:val="24"/>
              </w:rPr>
              <w:t>story 3.11.20</w:t>
            </w:r>
          </w:p>
          <w:p w14:paraId="303AA07B" w14:textId="77777777" w:rsidR="00022B3F" w:rsidRDefault="00022B3F" w:rsidP="003324A4">
            <w:pPr>
              <w:autoSpaceDE w:val="0"/>
              <w:autoSpaceDN w:val="0"/>
              <w:adjustRightInd w:val="0"/>
              <w:rPr>
                <w:rFonts w:cstheme="minorHAnsi"/>
                <w:b/>
                <w:color w:val="FF0000"/>
                <w:sz w:val="24"/>
                <w:szCs w:val="24"/>
              </w:rPr>
            </w:pPr>
          </w:p>
          <w:p w14:paraId="542B6DD7" w14:textId="77777777" w:rsidR="00022B3F" w:rsidRDefault="00022B3F" w:rsidP="003324A4">
            <w:pPr>
              <w:autoSpaceDE w:val="0"/>
              <w:autoSpaceDN w:val="0"/>
              <w:adjustRightInd w:val="0"/>
              <w:rPr>
                <w:rFonts w:cstheme="minorHAnsi"/>
                <w:b/>
                <w:color w:val="FF0000"/>
                <w:sz w:val="24"/>
                <w:szCs w:val="24"/>
              </w:rPr>
            </w:pPr>
            <w:r w:rsidRPr="00022B3F">
              <w:rPr>
                <w:rFonts w:cstheme="minorHAnsi"/>
                <w:b/>
                <w:color w:val="FF0000"/>
                <w:sz w:val="24"/>
                <w:szCs w:val="24"/>
              </w:rPr>
              <w:t>User shouldn’t be able to change their email address</w:t>
            </w:r>
          </w:p>
          <w:p w14:paraId="2121C52C" w14:textId="77777777" w:rsidR="00411DC4" w:rsidRDefault="00411DC4" w:rsidP="003324A4">
            <w:pPr>
              <w:autoSpaceDE w:val="0"/>
              <w:autoSpaceDN w:val="0"/>
              <w:adjustRightInd w:val="0"/>
              <w:rPr>
                <w:rFonts w:cstheme="minorHAnsi"/>
                <w:b/>
                <w:color w:val="FF0000"/>
                <w:sz w:val="24"/>
                <w:szCs w:val="24"/>
              </w:rPr>
            </w:pPr>
          </w:p>
          <w:p w14:paraId="2795EA53" w14:textId="77777777" w:rsidR="00411DC4" w:rsidRPr="00A21725" w:rsidRDefault="00A21725" w:rsidP="003324A4">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This will be accommodated</w:t>
            </w:r>
          </w:p>
        </w:tc>
      </w:tr>
      <w:tr w:rsidR="003C6140" w:rsidRPr="00B11865" w14:paraId="311A0FF1" w14:textId="77777777" w:rsidTr="003C6140">
        <w:tc>
          <w:tcPr>
            <w:tcW w:w="738" w:type="dxa"/>
          </w:tcPr>
          <w:p w14:paraId="092E494C" w14:textId="77777777" w:rsidR="003C6140" w:rsidRPr="00B11865" w:rsidRDefault="00856887" w:rsidP="00D1787E">
            <w:pPr>
              <w:rPr>
                <w:rFonts w:cstheme="minorHAnsi"/>
              </w:rPr>
            </w:pPr>
            <w:r w:rsidRPr="00B11865">
              <w:rPr>
                <w:rFonts w:cstheme="minorHAnsi"/>
              </w:rPr>
              <w:lastRenderedPageBreak/>
              <w:t>7</w:t>
            </w:r>
          </w:p>
        </w:tc>
        <w:tc>
          <w:tcPr>
            <w:tcW w:w="4680" w:type="dxa"/>
          </w:tcPr>
          <w:p w14:paraId="4FBEAF6A" w14:textId="77777777" w:rsidR="003C6140" w:rsidRPr="00B11865" w:rsidRDefault="00694DF8" w:rsidP="00D1787E">
            <w:pPr>
              <w:rPr>
                <w:rFonts w:cstheme="minorHAnsi"/>
              </w:rPr>
            </w:pPr>
            <w:r w:rsidRPr="00B11865">
              <w:rPr>
                <w:rFonts w:cstheme="minorHAnsi"/>
              </w:rPr>
              <w:t>Available Exams</w:t>
            </w:r>
          </w:p>
        </w:tc>
        <w:tc>
          <w:tcPr>
            <w:tcW w:w="4158" w:type="dxa"/>
          </w:tcPr>
          <w:p w14:paraId="615C684C" w14:textId="77777777" w:rsidR="003C6140" w:rsidRPr="00B11865" w:rsidRDefault="00E0266F" w:rsidP="00D1787E">
            <w:pPr>
              <w:rPr>
                <w:rFonts w:cstheme="minorHAnsi"/>
              </w:rPr>
            </w:pPr>
            <w:r w:rsidRPr="00B11865">
              <w:rPr>
                <w:rFonts w:cstheme="minorHAnsi"/>
              </w:rPr>
              <w:t>The Student has access to a list of different exams that are offered, and he has the ability to view them in detail and choose a particular exam.</w:t>
            </w:r>
          </w:p>
        </w:tc>
      </w:tr>
      <w:tr w:rsidR="003C6140" w:rsidRPr="00B11865" w14:paraId="19D96DE5" w14:textId="77777777" w:rsidTr="003C6140">
        <w:tc>
          <w:tcPr>
            <w:tcW w:w="738" w:type="dxa"/>
          </w:tcPr>
          <w:p w14:paraId="4FE24C58" w14:textId="77777777" w:rsidR="003C6140" w:rsidRPr="00B11865" w:rsidRDefault="00856887" w:rsidP="00D1787E">
            <w:pPr>
              <w:rPr>
                <w:rFonts w:cstheme="minorHAnsi"/>
              </w:rPr>
            </w:pPr>
            <w:r w:rsidRPr="00B11865">
              <w:rPr>
                <w:rFonts w:cstheme="minorHAnsi"/>
              </w:rPr>
              <w:t>8</w:t>
            </w:r>
          </w:p>
        </w:tc>
        <w:tc>
          <w:tcPr>
            <w:tcW w:w="4680" w:type="dxa"/>
          </w:tcPr>
          <w:p w14:paraId="3797A3DC" w14:textId="77777777" w:rsidR="003C6140" w:rsidRPr="00B11865" w:rsidRDefault="00694DF8" w:rsidP="00D1787E">
            <w:pPr>
              <w:rPr>
                <w:rFonts w:cstheme="minorHAnsi"/>
              </w:rPr>
            </w:pPr>
            <w:r w:rsidRPr="00B11865">
              <w:rPr>
                <w:rFonts w:cstheme="minorHAnsi"/>
              </w:rPr>
              <w:t>Take Exam</w:t>
            </w:r>
          </w:p>
        </w:tc>
        <w:tc>
          <w:tcPr>
            <w:tcW w:w="4158" w:type="dxa"/>
          </w:tcPr>
          <w:p w14:paraId="4F760B3C" w14:textId="77777777" w:rsidR="003C6140" w:rsidRDefault="00E0266F" w:rsidP="00075CE1">
            <w:pPr>
              <w:rPr>
                <w:rFonts w:cstheme="minorHAnsi"/>
              </w:rPr>
            </w:pPr>
            <w:r w:rsidRPr="00B11865">
              <w:rPr>
                <w:rFonts w:cstheme="minorHAnsi"/>
              </w:rPr>
              <w:t xml:space="preserve">The Student will be presented with the randomly generated questions for the particular examination selected. </w:t>
            </w:r>
            <w:r w:rsidR="00E22C24">
              <w:rPr>
                <w:rFonts w:cstheme="minorHAnsi"/>
                <w:b/>
                <w:color w:val="FF0000"/>
              </w:rPr>
              <w:t xml:space="preserve">(We will need both functions </w:t>
            </w:r>
            <w:r w:rsidR="00F2082A" w:rsidRPr="00F2082A">
              <w:rPr>
                <w:rFonts w:cstheme="minorHAnsi"/>
                <w:b/>
                <w:color w:val="FF0000"/>
              </w:rPr>
              <w:t xml:space="preserve">one is randomly </w:t>
            </w:r>
            <w:r w:rsidR="00D3405C" w:rsidRPr="00F2082A">
              <w:rPr>
                <w:rFonts w:cstheme="minorHAnsi"/>
                <w:b/>
                <w:color w:val="FF0000"/>
              </w:rPr>
              <w:t>selected</w:t>
            </w:r>
            <w:r w:rsidR="00D3405C">
              <w:rPr>
                <w:rFonts w:cstheme="minorHAnsi"/>
                <w:b/>
                <w:color w:val="FF0000"/>
              </w:rPr>
              <w:t>, second</w:t>
            </w:r>
            <w:r w:rsidR="00F2082A" w:rsidRPr="00F2082A">
              <w:rPr>
                <w:rFonts w:cstheme="minorHAnsi"/>
                <w:b/>
                <w:color w:val="FF0000"/>
              </w:rPr>
              <w:t xml:space="preserve"> standard papers available </w:t>
            </w:r>
            <w:r w:rsidR="00075CE1">
              <w:rPr>
                <w:rFonts w:cstheme="minorHAnsi"/>
                <w:b/>
                <w:color w:val="FF0000"/>
              </w:rPr>
              <w:t xml:space="preserve">(Ex: </w:t>
            </w:r>
            <w:r w:rsidR="00F2082A" w:rsidRPr="00F2082A">
              <w:rPr>
                <w:rFonts w:cstheme="minorHAnsi"/>
                <w:b/>
                <w:color w:val="FF0000"/>
              </w:rPr>
              <w:t>numbers from 1 to 10</w:t>
            </w:r>
            <w:r w:rsidR="00075CE1">
              <w:rPr>
                <w:rFonts w:cstheme="minorHAnsi"/>
                <w:b/>
                <w:color w:val="FF0000"/>
              </w:rPr>
              <w:t>)</w:t>
            </w:r>
            <w:r w:rsidR="00F2082A" w:rsidRPr="00F2082A">
              <w:rPr>
                <w:rFonts w:cstheme="minorHAnsi"/>
                <w:b/>
                <w:color w:val="FF0000"/>
              </w:rPr>
              <w:t xml:space="preserve"> for each subject and they can do those papers as well)</w:t>
            </w:r>
          </w:p>
          <w:p w14:paraId="7E99CE3E" w14:textId="77777777" w:rsidR="00411DC4" w:rsidRDefault="00411DC4" w:rsidP="00075CE1">
            <w:pPr>
              <w:rPr>
                <w:rFonts w:cstheme="minorHAnsi"/>
              </w:rPr>
            </w:pPr>
          </w:p>
          <w:p w14:paraId="6D8A0B5E" w14:textId="77777777" w:rsidR="004932C1" w:rsidRPr="00A21725" w:rsidRDefault="00A21725" w:rsidP="004932C1">
            <w:pPr>
              <w:autoSpaceDE w:val="0"/>
              <w:autoSpaceDN w:val="0"/>
              <w:adjustRightInd w:val="0"/>
              <w:rPr>
                <w:rFonts w:cstheme="minorHAnsi"/>
                <w:b/>
                <w:bCs/>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story </w:t>
            </w:r>
            <w:r w:rsidR="004932C1" w:rsidRPr="00A21725">
              <w:rPr>
                <w:rFonts w:cstheme="minorHAnsi"/>
                <w:b/>
                <w:bCs/>
                <w:color w:val="548DD4" w:themeColor="text2" w:themeTint="99"/>
                <w:sz w:val="24"/>
                <w:szCs w:val="24"/>
              </w:rPr>
              <w:t>3.11.2</w:t>
            </w:r>
          </w:p>
          <w:p w14:paraId="63E3163F" w14:textId="77777777" w:rsidR="005A6244" w:rsidRPr="00411DC4" w:rsidRDefault="005A6244" w:rsidP="00075CE1">
            <w:pPr>
              <w:rPr>
                <w:rFonts w:cstheme="minorHAnsi"/>
                <w:color w:val="76923C" w:themeColor="accent3" w:themeShade="BF"/>
              </w:rPr>
            </w:pPr>
          </w:p>
        </w:tc>
      </w:tr>
      <w:tr w:rsidR="003C6140" w:rsidRPr="00B11865" w14:paraId="62DCCB92" w14:textId="77777777" w:rsidTr="003C6140">
        <w:tc>
          <w:tcPr>
            <w:tcW w:w="738" w:type="dxa"/>
          </w:tcPr>
          <w:p w14:paraId="45599919" w14:textId="77777777" w:rsidR="003C6140" w:rsidRPr="00B11865" w:rsidRDefault="00856887" w:rsidP="00D1787E">
            <w:pPr>
              <w:rPr>
                <w:rFonts w:cstheme="minorHAnsi"/>
              </w:rPr>
            </w:pPr>
            <w:r w:rsidRPr="00B11865">
              <w:rPr>
                <w:rFonts w:cstheme="minorHAnsi"/>
              </w:rPr>
              <w:t>9</w:t>
            </w:r>
          </w:p>
        </w:tc>
        <w:tc>
          <w:tcPr>
            <w:tcW w:w="4680" w:type="dxa"/>
          </w:tcPr>
          <w:p w14:paraId="195322AF" w14:textId="77777777" w:rsidR="003C6140" w:rsidRPr="00B11865" w:rsidRDefault="00694DF8" w:rsidP="00D1787E">
            <w:pPr>
              <w:rPr>
                <w:rFonts w:cstheme="minorHAnsi"/>
              </w:rPr>
            </w:pPr>
            <w:r w:rsidRPr="00B11865">
              <w:rPr>
                <w:rFonts w:cstheme="minorHAnsi"/>
              </w:rPr>
              <w:t>View Sample Exam</w:t>
            </w:r>
          </w:p>
        </w:tc>
        <w:tc>
          <w:tcPr>
            <w:tcW w:w="4158" w:type="dxa"/>
          </w:tcPr>
          <w:p w14:paraId="25665BCF" w14:textId="77777777" w:rsidR="003C6140" w:rsidRPr="00B11865" w:rsidRDefault="00B11865" w:rsidP="00D1787E">
            <w:pPr>
              <w:rPr>
                <w:rFonts w:cstheme="minorHAnsi"/>
              </w:rPr>
            </w:pPr>
            <w:r w:rsidRPr="00B11865">
              <w:rPr>
                <w:rFonts w:cstheme="minorHAnsi"/>
              </w:rPr>
              <w:t>The student has access to sample exams, so that the student can experience the system before making any payments for the actual exam.</w:t>
            </w:r>
          </w:p>
        </w:tc>
      </w:tr>
      <w:tr w:rsidR="003C6140" w:rsidRPr="00B11865" w14:paraId="4EB7202C" w14:textId="77777777" w:rsidTr="003C6140">
        <w:tc>
          <w:tcPr>
            <w:tcW w:w="738" w:type="dxa"/>
          </w:tcPr>
          <w:p w14:paraId="4B7A82CB" w14:textId="77777777" w:rsidR="003C6140" w:rsidRPr="00B11865" w:rsidRDefault="00856887" w:rsidP="00D1787E">
            <w:pPr>
              <w:rPr>
                <w:rFonts w:cstheme="minorHAnsi"/>
              </w:rPr>
            </w:pPr>
            <w:r w:rsidRPr="00B11865">
              <w:rPr>
                <w:rFonts w:cstheme="minorHAnsi"/>
              </w:rPr>
              <w:t>10</w:t>
            </w:r>
          </w:p>
        </w:tc>
        <w:tc>
          <w:tcPr>
            <w:tcW w:w="4680" w:type="dxa"/>
          </w:tcPr>
          <w:p w14:paraId="35F88F05" w14:textId="77777777" w:rsidR="003C6140" w:rsidRPr="00B11865" w:rsidRDefault="00694DF8" w:rsidP="00D1787E">
            <w:pPr>
              <w:rPr>
                <w:rFonts w:cstheme="minorHAnsi"/>
              </w:rPr>
            </w:pPr>
            <w:r w:rsidRPr="00B11865">
              <w:rPr>
                <w:rFonts w:cstheme="minorHAnsi"/>
              </w:rPr>
              <w:t>Exam Summary</w:t>
            </w:r>
          </w:p>
        </w:tc>
        <w:tc>
          <w:tcPr>
            <w:tcW w:w="4158" w:type="dxa"/>
          </w:tcPr>
          <w:p w14:paraId="1B939487" w14:textId="77777777" w:rsidR="003C6140" w:rsidRDefault="00B11865" w:rsidP="00D1787E">
            <w:pPr>
              <w:rPr>
                <w:rFonts w:cstheme="minorHAnsi"/>
                <w:b/>
                <w:color w:val="FF0000"/>
              </w:rPr>
            </w:pPr>
            <w:r w:rsidRPr="00B11865">
              <w:rPr>
                <w:rFonts w:cstheme="minorHAnsi"/>
              </w:rPr>
              <w:t>A summary containing details about the students performance will be shown to the student once the exam is completed by the Student.</w:t>
            </w:r>
            <w:r w:rsidR="00F2082A" w:rsidRPr="00F2082A">
              <w:rPr>
                <w:rFonts w:cstheme="minorHAnsi"/>
                <w:b/>
                <w:color w:val="FF0000"/>
              </w:rPr>
              <w:t xml:space="preserve"> (Detailed report </w:t>
            </w:r>
            <w:r w:rsidR="00D3405C" w:rsidRPr="00F2082A">
              <w:rPr>
                <w:rFonts w:cstheme="minorHAnsi"/>
                <w:b/>
                <w:color w:val="FF0000"/>
              </w:rPr>
              <w:t>should be</w:t>
            </w:r>
            <w:r w:rsidR="00F2082A" w:rsidRPr="00F2082A">
              <w:rPr>
                <w:rFonts w:cstheme="minorHAnsi"/>
                <w:b/>
                <w:color w:val="FF0000"/>
              </w:rPr>
              <w:t xml:space="preserve"> available as optional only)</w:t>
            </w:r>
            <w:r w:rsidR="00DD5B5F">
              <w:rPr>
                <w:rFonts w:cstheme="minorHAnsi"/>
                <w:b/>
                <w:color w:val="FF0000"/>
              </w:rPr>
              <w:t xml:space="preserve">. </w:t>
            </w:r>
          </w:p>
          <w:p w14:paraId="07B5AD21" w14:textId="77777777" w:rsidR="00DD5B5F" w:rsidRDefault="00DD5B5F" w:rsidP="00D1787E">
            <w:pPr>
              <w:rPr>
                <w:rFonts w:cstheme="minorHAnsi"/>
                <w:b/>
                <w:color w:val="FF0000"/>
              </w:rPr>
            </w:pPr>
          </w:p>
          <w:p w14:paraId="5FBF734C" w14:textId="77777777" w:rsidR="00DD5B5F" w:rsidRPr="00DD5B5F" w:rsidRDefault="00A21725" w:rsidP="00D1787E">
            <w:pPr>
              <w:rPr>
                <w:rFonts w:cstheme="minorHAnsi"/>
                <w:color w:val="76923C" w:themeColor="accent3" w:themeShade="BF"/>
              </w:rPr>
            </w:pPr>
            <w:r w:rsidRPr="00A21725">
              <w:rPr>
                <w:rFonts w:cstheme="minorHAnsi"/>
                <w:b/>
                <w:bCs/>
                <w:color w:val="548DD4" w:themeColor="text2" w:themeTint="99"/>
                <w:sz w:val="24"/>
                <w:szCs w:val="24"/>
              </w:rPr>
              <w:t>This will be accommodated</w:t>
            </w:r>
          </w:p>
        </w:tc>
      </w:tr>
      <w:tr w:rsidR="003C6140" w:rsidRPr="00B11865" w14:paraId="670CA0A0" w14:textId="77777777" w:rsidTr="003C6140">
        <w:tc>
          <w:tcPr>
            <w:tcW w:w="738" w:type="dxa"/>
          </w:tcPr>
          <w:p w14:paraId="625A1199" w14:textId="77777777" w:rsidR="003C6140" w:rsidRPr="00B11865" w:rsidRDefault="00856887" w:rsidP="00D1787E">
            <w:pPr>
              <w:rPr>
                <w:rFonts w:cstheme="minorHAnsi"/>
              </w:rPr>
            </w:pPr>
            <w:r w:rsidRPr="00B11865">
              <w:rPr>
                <w:rFonts w:cstheme="minorHAnsi"/>
              </w:rPr>
              <w:t>11</w:t>
            </w:r>
          </w:p>
        </w:tc>
        <w:tc>
          <w:tcPr>
            <w:tcW w:w="4680" w:type="dxa"/>
          </w:tcPr>
          <w:p w14:paraId="3461FDB7" w14:textId="77777777" w:rsidR="003C6140" w:rsidRPr="00B11865" w:rsidRDefault="00694DF8" w:rsidP="00D1787E">
            <w:pPr>
              <w:rPr>
                <w:rFonts w:cstheme="minorHAnsi"/>
              </w:rPr>
            </w:pPr>
            <w:r w:rsidRPr="00B11865">
              <w:rPr>
                <w:rFonts w:cstheme="minorHAnsi"/>
              </w:rPr>
              <w:t>Payment Gateways</w:t>
            </w:r>
          </w:p>
        </w:tc>
        <w:tc>
          <w:tcPr>
            <w:tcW w:w="4158" w:type="dxa"/>
          </w:tcPr>
          <w:p w14:paraId="2E4F14DF" w14:textId="77777777"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Identify available payment methods,</w:t>
            </w:r>
          </w:p>
          <w:p w14:paraId="2AE07C1D" w14:textId="77777777"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lastRenderedPageBreak/>
              <w:t>validate the payments and process</w:t>
            </w:r>
          </w:p>
          <w:p w14:paraId="01063ADB" w14:textId="77777777" w:rsidR="003C6140" w:rsidRPr="00B11865" w:rsidRDefault="00F2082A" w:rsidP="00B11865">
            <w:pPr>
              <w:rPr>
                <w:rFonts w:cstheme="minorHAnsi"/>
              </w:rPr>
            </w:pPr>
            <w:r w:rsidRPr="00B11865">
              <w:rPr>
                <w:rFonts w:cstheme="minorHAnsi"/>
                <w:color w:val="00000A"/>
                <w:sz w:val="24"/>
                <w:szCs w:val="24"/>
              </w:rPr>
              <w:t>Payments</w:t>
            </w:r>
            <w:r w:rsidR="00B11865" w:rsidRPr="00B11865">
              <w:rPr>
                <w:rFonts w:cstheme="minorHAnsi"/>
                <w:color w:val="00000A"/>
                <w:sz w:val="24"/>
                <w:szCs w:val="24"/>
              </w:rPr>
              <w:t>.</w:t>
            </w:r>
          </w:p>
        </w:tc>
      </w:tr>
      <w:tr w:rsidR="003C6140" w:rsidRPr="00B11865" w14:paraId="1FC9C763" w14:textId="77777777" w:rsidTr="003C6140">
        <w:tc>
          <w:tcPr>
            <w:tcW w:w="738" w:type="dxa"/>
          </w:tcPr>
          <w:p w14:paraId="6A7AF563" w14:textId="77777777" w:rsidR="003C6140" w:rsidRPr="00B11865" w:rsidRDefault="00856887" w:rsidP="00D1787E">
            <w:pPr>
              <w:rPr>
                <w:rFonts w:cstheme="minorHAnsi"/>
              </w:rPr>
            </w:pPr>
            <w:r w:rsidRPr="00B11865">
              <w:rPr>
                <w:rFonts w:cstheme="minorHAnsi"/>
              </w:rPr>
              <w:lastRenderedPageBreak/>
              <w:t>12</w:t>
            </w:r>
          </w:p>
        </w:tc>
        <w:tc>
          <w:tcPr>
            <w:tcW w:w="4680" w:type="dxa"/>
          </w:tcPr>
          <w:p w14:paraId="0A24C56A" w14:textId="77777777" w:rsidR="003C6140" w:rsidRPr="00B11865" w:rsidRDefault="00694DF8" w:rsidP="00D1787E">
            <w:pPr>
              <w:rPr>
                <w:rFonts w:cstheme="minorHAnsi"/>
              </w:rPr>
            </w:pPr>
            <w:r w:rsidRPr="00B11865">
              <w:rPr>
                <w:rFonts w:cstheme="minorHAnsi"/>
              </w:rPr>
              <w:t>Contact Us</w:t>
            </w:r>
          </w:p>
        </w:tc>
        <w:tc>
          <w:tcPr>
            <w:tcW w:w="4158" w:type="dxa"/>
          </w:tcPr>
          <w:p w14:paraId="3FB61CF2" w14:textId="77777777"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Allow users to contact the site owner,</w:t>
            </w:r>
          </w:p>
          <w:p w14:paraId="4881348C" w14:textId="77777777" w:rsidR="003C6140" w:rsidRPr="00B11865" w:rsidRDefault="00F2082A" w:rsidP="00B11865">
            <w:pPr>
              <w:rPr>
                <w:rFonts w:cstheme="minorHAnsi"/>
              </w:rPr>
            </w:pPr>
            <w:r w:rsidRPr="00B11865">
              <w:rPr>
                <w:rFonts w:cstheme="minorHAnsi"/>
                <w:color w:val="00000A"/>
                <w:sz w:val="23"/>
                <w:szCs w:val="23"/>
              </w:rPr>
              <w:t>Regarding</w:t>
            </w:r>
            <w:r w:rsidR="00B11865" w:rsidRPr="00B11865">
              <w:rPr>
                <w:rFonts w:cstheme="minorHAnsi"/>
                <w:color w:val="00000A"/>
                <w:sz w:val="23"/>
                <w:szCs w:val="23"/>
              </w:rPr>
              <w:t xml:space="preserve"> any query or complains.</w:t>
            </w:r>
          </w:p>
        </w:tc>
      </w:tr>
      <w:tr w:rsidR="00B11865" w:rsidRPr="00B11865" w14:paraId="31FBF605" w14:textId="77777777" w:rsidTr="003C6140">
        <w:tc>
          <w:tcPr>
            <w:tcW w:w="738" w:type="dxa"/>
          </w:tcPr>
          <w:p w14:paraId="1AF2E35B" w14:textId="77777777" w:rsidR="00B11865" w:rsidRPr="00B11865" w:rsidRDefault="00B11865" w:rsidP="00D1787E">
            <w:pPr>
              <w:rPr>
                <w:rFonts w:cstheme="minorHAnsi"/>
              </w:rPr>
            </w:pPr>
            <w:r w:rsidRPr="00B11865">
              <w:rPr>
                <w:rFonts w:cstheme="minorHAnsi"/>
              </w:rPr>
              <w:t>13</w:t>
            </w:r>
          </w:p>
        </w:tc>
        <w:tc>
          <w:tcPr>
            <w:tcW w:w="4680" w:type="dxa"/>
          </w:tcPr>
          <w:p w14:paraId="7308CAFC" w14:textId="77777777" w:rsidR="00B11865" w:rsidRPr="00B11865" w:rsidRDefault="00B11865" w:rsidP="00D1787E">
            <w:pPr>
              <w:rPr>
                <w:rFonts w:cstheme="minorHAnsi"/>
              </w:rPr>
            </w:pPr>
            <w:r w:rsidRPr="00B11865">
              <w:rPr>
                <w:rFonts w:cstheme="minorHAnsi"/>
              </w:rPr>
              <w:t>Scientific Calculator</w:t>
            </w:r>
          </w:p>
        </w:tc>
        <w:tc>
          <w:tcPr>
            <w:tcW w:w="4158" w:type="dxa"/>
          </w:tcPr>
          <w:p w14:paraId="336016D7" w14:textId="77777777" w:rsidR="00B11865" w:rsidRDefault="00B11865" w:rsidP="00B11865">
            <w:pPr>
              <w:autoSpaceDE w:val="0"/>
              <w:autoSpaceDN w:val="0"/>
              <w:adjustRightInd w:val="0"/>
              <w:rPr>
                <w:rFonts w:cstheme="minorHAnsi"/>
                <w:b/>
                <w:color w:val="FF0000"/>
                <w:sz w:val="23"/>
                <w:szCs w:val="23"/>
              </w:rPr>
            </w:pPr>
            <w:r w:rsidRPr="00B11865">
              <w:rPr>
                <w:rFonts w:cstheme="minorHAnsi"/>
                <w:color w:val="00000A"/>
                <w:sz w:val="23"/>
                <w:szCs w:val="23"/>
              </w:rPr>
              <w:t>A scientific calculator feature will allow the Student to perform any calculations if required for any questions.</w:t>
            </w:r>
            <w:r w:rsidR="00F2082A" w:rsidRPr="00F2082A">
              <w:rPr>
                <w:rFonts w:cstheme="minorHAnsi"/>
                <w:b/>
                <w:color w:val="FF0000"/>
                <w:sz w:val="23"/>
                <w:szCs w:val="23"/>
              </w:rPr>
              <w:t xml:space="preserve"> (Admin will be able to decide when setting the paper whether calculator is allowed or not)</w:t>
            </w:r>
          </w:p>
          <w:p w14:paraId="08590229" w14:textId="77777777" w:rsidR="004533EE" w:rsidRDefault="004533EE" w:rsidP="00B11865">
            <w:pPr>
              <w:autoSpaceDE w:val="0"/>
              <w:autoSpaceDN w:val="0"/>
              <w:adjustRightInd w:val="0"/>
              <w:rPr>
                <w:rFonts w:cstheme="minorHAnsi"/>
                <w:b/>
                <w:color w:val="FF0000"/>
                <w:sz w:val="23"/>
                <w:szCs w:val="23"/>
              </w:rPr>
            </w:pPr>
          </w:p>
          <w:p w14:paraId="59B4A061" w14:textId="77777777" w:rsidR="004E6A9A" w:rsidRPr="00A21725" w:rsidRDefault="00A21725" w:rsidP="004E6A9A">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story </w:t>
            </w:r>
            <w:r w:rsidR="004E6A9A" w:rsidRPr="00A21725">
              <w:rPr>
                <w:rFonts w:cstheme="minorHAnsi"/>
                <w:b/>
                <w:color w:val="548DD4" w:themeColor="text2" w:themeTint="99"/>
                <w:sz w:val="24"/>
                <w:szCs w:val="24"/>
              </w:rPr>
              <w:t>3.11.1</w:t>
            </w:r>
          </w:p>
          <w:p w14:paraId="0179A001" w14:textId="77777777" w:rsidR="004E6A9A" w:rsidRPr="004533EE" w:rsidRDefault="004E6A9A" w:rsidP="00B11865">
            <w:pPr>
              <w:autoSpaceDE w:val="0"/>
              <w:autoSpaceDN w:val="0"/>
              <w:adjustRightInd w:val="0"/>
              <w:rPr>
                <w:rFonts w:cstheme="minorHAnsi"/>
                <w:color w:val="76923C" w:themeColor="accent3" w:themeShade="BF"/>
                <w:sz w:val="23"/>
                <w:szCs w:val="23"/>
              </w:rPr>
            </w:pPr>
          </w:p>
        </w:tc>
      </w:tr>
      <w:tr w:rsidR="00B11865" w:rsidRPr="00B11865" w14:paraId="6C1E5EA9" w14:textId="77777777" w:rsidTr="003C6140">
        <w:tc>
          <w:tcPr>
            <w:tcW w:w="738" w:type="dxa"/>
          </w:tcPr>
          <w:p w14:paraId="2A19E560" w14:textId="77777777" w:rsidR="00B11865" w:rsidRPr="00B11865" w:rsidRDefault="00B11865" w:rsidP="00D1787E">
            <w:pPr>
              <w:rPr>
                <w:rFonts w:cstheme="minorHAnsi"/>
              </w:rPr>
            </w:pPr>
            <w:r w:rsidRPr="00B11865">
              <w:rPr>
                <w:rFonts w:cstheme="minorHAnsi"/>
              </w:rPr>
              <w:t>14</w:t>
            </w:r>
          </w:p>
        </w:tc>
        <w:tc>
          <w:tcPr>
            <w:tcW w:w="4680" w:type="dxa"/>
          </w:tcPr>
          <w:p w14:paraId="3E8164C3" w14:textId="77777777" w:rsidR="00B11865" w:rsidRPr="00B11865" w:rsidRDefault="00B11865" w:rsidP="00D1787E">
            <w:pPr>
              <w:rPr>
                <w:rFonts w:cstheme="minorHAnsi"/>
              </w:rPr>
            </w:pPr>
            <w:r w:rsidRPr="00B11865">
              <w:rPr>
                <w:rFonts w:cstheme="minorHAnsi"/>
              </w:rPr>
              <w:t>Notepad</w:t>
            </w:r>
          </w:p>
        </w:tc>
        <w:tc>
          <w:tcPr>
            <w:tcW w:w="4158" w:type="dxa"/>
          </w:tcPr>
          <w:p w14:paraId="0503569C" w14:textId="77777777"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Using the Notepad feature, the Student can take down any rough noted needed while taking the examination</w:t>
            </w:r>
          </w:p>
        </w:tc>
      </w:tr>
      <w:tr w:rsidR="003C6140" w:rsidRPr="00B11865" w14:paraId="24701F1F" w14:textId="77777777" w:rsidTr="003C6140">
        <w:tc>
          <w:tcPr>
            <w:tcW w:w="738" w:type="dxa"/>
          </w:tcPr>
          <w:p w14:paraId="642257E1" w14:textId="77777777" w:rsidR="003C6140" w:rsidRPr="00B11865" w:rsidRDefault="00856887" w:rsidP="00D1787E">
            <w:pPr>
              <w:rPr>
                <w:rFonts w:cstheme="minorHAnsi"/>
              </w:rPr>
            </w:pPr>
            <w:r w:rsidRPr="00B11865">
              <w:rPr>
                <w:rFonts w:cstheme="minorHAnsi"/>
              </w:rPr>
              <w:t>1</w:t>
            </w:r>
            <w:r w:rsidR="00B11865" w:rsidRPr="00B11865">
              <w:rPr>
                <w:rFonts w:cstheme="minorHAnsi"/>
              </w:rPr>
              <w:t>5</w:t>
            </w:r>
          </w:p>
        </w:tc>
        <w:tc>
          <w:tcPr>
            <w:tcW w:w="4680" w:type="dxa"/>
          </w:tcPr>
          <w:p w14:paraId="14922E87" w14:textId="77777777" w:rsidR="003C6140" w:rsidRPr="00B11865" w:rsidRDefault="00694DF8" w:rsidP="00D1787E">
            <w:pPr>
              <w:rPr>
                <w:rFonts w:cstheme="minorHAnsi"/>
              </w:rPr>
            </w:pPr>
            <w:r w:rsidRPr="00B11865">
              <w:rPr>
                <w:rFonts w:cstheme="minorHAnsi"/>
                <w:color w:val="00000A"/>
                <w:sz w:val="24"/>
                <w:szCs w:val="24"/>
              </w:rPr>
              <w:t>Link to YouTube channel</w:t>
            </w:r>
          </w:p>
        </w:tc>
        <w:tc>
          <w:tcPr>
            <w:tcW w:w="4158" w:type="dxa"/>
          </w:tcPr>
          <w:p w14:paraId="470FB813" w14:textId="77777777"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4115923C" w14:textId="77777777"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YouTube channel of this site, so that</w:t>
            </w:r>
          </w:p>
          <w:p w14:paraId="7397DFC3" w14:textId="77777777" w:rsidR="003C6140" w:rsidRPr="00B11865" w:rsidRDefault="00316700" w:rsidP="00316700">
            <w:pPr>
              <w:rPr>
                <w:rFonts w:cstheme="minorHAnsi"/>
              </w:rPr>
            </w:pPr>
            <w:r w:rsidRPr="00B11865">
              <w:rPr>
                <w:rFonts w:cstheme="minorHAnsi"/>
                <w:color w:val="00000A"/>
                <w:sz w:val="23"/>
                <w:szCs w:val="23"/>
              </w:rPr>
              <w:t>they can subscribe to it.</w:t>
            </w:r>
          </w:p>
        </w:tc>
      </w:tr>
      <w:tr w:rsidR="003C6140" w:rsidRPr="00B11865" w14:paraId="4F19FE4E" w14:textId="77777777" w:rsidTr="003C6140">
        <w:tc>
          <w:tcPr>
            <w:tcW w:w="738" w:type="dxa"/>
          </w:tcPr>
          <w:p w14:paraId="7C66B5A9" w14:textId="77777777" w:rsidR="003C6140" w:rsidRPr="00B11865" w:rsidRDefault="00856887" w:rsidP="00D1787E">
            <w:pPr>
              <w:rPr>
                <w:rFonts w:cstheme="minorHAnsi"/>
              </w:rPr>
            </w:pPr>
            <w:r w:rsidRPr="00B11865">
              <w:rPr>
                <w:rFonts w:cstheme="minorHAnsi"/>
              </w:rPr>
              <w:t>1</w:t>
            </w:r>
            <w:r w:rsidR="00B11865" w:rsidRPr="00B11865">
              <w:rPr>
                <w:rFonts w:cstheme="minorHAnsi"/>
              </w:rPr>
              <w:t>6</w:t>
            </w:r>
          </w:p>
        </w:tc>
        <w:tc>
          <w:tcPr>
            <w:tcW w:w="4680" w:type="dxa"/>
          </w:tcPr>
          <w:p w14:paraId="0B540697" w14:textId="77777777" w:rsidR="003C6140" w:rsidRPr="00B11865" w:rsidRDefault="00694DF8" w:rsidP="00D1787E">
            <w:pPr>
              <w:rPr>
                <w:rFonts w:cstheme="minorHAnsi"/>
              </w:rPr>
            </w:pPr>
            <w:r w:rsidRPr="00B11865">
              <w:rPr>
                <w:rFonts w:cstheme="minorHAnsi"/>
                <w:color w:val="00000A"/>
                <w:sz w:val="24"/>
                <w:szCs w:val="24"/>
              </w:rPr>
              <w:t>Link to Facebook page</w:t>
            </w:r>
          </w:p>
        </w:tc>
        <w:tc>
          <w:tcPr>
            <w:tcW w:w="4158" w:type="dxa"/>
          </w:tcPr>
          <w:p w14:paraId="318D7B70"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1BC55474" w14:textId="77777777" w:rsidR="003C6140"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Facebook page of this site, so that they can share their experience with others.</w:t>
            </w:r>
          </w:p>
          <w:p w14:paraId="7C4594AB" w14:textId="77777777" w:rsidR="00A65A54" w:rsidRDefault="00A65A54" w:rsidP="00694DF8">
            <w:pPr>
              <w:autoSpaceDE w:val="0"/>
              <w:autoSpaceDN w:val="0"/>
              <w:adjustRightInd w:val="0"/>
              <w:rPr>
                <w:rFonts w:cstheme="minorHAnsi"/>
                <w:b/>
                <w:color w:val="FF0000"/>
                <w:sz w:val="24"/>
                <w:szCs w:val="24"/>
              </w:rPr>
            </w:pPr>
            <w:r w:rsidRPr="00A65A54">
              <w:rPr>
                <w:rFonts w:cstheme="minorHAnsi"/>
                <w:b/>
                <w:color w:val="FF0000"/>
                <w:sz w:val="24"/>
                <w:szCs w:val="24"/>
              </w:rPr>
              <w:t>Allow users to share on their timeline as well.</w:t>
            </w:r>
          </w:p>
          <w:p w14:paraId="14655C9C" w14:textId="77777777" w:rsidR="007376FD" w:rsidRPr="007376FD" w:rsidRDefault="007376FD" w:rsidP="00694DF8">
            <w:pPr>
              <w:autoSpaceDE w:val="0"/>
              <w:autoSpaceDN w:val="0"/>
              <w:adjustRightInd w:val="0"/>
              <w:rPr>
                <w:rFonts w:cstheme="minorHAnsi"/>
                <w:b/>
                <w:color w:val="76923C" w:themeColor="accent3" w:themeShade="BF"/>
                <w:sz w:val="24"/>
                <w:szCs w:val="24"/>
              </w:rPr>
            </w:pPr>
          </w:p>
          <w:p w14:paraId="0F9E8326" w14:textId="77777777" w:rsidR="00A65A54" w:rsidRPr="007376FD" w:rsidRDefault="00A21725" w:rsidP="00694DF8">
            <w:pPr>
              <w:autoSpaceDE w:val="0"/>
              <w:autoSpaceDN w:val="0"/>
              <w:adjustRightInd w:val="0"/>
              <w:rPr>
                <w:rFonts w:cstheme="minorHAnsi"/>
                <w:b/>
                <w:color w:val="76923C" w:themeColor="accent3" w:themeShade="BF"/>
                <w:sz w:val="24"/>
                <w:szCs w:val="24"/>
              </w:rPr>
            </w:pPr>
            <w:r>
              <w:rPr>
                <w:rFonts w:cstheme="minorHAnsi"/>
                <w:b/>
                <w:bCs/>
                <w:color w:val="548DD4" w:themeColor="text2" w:themeTint="99"/>
                <w:sz w:val="24"/>
                <w:szCs w:val="24"/>
              </w:rPr>
              <w:t>T</w:t>
            </w:r>
            <w:r w:rsidRPr="00A21725">
              <w:rPr>
                <w:rFonts w:cstheme="minorHAnsi"/>
                <w:b/>
                <w:bCs/>
                <w:color w:val="548DD4" w:themeColor="text2" w:themeTint="99"/>
                <w:sz w:val="24"/>
                <w:szCs w:val="24"/>
              </w:rPr>
              <w:t>his will be accommodated</w:t>
            </w:r>
          </w:p>
        </w:tc>
      </w:tr>
      <w:tr w:rsidR="003C6140" w:rsidRPr="00B11865" w14:paraId="18E2B49E" w14:textId="77777777" w:rsidTr="003C6140">
        <w:tc>
          <w:tcPr>
            <w:tcW w:w="738" w:type="dxa"/>
          </w:tcPr>
          <w:p w14:paraId="333DC456" w14:textId="77777777" w:rsidR="003C6140" w:rsidRPr="00B11865" w:rsidRDefault="00856887" w:rsidP="00D1787E">
            <w:pPr>
              <w:rPr>
                <w:rFonts w:cstheme="minorHAnsi"/>
              </w:rPr>
            </w:pPr>
            <w:r w:rsidRPr="00B11865">
              <w:rPr>
                <w:rFonts w:cstheme="minorHAnsi"/>
              </w:rPr>
              <w:t>1</w:t>
            </w:r>
            <w:r w:rsidR="00B11865" w:rsidRPr="00B11865">
              <w:rPr>
                <w:rFonts w:cstheme="minorHAnsi"/>
              </w:rPr>
              <w:t>7</w:t>
            </w:r>
          </w:p>
        </w:tc>
        <w:tc>
          <w:tcPr>
            <w:tcW w:w="4680" w:type="dxa"/>
          </w:tcPr>
          <w:p w14:paraId="63A1F473" w14:textId="77777777" w:rsidR="003C6140" w:rsidRPr="00B11865" w:rsidRDefault="00694DF8" w:rsidP="00D1787E">
            <w:pPr>
              <w:rPr>
                <w:rFonts w:cstheme="minorHAnsi"/>
              </w:rPr>
            </w:pPr>
            <w:r w:rsidRPr="00B11865">
              <w:rPr>
                <w:rFonts w:cstheme="minorHAnsi"/>
                <w:color w:val="00000A"/>
                <w:sz w:val="24"/>
                <w:szCs w:val="24"/>
              </w:rPr>
              <w:t>Link to Twitter page</w:t>
            </w:r>
          </w:p>
        </w:tc>
        <w:tc>
          <w:tcPr>
            <w:tcW w:w="4158" w:type="dxa"/>
          </w:tcPr>
          <w:p w14:paraId="572BDE7B"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14:paraId="4902F471" w14:textId="77777777"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Twitter page of this site, so that they</w:t>
            </w:r>
          </w:p>
          <w:p w14:paraId="11687223" w14:textId="77777777" w:rsidR="003C6140" w:rsidRDefault="00694DF8" w:rsidP="00694DF8">
            <w:pPr>
              <w:rPr>
                <w:rFonts w:cstheme="minorHAnsi"/>
                <w:color w:val="00000A"/>
                <w:sz w:val="23"/>
                <w:szCs w:val="23"/>
              </w:rPr>
            </w:pPr>
            <w:r w:rsidRPr="00B11865">
              <w:rPr>
                <w:rFonts w:cstheme="minorHAnsi"/>
                <w:color w:val="00000A"/>
                <w:sz w:val="23"/>
                <w:szCs w:val="23"/>
              </w:rPr>
              <w:t>can share their experience with others.</w:t>
            </w:r>
          </w:p>
          <w:p w14:paraId="6EEF6F72" w14:textId="77777777" w:rsidR="008E5B2B" w:rsidRDefault="008E5B2B" w:rsidP="00694DF8">
            <w:pPr>
              <w:rPr>
                <w:rFonts w:cstheme="minorHAnsi"/>
                <w:b/>
                <w:color w:val="FF0000"/>
                <w:sz w:val="23"/>
                <w:szCs w:val="23"/>
              </w:rPr>
            </w:pPr>
            <w:r w:rsidRPr="008E5B2B">
              <w:rPr>
                <w:rFonts w:cstheme="minorHAnsi"/>
                <w:b/>
                <w:color w:val="FF0000"/>
                <w:sz w:val="23"/>
                <w:szCs w:val="23"/>
              </w:rPr>
              <w:t>Allow users to tweet and share it among their followers.</w:t>
            </w:r>
          </w:p>
          <w:p w14:paraId="7293543C" w14:textId="77777777" w:rsidR="003D1A77" w:rsidRPr="003D1A77" w:rsidRDefault="003D1A77" w:rsidP="00694DF8">
            <w:pPr>
              <w:rPr>
                <w:rFonts w:cstheme="minorHAnsi"/>
                <w:b/>
                <w:color w:val="76923C" w:themeColor="accent3" w:themeShade="BF"/>
                <w:sz w:val="23"/>
                <w:szCs w:val="23"/>
              </w:rPr>
            </w:pPr>
          </w:p>
          <w:p w14:paraId="19136A53" w14:textId="77777777" w:rsidR="008E5B2B" w:rsidRPr="00B11865" w:rsidRDefault="00A21725" w:rsidP="00694DF8">
            <w:pPr>
              <w:rPr>
                <w:rFonts w:cstheme="minorHAnsi"/>
              </w:rPr>
            </w:pPr>
            <w:r>
              <w:rPr>
                <w:rFonts w:cstheme="minorHAnsi"/>
                <w:b/>
                <w:bCs/>
                <w:color w:val="548DD4" w:themeColor="text2" w:themeTint="99"/>
                <w:sz w:val="24"/>
                <w:szCs w:val="24"/>
              </w:rPr>
              <w:t>T</w:t>
            </w:r>
            <w:r w:rsidRPr="00A21725">
              <w:rPr>
                <w:rFonts w:cstheme="minorHAnsi"/>
                <w:b/>
                <w:bCs/>
                <w:color w:val="548DD4" w:themeColor="text2" w:themeTint="99"/>
                <w:sz w:val="24"/>
                <w:szCs w:val="24"/>
              </w:rPr>
              <w:t>his will be accommodated</w:t>
            </w:r>
          </w:p>
        </w:tc>
      </w:tr>
    </w:tbl>
    <w:p w14:paraId="4C37C94B" w14:textId="77777777" w:rsidR="00D1787E" w:rsidRDefault="00D1787E" w:rsidP="00D1787E"/>
    <w:p w14:paraId="13322F6B" w14:textId="77777777" w:rsidR="00093734" w:rsidRPr="00093734" w:rsidRDefault="00093734" w:rsidP="00093734">
      <w:pPr>
        <w:autoSpaceDE w:val="0"/>
        <w:autoSpaceDN w:val="0"/>
        <w:adjustRightInd w:val="0"/>
        <w:spacing w:after="0" w:line="240" w:lineRule="auto"/>
        <w:rPr>
          <w:rFonts w:cstheme="minorHAnsi"/>
          <w:b/>
          <w:bCs/>
          <w:color w:val="FF0000"/>
          <w:sz w:val="24"/>
          <w:szCs w:val="24"/>
        </w:rPr>
      </w:pPr>
      <w:r w:rsidRPr="00093734">
        <w:rPr>
          <w:rFonts w:cstheme="minorHAnsi"/>
          <w:b/>
          <w:bCs/>
          <w:color w:val="FF0000"/>
          <w:sz w:val="24"/>
          <w:szCs w:val="24"/>
        </w:rPr>
        <w:t xml:space="preserve">**Iintegrate a Google analytics (free) account to the </w:t>
      </w:r>
      <w:r w:rsidR="00D3405C" w:rsidRPr="00093734">
        <w:rPr>
          <w:rFonts w:cstheme="minorHAnsi"/>
          <w:b/>
          <w:bCs/>
          <w:color w:val="FF0000"/>
          <w:sz w:val="24"/>
          <w:szCs w:val="24"/>
        </w:rPr>
        <w:t>index and</w:t>
      </w:r>
      <w:r w:rsidRPr="00093734">
        <w:rPr>
          <w:rFonts w:cstheme="minorHAnsi"/>
          <w:b/>
          <w:bCs/>
          <w:color w:val="FF0000"/>
          <w:sz w:val="24"/>
          <w:szCs w:val="24"/>
        </w:rPr>
        <w:t xml:space="preserve"> any other appropriate areas of the system. Do not integrate in the sections where a user needs to log in to access. </w:t>
      </w:r>
    </w:p>
    <w:p w14:paraId="0751E84D" w14:textId="77777777" w:rsidR="00093734" w:rsidRDefault="00093734" w:rsidP="00093734">
      <w:pPr>
        <w:autoSpaceDE w:val="0"/>
        <w:autoSpaceDN w:val="0"/>
        <w:adjustRightInd w:val="0"/>
        <w:spacing w:after="0" w:line="240" w:lineRule="auto"/>
        <w:rPr>
          <w:rFonts w:cstheme="minorHAnsi"/>
          <w:b/>
          <w:bCs/>
          <w:color w:val="FF0000"/>
          <w:sz w:val="24"/>
          <w:szCs w:val="24"/>
        </w:rPr>
      </w:pPr>
    </w:p>
    <w:p w14:paraId="6C498FF0" w14:textId="77777777" w:rsidR="00093734" w:rsidRPr="00093734" w:rsidRDefault="009A6315" w:rsidP="00093734">
      <w:pPr>
        <w:autoSpaceDE w:val="0"/>
        <w:autoSpaceDN w:val="0"/>
        <w:adjustRightInd w:val="0"/>
        <w:spacing w:after="0" w:line="240" w:lineRule="auto"/>
        <w:rPr>
          <w:rFonts w:cstheme="minorHAnsi"/>
          <w:b/>
          <w:bCs/>
          <w:color w:val="FF0000"/>
          <w:sz w:val="24"/>
          <w:szCs w:val="24"/>
        </w:rPr>
      </w:pPr>
      <w:r>
        <w:rPr>
          <w:rFonts w:cstheme="minorHAnsi"/>
          <w:b/>
          <w:bCs/>
          <w:color w:val="FF0000"/>
          <w:sz w:val="24"/>
          <w:szCs w:val="24"/>
        </w:rPr>
        <w:t>Activity log has not been included</w:t>
      </w:r>
      <w:r w:rsidR="00093734" w:rsidRPr="00093734">
        <w:rPr>
          <w:rFonts w:cstheme="minorHAnsi"/>
          <w:b/>
          <w:bCs/>
          <w:color w:val="FF0000"/>
          <w:sz w:val="24"/>
          <w:szCs w:val="24"/>
        </w:rPr>
        <w:t>.</w:t>
      </w:r>
    </w:p>
    <w:p w14:paraId="5D23CC58" w14:textId="77777777" w:rsidR="00093734" w:rsidRPr="000E5B32" w:rsidRDefault="00093734" w:rsidP="00623B4C">
      <w:pPr>
        <w:autoSpaceDE w:val="0"/>
        <w:autoSpaceDN w:val="0"/>
        <w:adjustRightInd w:val="0"/>
        <w:spacing w:after="0" w:line="240" w:lineRule="auto"/>
        <w:rPr>
          <w:rFonts w:cstheme="minorHAnsi"/>
          <w:b/>
          <w:bCs/>
          <w:color w:val="76923C" w:themeColor="accent3" w:themeShade="BF"/>
          <w:sz w:val="24"/>
          <w:szCs w:val="24"/>
        </w:rPr>
      </w:pPr>
    </w:p>
    <w:p w14:paraId="41632402" w14:textId="77777777" w:rsidR="000B3B70" w:rsidRPr="00A21725" w:rsidRDefault="00A21725" w:rsidP="000B3B70">
      <w:pPr>
        <w:autoSpaceDE w:val="0"/>
        <w:autoSpaceDN w:val="0"/>
        <w:adjustRightInd w:val="0"/>
        <w:rPr>
          <w:rFonts w:cstheme="minorHAnsi"/>
          <w:b/>
          <w:bCs/>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0B3B70" w:rsidRPr="00A21725">
        <w:rPr>
          <w:rFonts w:cstheme="minorHAnsi"/>
          <w:b/>
          <w:bCs/>
          <w:color w:val="548DD4" w:themeColor="text2" w:themeTint="99"/>
          <w:sz w:val="24"/>
          <w:szCs w:val="24"/>
        </w:rPr>
        <w:t>3.11.21 and 3.11.22</w:t>
      </w:r>
    </w:p>
    <w:p w14:paraId="13694AFA" w14:textId="77777777" w:rsidR="000B3B70" w:rsidRDefault="000B3B70" w:rsidP="00623B4C">
      <w:pPr>
        <w:autoSpaceDE w:val="0"/>
        <w:autoSpaceDN w:val="0"/>
        <w:adjustRightInd w:val="0"/>
        <w:spacing w:after="0" w:line="240" w:lineRule="auto"/>
        <w:rPr>
          <w:rFonts w:cstheme="minorHAnsi"/>
          <w:b/>
          <w:bCs/>
          <w:color w:val="4F82BE"/>
          <w:sz w:val="26"/>
          <w:szCs w:val="26"/>
        </w:rPr>
      </w:pPr>
    </w:p>
    <w:p w14:paraId="496E2206" w14:textId="77777777" w:rsidR="00623B4C" w:rsidRDefault="00623B4C" w:rsidP="00623B4C">
      <w:pPr>
        <w:autoSpaceDE w:val="0"/>
        <w:autoSpaceDN w:val="0"/>
        <w:adjustRightInd w:val="0"/>
        <w:spacing w:after="0" w:line="240" w:lineRule="auto"/>
        <w:rPr>
          <w:rFonts w:cstheme="minorHAnsi"/>
          <w:b/>
          <w:bCs/>
          <w:color w:val="4F82BE"/>
          <w:sz w:val="26"/>
          <w:szCs w:val="26"/>
        </w:rPr>
      </w:pPr>
      <w:r>
        <w:rPr>
          <w:rFonts w:cstheme="minorHAnsi"/>
          <w:b/>
          <w:bCs/>
          <w:color w:val="4F82BE"/>
          <w:sz w:val="26"/>
          <w:szCs w:val="26"/>
        </w:rPr>
        <w:t>2.3</w:t>
      </w:r>
      <w:r w:rsidRPr="00623B4C">
        <w:rPr>
          <w:rFonts w:cstheme="minorHAnsi"/>
          <w:b/>
          <w:bCs/>
          <w:color w:val="4F82BE"/>
          <w:sz w:val="26"/>
          <w:szCs w:val="26"/>
        </w:rPr>
        <w:t xml:space="preserve"> Operating Environment</w:t>
      </w:r>
    </w:p>
    <w:p w14:paraId="211C2BC7" w14:textId="77777777" w:rsidR="00623B4C" w:rsidRPr="00623B4C" w:rsidRDefault="00623B4C" w:rsidP="00623B4C">
      <w:pPr>
        <w:autoSpaceDE w:val="0"/>
        <w:autoSpaceDN w:val="0"/>
        <w:adjustRightInd w:val="0"/>
        <w:spacing w:after="0" w:line="240" w:lineRule="auto"/>
        <w:rPr>
          <w:rFonts w:cstheme="minorHAnsi"/>
          <w:b/>
          <w:bCs/>
          <w:color w:val="4F82BE"/>
          <w:sz w:val="26"/>
          <w:szCs w:val="26"/>
        </w:rPr>
      </w:pPr>
    </w:p>
    <w:p w14:paraId="50C844D6" w14:textId="77777777" w:rsidR="00623B4C" w:rsidRDefault="00623B4C" w:rsidP="00623B4C">
      <w:pPr>
        <w:autoSpaceDE w:val="0"/>
        <w:autoSpaceDN w:val="0"/>
        <w:adjustRightInd w:val="0"/>
        <w:spacing w:after="0" w:line="240" w:lineRule="auto"/>
        <w:rPr>
          <w:rFonts w:cstheme="minorHAnsi"/>
          <w:color w:val="00000A"/>
          <w:sz w:val="23"/>
          <w:szCs w:val="23"/>
        </w:rPr>
      </w:pPr>
      <w:r w:rsidRPr="00623B4C">
        <w:rPr>
          <w:rFonts w:cstheme="minorHAnsi"/>
          <w:color w:val="00000A"/>
          <w:sz w:val="23"/>
          <w:szCs w:val="23"/>
        </w:rPr>
        <w:t xml:space="preserve">The application is not resource or graphics-intensive, so there are no </w:t>
      </w:r>
      <w:r w:rsidR="00D3405C" w:rsidRPr="00623B4C">
        <w:rPr>
          <w:rFonts w:cstheme="minorHAnsi"/>
          <w:color w:val="00000A"/>
          <w:sz w:val="23"/>
          <w:szCs w:val="23"/>
        </w:rPr>
        <w:t>practical hardware</w:t>
      </w:r>
      <w:r w:rsidRPr="00623B4C">
        <w:rPr>
          <w:rFonts w:cstheme="minorHAnsi"/>
          <w:color w:val="00000A"/>
          <w:sz w:val="23"/>
          <w:szCs w:val="23"/>
        </w:rPr>
        <w:t xml:space="preserve"> constraints.</w:t>
      </w:r>
    </w:p>
    <w:p w14:paraId="2E05B3E3" w14:textId="77777777" w:rsidR="00623B4C" w:rsidRPr="00623B4C" w:rsidRDefault="00623B4C" w:rsidP="00623B4C">
      <w:pPr>
        <w:autoSpaceDE w:val="0"/>
        <w:autoSpaceDN w:val="0"/>
        <w:adjustRightInd w:val="0"/>
        <w:spacing w:after="0" w:line="240" w:lineRule="auto"/>
        <w:rPr>
          <w:rFonts w:cstheme="minorHAnsi"/>
          <w:color w:val="00000A"/>
          <w:sz w:val="23"/>
          <w:szCs w:val="23"/>
        </w:rPr>
      </w:pPr>
    </w:p>
    <w:p w14:paraId="2BD2E5C1" w14:textId="77777777" w:rsidR="00623B4C" w:rsidRDefault="00623B4C" w:rsidP="00623B4C">
      <w:pPr>
        <w:autoSpaceDE w:val="0"/>
        <w:autoSpaceDN w:val="0"/>
        <w:adjustRightInd w:val="0"/>
        <w:spacing w:after="0" w:line="240" w:lineRule="auto"/>
        <w:rPr>
          <w:rFonts w:cstheme="minorHAnsi"/>
          <w:b/>
          <w:bCs/>
          <w:color w:val="4F82BE"/>
          <w:sz w:val="26"/>
          <w:szCs w:val="26"/>
        </w:rPr>
      </w:pPr>
      <w:r w:rsidRPr="00623B4C">
        <w:rPr>
          <w:rFonts w:cstheme="minorHAnsi"/>
          <w:b/>
          <w:bCs/>
          <w:color w:val="4F82BE"/>
          <w:sz w:val="26"/>
          <w:szCs w:val="26"/>
        </w:rPr>
        <w:t>2.5 Design and Implementation Constraints</w:t>
      </w:r>
    </w:p>
    <w:p w14:paraId="54C4F23B" w14:textId="77777777" w:rsidR="00623B4C" w:rsidRPr="00623B4C" w:rsidRDefault="00623B4C" w:rsidP="00623B4C">
      <w:pPr>
        <w:autoSpaceDE w:val="0"/>
        <w:autoSpaceDN w:val="0"/>
        <w:adjustRightInd w:val="0"/>
        <w:spacing w:after="0" w:line="240" w:lineRule="auto"/>
        <w:rPr>
          <w:rFonts w:cstheme="minorHAnsi"/>
          <w:b/>
          <w:bCs/>
          <w:color w:val="4F82BE"/>
          <w:sz w:val="26"/>
          <w:szCs w:val="26"/>
        </w:rPr>
      </w:pPr>
    </w:p>
    <w:p w14:paraId="228DA876" w14:textId="77777777" w:rsidR="00623B4C" w:rsidRDefault="004E4DFE" w:rsidP="00623B4C">
      <w:pPr>
        <w:autoSpaceDE w:val="0"/>
        <w:autoSpaceDN w:val="0"/>
        <w:adjustRightInd w:val="0"/>
        <w:spacing w:after="0" w:line="240" w:lineRule="auto"/>
        <w:rPr>
          <w:rFonts w:cstheme="minorHAnsi"/>
          <w:color w:val="00000A"/>
          <w:sz w:val="23"/>
          <w:szCs w:val="23"/>
        </w:rPr>
      </w:pPr>
      <w:del w:id="1638" w:author="Ellipsis" w:date="2014-06-09T15:32:00Z">
        <w:r w:rsidDel="00507DE0">
          <w:rPr>
            <w:rFonts w:cstheme="minorHAnsi"/>
            <w:color w:val="00000A"/>
            <w:sz w:val="23"/>
            <w:szCs w:val="23"/>
          </w:rPr>
          <w:delText>top</w:delText>
        </w:r>
        <w:r w:rsidR="00623B4C" w:rsidDel="00507DE0">
          <w:rPr>
            <w:rFonts w:cstheme="minorHAnsi"/>
            <w:color w:val="00000A"/>
            <w:sz w:val="23"/>
            <w:szCs w:val="23"/>
          </w:rPr>
          <w:delText>CIMA</w:delText>
        </w:r>
      </w:del>
      <w:ins w:id="1639" w:author="Ellipsis" w:date="2014-06-09T15:32:00Z">
        <w:r w:rsidR="00507DE0">
          <w:rPr>
            <w:rFonts w:cstheme="minorHAnsi"/>
            <w:color w:val="00000A"/>
            <w:sz w:val="23"/>
            <w:szCs w:val="23"/>
          </w:rPr>
          <w:t>LearnCIMA</w:t>
        </w:r>
      </w:ins>
      <w:r w:rsidR="00623B4C" w:rsidRPr="00623B4C">
        <w:rPr>
          <w:rFonts w:cstheme="minorHAnsi"/>
          <w:color w:val="00000A"/>
          <w:sz w:val="23"/>
          <w:szCs w:val="23"/>
        </w:rPr>
        <w:t xml:space="preserve"> web application is meant to be quick and responsive, even </w:t>
      </w:r>
      <w:r w:rsidR="00D3405C" w:rsidRPr="00623B4C">
        <w:rPr>
          <w:rFonts w:cstheme="minorHAnsi"/>
          <w:color w:val="00000A"/>
          <w:sz w:val="23"/>
          <w:szCs w:val="23"/>
        </w:rPr>
        <w:t>when dealing</w:t>
      </w:r>
      <w:r w:rsidR="00623B4C" w:rsidRPr="00623B4C">
        <w:rPr>
          <w:rFonts w:cstheme="minorHAnsi"/>
          <w:color w:val="00000A"/>
          <w:sz w:val="23"/>
          <w:szCs w:val="23"/>
        </w:rPr>
        <w:t xml:space="preserve"> with </w:t>
      </w:r>
      <w:r w:rsidR="00D3405C" w:rsidRPr="00623B4C">
        <w:rPr>
          <w:rFonts w:cstheme="minorHAnsi"/>
          <w:color w:val="00000A"/>
          <w:sz w:val="23"/>
          <w:szCs w:val="23"/>
        </w:rPr>
        <w:t>large number</w:t>
      </w:r>
      <w:r w:rsidR="00623B4C" w:rsidRPr="00623B4C">
        <w:rPr>
          <w:rFonts w:cstheme="minorHAnsi"/>
          <w:color w:val="00000A"/>
          <w:sz w:val="23"/>
          <w:szCs w:val="23"/>
        </w:rPr>
        <w:t xml:space="preserve"> of transactions, so each feature must be </w:t>
      </w:r>
      <w:r w:rsidR="00D3405C" w:rsidRPr="00623B4C">
        <w:rPr>
          <w:rFonts w:cstheme="minorHAnsi"/>
          <w:color w:val="00000A"/>
          <w:sz w:val="23"/>
          <w:szCs w:val="23"/>
        </w:rPr>
        <w:t>designed and</w:t>
      </w:r>
      <w:r w:rsidR="00623B4C" w:rsidRPr="00623B4C">
        <w:rPr>
          <w:rFonts w:cstheme="minorHAnsi"/>
          <w:color w:val="00000A"/>
          <w:sz w:val="23"/>
          <w:szCs w:val="23"/>
        </w:rPr>
        <w:t xml:space="preserve"> implemented with efficiency in mind.</w:t>
      </w:r>
    </w:p>
    <w:p w14:paraId="2F848757" w14:textId="77777777" w:rsidR="00057A2F" w:rsidRDefault="00057A2F">
      <w:pPr>
        <w:rPr>
          <w:rFonts w:cstheme="minorHAnsi"/>
        </w:rPr>
      </w:pPr>
      <w:r>
        <w:rPr>
          <w:rFonts w:cstheme="minorHAnsi"/>
        </w:rPr>
        <w:br w:type="page"/>
      </w:r>
    </w:p>
    <w:p w14:paraId="0A48F198" w14:textId="77777777" w:rsidR="00057A2F" w:rsidRPr="00623B4C" w:rsidRDefault="00057A2F" w:rsidP="00057A2F">
      <w:pPr>
        <w:pStyle w:val="Heading1"/>
      </w:pPr>
      <w:bookmarkStart w:id="1640" w:name="_Toc388618361"/>
      <w:bookmarkStart w:id="1641" w:name="_Toc390091787"/>
      <w:r w:rsidRPr="00623B4C">
        <w:rPr>
          <w:color w:val="365F92"/>
        </w:rPr>
        <w:lastRenderedPageBreak/>
        <w:t>3. System Features and User Stories</w:t>
      </w:r>
      <w:bookmarkEnd w:id="1640"/>
      <w:bookmarkEnd w:id="1641"/>
    </w:p>
    <w:p w14:paraId="2B6917A8" w14:textId="77777777" w:rsidR="00057A2F" w:rsidRDefault="00057A2F" w:rsidP="00057A2F">
      <w:pPr>
        <w:pStyle w:val="Heading2"/>
      </w:pPr>
      <w:bookmarkStart w:id="1642" w:name="_Toc388618362"/>
      <w:bookmarkStart w:id="1643" w:name="_Toc390091788"/>
      <w:r>
        <w:t>3.1 Application Management</w:t>
      </w:r>
      <w:bookmarkEnd w:id="1642"/>
      <w:bookmarkEnd w:id="1643"/>
    </w:p>
    <w:p w14:paraId="79BD4DC9" w14:textId="77777777" w:rsidR="00057A2F" w:rsidRDefault="00057A2F" w:rsidP="00057A2F">
      <w:pPr>
        <w:pStyle w:val="Heading3"/>
      </w:pPr>
      <w:bookmarkStart w:id="1644" w:name="_Toc388618363"/>
      <w:bookmarkStart w:id="1645" w:name="_Toc390091789"/>
      <w:r>
        <w:t>3.1.1 User Login</w:t>
      </w:r>
      <w:bookmarkEnd w:id="1644"/>
      <w:bookmarkEnd w:id="1645"/>
    </w:p>
    <w:p w14:paraId="6E5E1C57" w14:textId="77777777" w:rsidR="00057A2F" w:rsidRDefault="00057A2F" w:rsidP="00057A2F"/>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1315B7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722D6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45266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5E02B8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3F253D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2869C9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6AD26E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D8FAB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BA2914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ABAE65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BAC71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As a : Registered Student</w:t>
            </w:r>
          </w:p>
          <w:p w14:paraId="077455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I want to : Login to the Website</w:t>
            </w:r>
          </w:p>
          <w:p w14:paraId="15117B7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So that I can : Access my personal information.</w:t>
            </w:r>
          </w:p>
        </w:tc>
      </w:tr>
      <w:tr w:rsidR="00057A2F" w:rsidRPr="005717B9" w14:paraId="29D3AA7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245EF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15C1A2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56302CA"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b/>
                <w:bCs/>
                <w:noProof/>
                <w:sz w:val="24"/>
                <w:szCs w:val="24"/>
              </w:rPr>
              <w:drawing>
                <wp:inline distT="0" distB="0" distL="0" distR="0" wp14:anchorId="5CDA5475" wp14:editId="3EE6ECB7">
                  <wp:extent cx="4752975" cy="3571875"/>
                  <wp:effectExtent l="19050" t="0" r="9525" b="0"/>
                  <wp:docPr id="1" name="Picture 1" descr="C:\Users\melakaa\Desktop\Top Ci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Login.png"/>
                          <pic:cNvPicPr>
                            <a:picLocks noChangeAspect="1" noChangeArrowheads="1"/>
                          </pic:cNvPicPr>
                        </pic:nvPicPr>
                        <pic:blipFill>
                          <a:blip r:embed="rId8"/>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14:paraId="426EA599"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88607F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4030F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1A32603"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AF5EFFF" w14:textId="77777777" w:rsidR="00057A2F" w:rsidRDefault="00057A2F" w:rsidP="00E17C5A">
            <w:pPr>
              <w:pStyle w:val="ListParagraph"/>
              <w:autoSpaceDE w:val="0"/>
              <w:autoSpaceDN w:val="0"/>
              <w:adjustRightInd w:val="0"/>
              <w:spacing w:after="0" w:line="240" w:lineRule="auto"/>
              <w:rPr>
                <w:rFonts w:cstheme="minorHAnsi"/>
                <w:b/>
                <w:color w:val="FF0000"/>
                <w:sz w:val="24"/>
                <w:szCs w:val="24"/>
              </w:rPr>
            </w:pPr>
            <w:r w:rsidRPr="005717B9">
              <w:rPr>
                <w:rFonts w:cstheme="minorHAnsi"/>
                <w:color w:val="00000A"/>
                <w:sz w:val="24"/>
                <w:szCs w:val="24"/>
              </w:rPr>
              <w:t>typing the URL.</w:t>
            </w:r>
            <w:r w:rsidR="00A377DE" w:rsidRPr="00A377DE">
              <w:rPr>
                <w:rFonts w:cstheme="minorHAnsi"/>
                <w:b/>
                <w:color w:val="FF0000"/>
                <w:sz w:val="24"/>
                <w:szCs w:val="24"/>
              </w:rPr>
              <w:t>(I am sure we can give the link to this from our website as well)</w:t>
            </w:r>
          </w:p>
          <w:p w14:paraId="0804D83E" w14:textId="77777777" w:rsidR="00027D3D" w:rsidRPr="00A21725" w:rsidRDefault="00027D3D" w:rsidP="00E17C5A">
            <w:pPr>
              <w:pStyle w:val="ListParagraph"/>
              <w:autoSpaceDE w:val="0"/>
              <w:autoSpaceDN w:val="0"/>
              <w:adjustRightInd w:val="0"/>
              <w:spacing w:after="0" w:line="240" w:lineRule="auto"/>
              <w:rPr>
                <w:rFonts w:eastAsiaTheme="minorEastAsia" w:cstheme="minorHAnsi"/>
                <w:b/>
                <w:bCs/>
                <w:color w:val="548DD4" w:themeColor="text2" w:themeTint="99"/>
                <w:sz w:val="24"/>
                <w:szCs w:val="24"/>
              </w:rPr>
            </w:pPr>
            <w:r w:rsidRPr="00A21725">
              <w:rPr>
                <w:rFonts w:eastAsiaTheme="minorEastAsia" w:cstheme="minorHAnsi"/>
                <w:b/>
                <w:bCs/>
                <w:color w:val="548DD4" w:themeColor="text2" w:themeTint="99"/>
                <w:sz w:val="24"/>
                <w:szCs w:val="24"/>
              </w:rPr>
              <w:t xml:space="preserve">Yes, </w:t>
            </w:r>
            <w:r w:rsidR="00A21725" w:rsidRPr="00A21725">
              <w:rPr>
                <w:rFonts w:eastAsiaTheme="minorEastAsia" w:cstheme="minorHAnsi"/>
                <w:b/>
                <w:bCs/>
                <w:color w:val="548DD4" w:themeColor="text2" w:themeTint="99"/>
                <w:sz w:val="24"/>
                <w:szCs w:val="24"/>
              </w:rPr>
              <w:t xml:space="preserve">it is possible. </w:t>
            </w:r>
          </w:p>
          <w:p w14:paraId="3CE86464"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3A602E10"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16D3FE92"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14:paraId="5DD9E9F3"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0BF0F0FD"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14:paraId="3559C7F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password.</w:t>
            </w:r>
          </w:p>
          <w:p w14:paraId="505A29F3"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14:paraId="2E081E7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2A0F6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EB3EF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3DAFC65"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“Invalid user name or password”</w:t>
            </w:r>
          </w:p>
          <w:p w14:paraId="53117BCB" w14:textId="77777777"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14:paraId="60C6F11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4B1AD63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F99E3C9" w14:textId="77777777" w:rsidR="00057A2F" w:rsidRPr="005717B9" w:rsidRDefault="00057A2F" w:rsidP="00057A2F">
            <w:pPr>
              <w:pStyle w:val="ListParagraph"/>
              <w:numPr>
                <w:ilvl w:val="0"/>
                <w:numId w:val="5"/>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username or password you entered is incorrect”.</w:t>
            </w:r>
          </w:p>
          <w:p w14:paraId="2DC47900" w14:textId="77777777" w:rsidR="00057A2F" w:rsidRPr="005717B9" w:rsidRDefault="00057A2F" w:rsidP="00057A2F">
            <w:pPr>
              <w:pStyle w:val="ListParagraph"/>
              <w:numPr>
                <w:ilvl w:val="0"/>
                <w:numId w:val="5"/>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14:paraId="6562CCD0" w14:textId="77777777" w:rsidR="00057A2F" w:rsidRDefault="00A377DE" w:rsidP="00A377DE">
            <w:pPr>
              <w:pStyle w:val="ListParagraph"/>
              <w:autoSpaceDE w:val="0"/>
              <w:autoSpaceDN w:val="0"/>
              <w:adjustRightInd w:val="0"/>
              <w:spacing w:after="0" w:line="240" w:lineRule="auto"/>
              <w:rPr>
                <w:rFonts w:cstheme="minorHAnsi"/>
                <w:b/>
                <w:color w:val="FF0000"/>
                <w:sz w:val="24"/>
                <w:szCs w:val="24"/>
              </w:rPr>
            </w:pPr>
            <w:r w:rsidRPr="00A377DE">
              <w:rPr>
                <w:rFonts w:cstheme="minorHAnsi"/>
                <w:b/>
                <w:color w:val="FF0000"/>
                <w:sz w:val="24"/>
                <w:szCs w:val="24"/>
              </w:rPr>
              <w:t xml:space="preserve">(Admin should get a message for wrong pass word entering, may be after 2 attempts and will not the system get blocked for the user if there are wrong password entering for more than agreed number of times) </w:t>
            </w:r>
          </w:p>
          <w:p w14:paraId="1A584346" w14:textId="77777777" w:rsidR="00E4582F" w:rsidRDefault="00E4582F" w:rsidP="0057398A">
            <w:pPr>
              <w:autoSpaceDE w:val="0"/>
              <w:autoSpaceDN w:val="0"/>
              <w:adjustRightInd w:val="0"/>
              <w:spacing w:after="0" w:line="240" w:lineRule="auto"/>
              <w:rPr>
                <w:rFonts w:cstheme="minorHAnsi"/>
                <w:b/>
                <w:color w:val="FF0000"/>
                <w:sz w:val="24"/>
                <w:szCs w:val="24"/>
              </w:rPr>
            </w:pPr>
          </w:p>
          <w:p w14:paraId="471983A2" w14:textId="77777777" w:rsidR="006A1B21" w:rsidRDefault="006A1B21" w:rsidP="0057398A">
            <w:pPr>
              <w:autoSpaceDE w:val="0"/>
              <w:autoSpaceDN w:val="0"/>
              <w:adjustRightInd w:val="0"/>
              <w:spacing w:after="0" w:line="240" w:lineRule="auto"/>
              <w:rPr>
                <w:rFonts w:cstheme="minorHAnsi"/>
                <w:b/>
                <w:color w:val="76923C" w:themeColor="accent3" w:themeShade="BF"/>
                <w:sz w:val="24"/>
                <w:szCs w:val="24"/>
              </w:rPr>
            </w:pPr>
          </w:p>
          <w:p w14:paraId="38DBC853" w14:textId="77777777" w:rsidR="006A1B21" w:rsidRPr="000006F1" w:rsidRDefault="006A1B21" w:rsidP="00A21725">
            <w:pPr>
              <w:pStyle w:val="ListParagraph"/>
              <w:autoSpaceDE w:val="0"/>
              <w:autoSpaceDN w:val="0"/>
              <w:adjustRightInd w:val="0"/>
              <w:spacing w:after="0" w:line="240" w:lineRule="auto"/>
              <w:rPr>
                <w:rFonts w:cstheme="minorHAnsi"/>
                <w:b/>
                <w:color w:val="E36C0A" w:themeColor="accent6" w:themeShade="BF"/>
                <w:sz w:val="24"/>
                <w:szCs w:val="24"/>
              </w:rPr>
            </w:pPr>
            <w:r w:rsidRPr="00A21725">
              <w:rPr>
                <w:rFonts w:eastAsiaTheme="minorEastAsia" w:cstheme="minorHAnsi"/>
                <w:b/>
                <w:bCs/>
                <w:color w:val="548DD4" w:themeColor="text2" w:themeTint="99"/>
                <w:sz w:val="24"/>
                <w:szCs w:val="24"/>
              </w:rPr>
              <w:t>No Suspend. Only a warning message, with a capt</w:t>
            </w:r>
            <w:r w:rsidR="000006F1" w:rsidRPr="00A21725">
              <w:rPr>
                <w:rFonts w:eastAsiaTheme="minorEastAsia" w:cstheme="minorHAnsi"/>
                <w:b/>
                <w:bCs/>
                <w:color w:val="548DD4" w:themeColor="text2" w:themeTint="99"/>
                <w:sz w:val="24"/>
                <w:szCs w:val="24"/>
              </w:rPr>
              <w:t>c</w:t>
            </w:r>
            <w:r w:rsidRPr="00A21725">
              <w:rPr>
                <w:rFonts w:eastAsiaTheme="minorEastAsia" w:cstheme="minorHAnsi"/>
                <w:b/>
                <w:bCs/>
                <w:color w:val="548DD4" w:themeColor="text2" w:themeTint="99"/>
                <w:sz w:val="24"/>
                <w:szCs w:val="24"/>
              </w:rPr>
              <w:t>ha.</w:t>
            </w:r>
          </w:p>
        </w:tc>
      </w:tr>
      <w:tr w:rsidR="00057A2F" w:rsidRPr="005717B9" w14:paraId="6FA705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14479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“Login” appears only when not logged in.</w:t>
            </w:r>
          </w:p>
          <w:p w14:paraId="290AA713" w14:textId="77777777" w:rsidR="00057A2F" w:rsidRPr="005717B9" w:rsidRDefault="00057A2F" w:rsidP="00E17C5A">
            <w:pPr>
              <w:autoSpaceDE w:val="0"/>
              <w:autoSpaceDN w:val="0"/>
              <w:adjustRightInd w:val="0"/>
              <w:spacing w:after="0" w:line="240" w:lineRule="auto"/>
              <w:rPr>
                <w:rFonts w:cstheme="minorHAnsi"/>
                <w:sz w:val="24"/>
                <w:szCs w:val="24"/>
              </w:rPr>
            </w:pPr>
          </w:p>
          <w:p w14:paraId="18B841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ABDD2E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7B6AD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F51C9CD" w14:textId="77777777" w:rsidR="00057A2F" w:rsidRPr="00D33BC4" w:rsidRDefault="00057A2F" w:rsidP="00057A2F"/>
    <w:p w14:paraId="7FB7B967" w14:textId="77777777" w:rsidR="00057A2F" w:rsidRPr="00D33BC4" w:rsidRDefault="00057A2F" w:rsidP="00057A2F"/>
    <w:p w14:paraId="46508F0A" w14:textId="77777777" w:rsidR="00057A2F" w:rsidRDefault="00057A2F" w:rsidP="00057A2F"/>
    <w:p w14:paraId="1B8C5EC2" w14:textId="77777777" w:rsidR="00057A2F" w:rsidRDefault="00057A2F" w:rsidP="00057A2F"/>
    <w:p w14:paraId="731BF012" w14:textId="77777777" w:rsidR="000C6BE6" w:rsidRDefault="000C6BE6"/>
    <w:p w14:paraId="11D5DA34" w14:textId="77777777" w:rsidR="000C6BE6" w:rsidRDefault="000C6BE6">
      <w:r>
        <w:br w:type="page"/>
      </w:r>
    </w:p>
    <w:p w14:paraId="5420B383" w14:textId="77777777" w:rsidR="00057A2F" w:rsidRDefault="00057A2F" w:rsidP="00057A2F">
      <w:pPr>
        <w:pStyle w:val="Heading3"/>
      </w:pPr>
      <w:bookmarkStart w:id="1646" w:name="_Toc388618364"/>
      <w:bookmarkStart w:id="1647" w:name="_Toc390091790"/>
      <w:r>
        <w:lastRenderedPageBreak/>
        <w:t>3.1.2 Forgot Password</w:t>
      </w:r>
      <w:bookmarkEnd w:id="1646"/>
      <w:bookmarkEnd w:id="1647"/>
    </w:p>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C8E27E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593926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963CC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9945F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71D72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FCF3E1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565CE8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9E05E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D54B3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E7C998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B175A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5BFB424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Get a new password</w:t>
            </w:r>
          </w:p>
          <w:p w14:paraId="5129DFD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proceed with other functions.</w:t>
            </w:r>
          </w:p>
        </w:tc>
      </w:tr>
      <w:tr w:rsidR="00057A2F" w:rsidRPr="005717B9" w14:paraId="471D9E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1B0E9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20B66F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A79B65E"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3C13F01D" wp14:editId="63EF54E3">
                  <wp:extent cx="4752975" cy="2657475"/>
                  <wp:effectExtent l="19050" t="0" r="9525" b="0"/>
                  <wp:docPr id="25" name="Picture 2" descr="C:\Users\melakaa\Desktop\Top Cima\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Forgot Password.png"/>
                          <pic:cNvPicPr>
                            <a:picLocks noChangeAspect="1" noChangeArrowheads="1"/>
                          </pic:cNvPicPr>
                        </pic:nvPicPr>
                        <pic:blipFill>
                          <a:blip r:embed="rId9"/>
                          <a:srcRect/>
                          <a:stretch>
                            <a:fillRect/>
                          </a:stretch>
                        </pic:blipFill>
                        <pic:spPr bwMode="auto">
                          <a:xfrm>
                            <a:off x="0" y="0"/>
                            <a:ext cx="4752975" cy="2657475"/>
                          </a:xfrm>
                          <a:prstGeom prst="rect">
                            <a:avLst/>
                          </a:prstGeom>
                          <a:noFill/>
                          <a:ln w="9525">
                            <a:noFill/>
                            <a:miter lim="800000"/>
                            <a:headEnd/>
                            <a:tailEnd/>
                          </a:ln>
                        </pic:spPr>
                      </pic:pic>
                    </a:graphicData>
                  </a:graphic>
                </wp:inline>
              </w:drawing>
            </w:r>
          </w:p>
          <w:p w14:paraId="2A562D89"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EB711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48757D" w14:textId="77777777" w:rsidR="00057A2F" w:rsidRPr="005717B9" w:rsidRDefault="00057A2F" w:rsidP="00E17C5A">
            <w:pPr>
              <w:pStyle w:val="ListParagraph"/>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4D00EE8"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
          <w:p w14:paraId="2CD8B399"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106EBBD8"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0328F6FC"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5597C6C9"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3AB1F16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14:paraId="5787BC5C"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0D52067E"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“Forgot Password” link to</w:t>
            </w:r>
          </w:p>
          <w:p w14:paraId="1ECFC6EC"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receive new password.</w:t>
            </w:r>
          </w:p>
          <w:p w14:paraId="240F1996"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a password</w:t>
            </w:r>
          </w:p>
          <w:p w14:paraId="72555EC3"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recovery view.</w:t>
            </w:r>
          </w:p>
          <w:p w14:paraId="502165C9"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which he</w:t>
            </w:r>
          </w:p>
          <w:p w14:paraId="2C4AAF1B"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entered at his registration, into the email field.</w:t>
            </w:r>
          </w:p>
          <w:p w14:paraId="482C658A"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press “Submit” button.</w:t>
            </w:r>
          </w:p>
          <w:p w14:paraId="6A404AF4" w14:textId="77777777"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receive an email containing a</w:t>
            </w:r>
          </w:p>
          <w:p w14:paraId="3F885B17"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new password.</w:t>
            </w:r>
          </w:p>
          <w:p w14:paraId="6D1B632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61E2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18E98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6C44912" w14:textId="77777777" w:rsidR="00057A2F" w:rsidRPr="005717B9" w:rsidRDefault="00057A2F" w:rsidP="00057A2F">
            <w:pPr>
              <w:pStyle w:val="ListParagraph"/>
              <w:numPr>
                <w:ilvl w:val="0"/>
                <w:numId w:val="7"/>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Entering an unregistered email address.</w:t>
            </w:r>
          </w:p>
          <w:p w14:paraId="23340DA2" w14:textId="77777777" w:rsidR="00057A2F" w:rsidRPr="005717B9" w:rsidRDefault="00057A2F" w:rsidP="00057A2F">
            <w:pPr>
              <w:pStyle w:val="ListParagraph"/>
              <w:numPr>
                <w:ilvl w:val="0"/>
                <w:numId w:val="7"/>
              </w:numPr>
              <w:autoSpaceDE w:val="0"/>
              <w:autoSpaceDN w:val="0"/>
              <w:adjustRightInd w:val="0"/>
              <w:spacing w:after="0" w:line="240" w:lineRule="auto"/>
              <w:rPr>
                <w:rFonts w:cstheme="minorHAnsi"/>
                <w:sz w:val="24"/>
                <w:szCs w:val="24"/>
              </w:rPr>
            </w:pPr>
            <w:r w:rsidRPr="005717B9">
              <w:rPr>
                <w:rFonts w:cstheme="minorHAnsi"/>
                <w:color w:val="00000A"/>
                <w:sz w:val="24"/>
                <w:szCs w:val="24"/>
              </w:rPr>
              <w:t>Network failure.</w:t>
            </w:r>
          </w:p>
          <w:p w14:paraId="1EFBCE6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D29208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DD0B05B" w14:textId="77777777" w:rsidR="00057A2F" w:rsidRPr="005717B9" w:rsidRDefault="00057A2F" w:rsidP="00057A2F">
            <w:pPr>
              <w:pStyle w:val="ListParagraph"/>
              <w:numPr>
                <w:ilvl w:val="0"/>
                <w:numId w:val="8"/>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7A0A7570" w14:textId="77777777" w:rsidR="00057A2F" w:rsidRPr="005717B9" w:rsidRDefault="00057A2F" w:rsidP="00057A2F">
            <w:pPr>
              <w:pStyle w:val="ListParagraph"/>
              <w:numPr>
                <w:ilvl w:val="0"/>
                <w:numId w:val="8"/>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7E48368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10D0AB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4C0D0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Notes:</w:t>
            </w:r>
          </w:p>
          <w:p w14:paraId="799D42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47FD1C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6186D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6A0BFE7" w14:textId="77777777" w:rsidR="00057A2F" w:rsidRDefault="00057A2F" w:rsidP="00057A2F"/>
    <w:p w14:paraId="5FEEC241" w14:textId="77777777" w:rsidR="00057A2F" w:rsidRDefault="00057A2F" w:rsidP="00057A2F"/>
    <w:p w14:paraId="659F2070" w14:textId="77777777" w:rsidR="00057A2F" w:rsidRDefault="00057A2F" w:rsidP="00057A2F"/>
    <w:p w14:paraId="24AC46F3" w14:textId="77777777" w:rsidR="00057A2F" w:rsidRDefault="00057A2F" w:rsidP="00057A2F"/>
    <w:p w14:paraId="002A9F17" w14:textId="77777777" w:rsidR="00057A2F" w:rsidRDefault="00057A2F" w:rsidP="00057A2F"/>
    <w:p w14:paraId="7E25DB6A" w14:textId="77777777" w:rsidR="00057A2F" w:rsidRDefault="00057A2F" w:rsidP="00057A2F"/>
    <w:p w14:paraId="0D5F7C34" w14:textId="77777777" w:rsidR="00057A2F" w:rsidRDefault="00057A2F" w:rsidP="00057A2F"/>
    <w:p w14:paraId="232CA126" w14:textId="77777777" w:rsidR="00057A2F" w:rsidRDefault="00057A2F" w:rsidP="00057A2F"/>
    <w:p w14:paraId="022EE282" w14:textId="77777777" w:rsidR="00057A2F" w:rsidRDefault="00057A2F" w:rsidP="00057A2F"/>
    <w:p w14:paraId="5BB45570" w14:textId="77777777" w:rsidR="00057A2F" w:rsidRDefault="00057A2F" w:rsidP="00057A2F"/>
    <w:p w14:paraId="303E9D15" w14:textId="77777777" w:rsidR="00057A2F" w:rsidRDefault="00057A2F" w:rsidP="00057A2F"/>
    <w:p w14:paraId="6D1CEE9E" w14:textId="77777777" w:rsidR="00057A2F" w:rsidRDefault="00057A2F" w:rsidP="00057A2F"/>
    <w:p w14:paraId="09FB01E3" w14:textId="77777777" w:rsidR="00057A2F" w:rsidRDefault="00057A2F" w:rsidP="00057A2F"/>
    <w:p w14:paraId="7D8416E3" w14:textId="77777777" w:rsidR="00057A2F" w:rsidRDefault="00057A2F" w:rsidP="00057A2F"/>
    <w:p w14:paraId="4F6EEFDC" w14:textId="77777777" w:rsidR="00057A2F" w:rsidRDefault="00057A2F" w:rsidP="00057A2F"/>
    <w:p w14:paraId="6DF4AC40" w14:textId="77777777" w:rsidR="00057A2F" w:rsidRDefault="00057A2F" w:rsidP="00057A2F"/>
    <w:p w14:paraId="5E811194" w14:textId="77777777" w:rsidR="00057A2F" w:rsidRDefault="00057A2F" w:rsidP="00057A2F"/>
    <w:p w14:paraId="188C3E33" w14:textId="77777777" w:rsidR="00057A2F" w:rsidRDefault="00057A2F" w:rsidP="00057A2F"/>
    <w:p w14:paraId="573ADF6D" w14:textId="77777777" w:rsidR="00057A2F" w:rsidRDefault="00057A2F" w:rsidP="00057A2F"/>
    <w:p w14:paraId="089A3B95" w14:textId="77777777" w:rsidR="00057A2F" w:rsidRDefault="00057A2F" w:rsidP="00057A2F"/>
    <w:p w14:paraId="1FEC7495" w14:textId="77777777" w:rsidR="00057A2F" w:rsidRDefault="00057A2F" w:rsidP="00057A2F">
      <w:pPr>
        <w:pStyle w:val="Heading3"/>
      </w:pPr>
      <w:bookmarkStart w:id="1648" w:name="_Toc388618365"/>
      <w:bookmarkStart w:id="1649" w:name="_Toc390091791"/>
      <w:r>
        <w:lastRenderedPageBreak/>
        <w:t>3.1.3 Student Registration</w:t>
      </w:r>
      <w:bookmarkEnd w:id="1648"/>
      <w:bookmarkEnd w:id="164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19F493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414D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D45F0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292F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A02C9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7F0880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BAB58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C8803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4EAE75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E8DD7B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D2AE5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Un-registered Student Willing to Pay and take exams</w:t>
            </w:r>
          </w:p>
          <w:p w14:paraId="50765522" w14:textId="77777777" w:rsidR="00057A2F" w:rsidRPr="005717B9" w:rsidRDefault="00057A2F" w:rsidP="00E17C5A">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Register an account</w:t>
            </w:r>
          </w:p>
          <w:p w14:paraId="66ACCEF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continue on to register and take exams</w:t>
            </w:r>
          </w:p>
        </w:tc>
      </w:tr>
      <w:tr w:rsidR="00057A2F" w:rsidRPr="005717B9" w14:paraId="2F748FA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99617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13D183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FD6540A" w14:textId="77777777" w:rsidR="00057A2F" w:rsidRPr="005717B9" w:rsidRDefault="006202B0" w:rsidP="00E17C5A">
            <w:pPr>
              <w:autoSpaceDE w:val="0"/>
              <w:autoSpaceDN w:val="0"/>
              <w:adjustRightInd w:val="0"/>
              <w:spacing w:after="0" w:line="240" w:lineRule="auto"/>
              <w:jc w:val="center"/>
              <w:rPr>
                <w:rFonts w:cstheme="minorHAnsi"/>
                <w:sz w:val="24"/>
                <w:szCs w:val="24"/>
              </w:rPr>
            </w:pPr>
            <w:del w:id="1650" w:author="Ellipsis" w:date="2014-06-09T15:39:00Z">
              <w:r>
                <w:rPr>
                  <w:rFonts w:cstheme="minorHAnsi"/>
                  <w:noProof/>
                  <w:sz w:val="24"/>
                  <w:szCs w:val="24"/>
                  <w:rPrChange w:id="1651" w:author="Unknown">
                    <w:rPr>
                      <w:noProof/>
                      <w:color w:val="0000FF" w:themeColor="hyperlink"/>
                      <w:u w:val="single"/>
                    </w:rPr>
                  </w:rPrChange>
                </w:rPr>
                <w:drawing>
                  <wp:inline distT="0" distB="0" distL="0" distR="0" wp14:anchorId="6F9865D3" wp14:editId="448735EE">
                    <wp:extent cx="4559688" cy="5410200"/>
                    <wp:effectExtent l="19050" t="0" r="0" b="0"/>
                    <wp:docPr id="38" name="Picture 3" descr="C:\Users\melakaa\Desktop\Top Cima\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kaa\Desktop\Top Cima\Registration.png"/>
                            <pic:cNvPicPr>
                              <a:picLocks noChangeAspect="1" noChangeArrowheads="1"/>
                            </pic:cNvPicPr>
                          </pic:nvPicPr>
                          <pic:blipFill>
                            <a:blip r:embed="rId10"/>
                            <a:srcRect/>
                            <a:stretch>
                              <a:fillRect/>
                            </a:stretch>
                          </pic:blipFill>
                          <pic:spPr bwMode="auto">
                            <a:xfrm>
                              <a:off x="0" y="0"/>
                              <a:ext cx="4559688" cy="5410200"/>
                            </a:xfrm>
                            <a:prstGeom prst="rect">
                              <a:avLst/>
                            </a:prstGeom>
                            <a:noFill/>
                            <a:ln w="9525">
                              <a:noFill/>
                              <a:miter lim="800000"/>
                              <a:headEnd/>
                              <a:tailEnd/>
                            </a:ln>
                          </pic:spPr>
                        </pic:pic>
                      </a:graphicData>
                    </a:graphic>
                  </wp:inline>
                </w:drawing>
              </w:r>
            </w:del>
          </w:p>
          <w:p w14:paraId="7C62D29B" w14:textId="77777777" w:rsidR="00057A2F" w:rsidRDefault="006202B0" w:rsidP="00E17C5A">
            <w:pPr>
              <w:autoSpaceDE w:val="0"/>
              <w:autoSpaceDN w:val="0"/>
              <w:adjustRightInd w:val="0"/>
              <w:spacing w:after="0" w:line="240" w:lineRule="auto"/>
              <w:jc w:val="center"/>
              <w:rPr>
                <w:rFonts w:cstheme="minorHAnsi"/>
                <w:sz w:val="24"/>
                <w:szCs w:val="24"/>
              </w:rPr>
            </w:pPr>
            <w:ins w:id="1652" w:author="Ellipsis" w:date="2014-06-09T15:39:00Z">
              <w:r>
                <w:rPr>
                  <w:rFonts w:cstheme="minorHAnsi"/>
                  <w:noProof/>
                  <w:sz w:val="24"/>
                  <w:szCs w:val="24"/>
                  <w:rPrChange w:id="1653" w:author="Unknown">
                    <w:rPr>
                      <w:noProof/>
                      <w:color w:val="0000FF" w:themeColor="hyperlink"/>
                      <w:u w:val="single"/>
                    </w:rPr>
                  </w:rPrChange>
                </w:rPr>
                <w:lastRenderedPageBreak/>
                <w:drawing>
                  <wp:inline distT="0" distB="0" distL="0" distR="0" wp14:anchorId="122CC30E" wp14:editId="5A43B086">
                    <wp:extent cx="5284470" cy="7255510"/>
                    <wp:effectExtent l="19050" t="0" r="0" b="0"/>
                    <wp:docPr id="18" name="Picture 26" descr="C:\Users\melakaa\Desktop\Top Cima\NEW NEW NEW NEW\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Registration.png"/>
                            <pic:cNvPicPr>
                              <a:picLocks noChangeAspect="1" noChangeArrowheads="1"/>
                            </pic:cNvPicPr>
                          </pic:nvPicPr>
                          <pic:blipFill>
                            <a:blip r:embed="rId11"/>
                            <a:srcRect/>
                            <a:stretch>
                              <a:fillRect/>
                            </a:stretch>
                          </pic:blipFill>
                          <pic:spPr bwMode="auto">
                            <a:xfrm>
                              <a:off x="0" y="0"/>
                              <a:ext cx="5284470" cy="7255510"/>
                            </a:xfrm>
                            <a:prstGeom prst="rect">
                              <a:avLst/>
                            </a:prstGeom>
                            <a:noFill/>
                            <a:ln w="9525">
                              <a:noFill/>
                              <a:miter lim="800000"/>
                              <a:headEnd/>
                              <a:tailEnd/>
                            </a:ln>
                          </pic:spPr>
                        </pic:pic>
                      </a:graphicData>
                    </a:graphic>
                  </wp:inline>
                </w:drawing>
              </w:r>
            </w:ins>
          </w:p>
          <w:p w14:paraId="76367AE1" w14:textId="77777777" w:rsidR="00A377DE" w:rsidRDefault="00A377DE" w:rsidP="00A377DE">
            <w:pPr>
              <w:autoSpaceDE w:val="0"/>
              <w:autoSpaceDN w:val="0"/>
              <w:adjustRightInd w:val="0"/>
              <w:spacing w:after="0" w:line="240" w:lineRule="auto"/>
              <w:jc w:val="center"/>
              <w:rPr>
                <w:rFonts w:cstheme="minorHAnsi"/>
                <w:b/>
                <w:color w:val="FF0000"/>
                <w:sz w:val="24"/>
                <w:szCs w:val="24"/>
              </w:rPr>
            </w:pPr>
            <w:r w:rsidRPr="00A377DE">
              <w:rPr>
                <w:rFonts w:cstheme="minorHAnsi"/>
                <w:b/>
                <w:color w:val="FF0000"/>
                <w:sz w:val="24"/>
                <w:szCs w:val="24"/>
              </w:rPr>
              <w:t xml:space="preserve">We will need them to enter many other details about the exams, as there can be many different exams, different sittings like March and June, </w:t>
            </w:r>
            <w:r>
              <w:rPr>
                <w:rFonts w:cstheme="minorHAnsi"/>
                <w:b/>
                <w:color w:val="FF0000"/>
                <w:sz w:val="24"/>
                <w:szCs w:val="24"/>
              </w:rPr>
              <w:t xml:space="preserve">can may be little more </w:t>
            </w:r>
            <w:r w:rsidR="002E4F95">
              <w:rPr>
                <w:rFonts w:cstheme="minorHAnsi"/>
                <w:b/>
                <w:color w:val="FF0000"/>
                <w:sz w:val="24"/>
                <w:szCs w:val="24"/>
              </w:rPr>
              <w:t>details</w:t>
            </w:r>
            <w:r>
              <w:rPr>
                <w:rFonts w:cstheme="minorHAnsi"/>
                <w:b/>
                <w:color w:val="FF0000"/>
                <w:sz w:val="24"/>
                <w:szCs w:val="24"/>
              </w:rPr>
              <w:t xml:space="preserve"> to understand what products that they are interested in. T</w:t>
            </w:r>
            <w:r w:rsidRPr="00A377DE">
              <w:rPr>
                <w:rFonts w:cstheme="minorHAnsi"/>
                <w:b/>
                <w:color w:val="FF0000"/>
                <w:sz w:val="24"/>
                <w:szCs w:val="24"/>
              </w:rPr>
              <w:t xml:space="preserve">hen they should </w:t>
            </w:r>
            <w:r w:rsidR="00D3405C">
              <w:rPr>
                <w:rFonts w:cstheme="minorHAnsi"/>
                <w:b/>
                <w:color w:val="FF0000"/>
                <w:sz w:val="24"/>
                <w:szCs w:val="24"/>
              </w:rPr>
              <w:t>have different</w:t>
            </w:r>
            <w:r>
              <w:rPr>
                <w:rFonts w:cstheme="minorHAnsi"/>
                <w:b/>
                <w:color w:val="FF0000"/>
                <w:sz w:val="24"/>
                <w:szCs w:val="24"/>
              </w:rPr>
              <w:t xml:space="preserve"> products to pay right )?</w:t>
            </w:r>
          </w:p>
          <w:p w14:paraId="231507FF" w14:textId="77777777" w:rsidR="00D978DE" w:rsidRDefault="00D978DE" w:rsidP="00A377DE">
            <w:pPr>
              <w:autoSpaceDE w:val="0"/>
              <w:autoSpaceDN w:val="0"/>
              <w:adjustRightInd w:val="0"/>
              <w:spacing w:after="0" w:line="240" w:lineRule="auto"/>
              <w:jc w:val="center"/>
              <w:rPr>
                <w:rFonts w:cstheme="minorHAnsi"/>
                <w:b/>
                <w:color w:val="FF0000"/>
                <w:sz w:val="24"/>
                <w:szCs w:val="24"/>
              </w:rPr>
            </w:pPr>
          </w:p>
          <w:p w14:paraId="78E077A8" w14:textId="77777777" w:rsidR="00D978DE" w:rsidRDefault="00D978DE" w:rsidP="00A377DE">
            <w:pPr>
              <w:autoSpaceDE w:val="0"/>
              <w:autoSpaceDN w:val="0"/>
              <w:adjustRightInd w:val="0"/>
              <w:spacing w:after="0" w:line="240" w:lineRule="auto"/>
              <w:jc w:val="center"/>
              <w:rPr>
                <w:rFonts w:cstheme="minorHAnsi"/>
                <w:b/>
                <w:color w:val="FF0000"/>
                <w:sz w:val="24"/>
                <w:szCs w:val="24"/>
              </w:rPr>
            </w:pPr>
          </w:p>
          <w:p w14:paraId="565B66CF" w14:textId="77777777" w:rsidR="00D978DE" w:rsidRDefault="00133A36" w:rsidP="00A377DE">
            <w:pPr>
              <w:autoSpaceDE w:val="0"/>
              <w:autoSpaceDN w:val="0"/>
              <w:adjustRightInd w:val="0"/>
              <w:spacing w:after="0" w:line="240" w:lineRule="auto"/>
              <w:jc w:val="center"/>
              <w:rPr>
                <w:rFonts w:cstheme="minorHAnsi"/>
                <w:b/>
                <w:color w:val="FF0000"/>
                <w:sz w:val="24"/>
                <w:szCs w:val="24"/>
              </w:rPr>
            </w:pPr>
            <w:r w:rsidRPr="00D978DE">
              <w:rPr>
                <w:rFonts w:cstheme="minorHAnsi"/>
                <w:b/>
                <w:color w:val="FF0000"/>
                <w:sz w:val="24"/>
                <w:szCs w:val="24"/>
              </w:rPr>
              <w:t>Verify</w:t>
            </w:r>
            <w:r w:rsidR="00D978DE" w:rsidRPr="00D978DE">
              <w:rPr>
                <w:rFonts w:cstheme="minorHAnsi"/>
                <w:b/>
                <w:color w:val="FF0000"/>
                <w:sz w:val="24"/>
                <w:szCs w:val="24"/>
              </w:rPr>
              <w:t xml:space="preserve"> email address; don’t allow them to login without verifying the address. Do not allow users to register using temporary email address services</w:t>
            </w:r>
            <w:r w:rsidR="00A31DEB">
              <w:rPr>
                <w:rFonts w:cstheme="minorHAnsi"/>
                <w:b/>
                <w:color w:val="FF0000"/>
                <w:sz w:val="24"/>
                <w:szCs w:val="24"/>
              </w:rPr>
              <w:t>.</w:t>
            </w:r>
          </w:p>
          <w:p w14:paraId="0B83F9EE" w14:textId="77777777" w:rsidR="003E5520" w:rsidRDefault="003E5520" w:rsidP="00A377DE">
            <w:pPr>
              <w:autoSpaceDE w:val="0"/>
              <w:autoSpaceDN w:val="0"/>
              <w:adjustRightInd w:val="0"/>
              <w:spacing w:after="0" w:line="240" w:lineRule="auto"/>
              <w:jc w:val="center"/>
              <w:rPr>
                <w:rFonts w:cstheme="minorHAnsi"/>
                <w:b/>
                <w:color w:val="FF0000"/>
                <w:sz w:val="24"/>
                <w:szCs w:val="24"/>
              </w:rPr>
            </w:pPr>
          </w:p>
          <w:p w14:paraId="6117D40F" w14:textId="77777777" w:rsidR="00FC1216" w:rsidRDefault="00FC1216" w:rsidP="00752FDB">
            <w:pPr>
              <w:autoSpaceDE w:val="0"/>
              <w:autoSpaceDN w:val="0"/>
              <w:adjustRightInd w:val="0"/>
              <w:spacing w:after="0" w:line="240" w:lineRule="auto"/>
              <w:jc w:val="center"/>
              <w:rPr>
                <w:rFonts w:cstheme="minorHAnsi"/>
                <w:b/>
                <w:color w:val="76923C" w:themeColor="accent3" w:themeShade="BF"/>
                <w:sz w:val="24"/>
                <w:szCs w:val="24"/>
              </w:rPr>
            </w:pPr>
          </w:p>
          <w:p w14:paraId="6A2F30EB" w14:textId="77777777" w:rsidR="00D978DE" w:rsidRPr="00752FDB" w:rsidRDefault="00A21725" w:rsidP="00752FDB">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752FDB" w:rsidRPr="00A21725">
              <w:rPr>
                <w:rFonts w:cstheme="minorHAnsi"/>
                <w:b/>
                <w:color w:val="548DD4" w:themeColor="text2" w:themeTint="99"/>
                <w:sz w:val="24"/>
                <w:szCs w:val="24"/>
              </w:rPr>
              <w:t>3.11.5</w:t>
            </w:r>
            <w:r w:rsidR="00962E1D" w:rsidRPr="00A21725">
              <w:rPr>
                <w:rFonts w:cstheme="minorHAnsi"/>
                <w:b/>
                <w:color w:val="548DD4" w:themeColor="text2" w:themeTint="99"/>
                <w:sz w:val="24"/>
                <w:szCs w:val="24"/>
              </w:rPr>
              <w:t>&amp; 3.11.24</w:t>
            </w:r>
          </w:p>
        </w:tc>
      </w:tr>
      <w:tr w:rsidR="00057A2F" w:rsidRPr="005717B9" w14:paraId="3F30275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B88D5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3412B32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4C7068CA"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14:paraId="0F70E40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78E7ACF0"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14:paraId="6AE2645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homepage.</w:t>
            </w:r>
          </w:p>
          <w:p w14:paraId="0A2FCF26"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14:paraId="672A962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top right hand corner.</w:t>
            </w:r>
          </w:p>
          <w:p w14:paraId="67D05772"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14:paraId="3EB7B078"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registration page.</w:t>
            </w:r>
          </w:p>
          <w:p w14:paraId="27F9AF55"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14:paraId="30C80B26"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14:paraId="05607E49" w14:textId="77777777"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14:paraId="61D962F3"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 check the student registered mailing account.</w:t>
            </w:r>
          </w:p>
          <w:p w14:paraId="6BB5F97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C44519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63129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4CD3C1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08632C4"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775653D4"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14:paraId="45DAE8EC"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7A2677C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0CE098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B5039C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7FC6BC1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14:paraId="062BF04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14:paraId="5EAD360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35FF3FE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83B8D4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FA2C2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“Sign Up” appears only when not logged in.</w:t>
            </w:r>
          </w:p>
          <w:p w14:paraId="2F7C8D0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40A586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A8A6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BEF01FA" w14:textId="77777777" w:rsidR="00057A2F" w:rsidRDefault="00057A2F" w:rsidP="00057A2F"/>
    <w:p w14:paraId="3B2B8606" w14:textId="77777777" w:rsidR="00057A2F" w:rsidRDefault="00057A2F" w:rsidP="00057A2F"/>
    <w:p w14:paraId="0FC1627C" w14:textId="77777777" w:rsidR="00057A2F" w:rsidRDefault="00057A2F" w:rsidP="00057A2F"/>
    <w:p w14:paraId="08EBDB68" w14:textId="77777777" w:rsidR="00051A69" w:rsidDel="00A53F5C" w:rsidRDefault="00051A69" w:rsidP="00057A2F">
      <w:pPr>
        <w:rPr>
          <w:del w:id="1654" w:author="Ellipsis" w:date="2014-06-09T15:39:00Z"/>
        </w:rPr>
      </w:pPr>
    </w:p>
    <w:p w14:paraId="5B4CECA3" w14:textId="77777777" w:rsidR="00057A2F" w:rsidRDefault="00057A2F" w:rsidP="00057A2F">
      <w:pPr>
        <w:pStyle w:val="Heading3"/>
      </w:pPr>
      <w:bookmarkStart w:id="1655" w:name="_Toc388618366"/>
      <w:bookmarkStart w:id="1656" w:name="_Toc390091792"/>
      <w:r>
        <w:t>3.1.4 Save Password</w:t>
      </w:r>
      <w:bookmarkEnd w:id="1655"/>
      <w:bookmarkEnd w:id="165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E62D0A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1F0A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EE194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1C3C0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9383E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DD3B8B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31DEFD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EB4D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11238E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86A0C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865FC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415EF6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Save password in the application for the ease of future logins</w:t>
            </w:r>
          </w:p>
          <w:p w14:paraId="288DF1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Directly login to the application and proceed with other functions.</w:t>
            </w:r>
          </w:p>
        </w:tc>
      </w:tr>
      <w:tr w:rsidR="00057A2F" w:rsidRPr="005717B9" w14:paraId="6B57D1E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5B9F9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05344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FB43168" w14:textId="77777777"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71D7E69C" wp14:editId="02B6D806">
                  <wp:extent cx="4752975" cy="3571875"/>
                  <wp:effectExtent l="19050" t="0" r="9525" b="0"/>
                  <wp:docPr id="43" name="Picture 4" descr="C:\Users\melakaa\Desktop\Top Cima\Sav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Save Password.png"/>
                          <pic:cNvPicPr>
                            <a:picLocks noChangeAspect="1" noChangeArrowheads="1"/>
                          </pic:cNvPicPr>
                        </pic:nvPicPr>
                        <pic:blipFill>
                          <a:blip r:embed="rId12"/>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14:paraId="1ED84EE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7D000F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1B760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F8C144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6BF1EB6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3AE1074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65E099B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14:paraId="7476BFE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14:paraId="0AADBFE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14:paraId="46A74AB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14:paraId="1AEB4EB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check remember me checkbox for</w:t>
            </w:r>
          </w:p>
          <w:p w14:paraId="50378757"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ease of future logins.</w:t>
            </w:r>
          </w:p>
          <w:p w14:paraId="7D4FEBA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14:paraId="7E1101D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14:paraId="6D81A080"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Registered student will press “Login”</w:t>
            </w:r>
          </w:p>
          <w:p w14:paraId="20F73C4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90C32F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C15AF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1CBBD2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0235715"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26D08E08"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wrong Password</w:t>
            </w:r>
          </w:p>
          <w:p w14:paraId="29E594BC"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6787C33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E59FE4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D7D0B6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012BB3A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sz w:val="24"/>
                <w:szCs w:val="24"/>
              </w:rPr>
              <w:t>“</w:t>
            </w:r>
            <w:r w:rsidRPr="005717B9">
              <w:rPr>
                <w:rFonts w:cstheme="minorHAnsi"/>
                <w:sz w:val="24"/>
                <w:szCs w:val="24"/>
                <w:shd w:val="clear" w:color="auto" w:fill="FFFFFF"/>
              </w:rPr>
              <w:t>Incorrect username or password”.</w:t>
            </w:r>
          </w:p>
          <w:p w14:paraId="0497045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p>
          <w:p w14:paraId="308DC00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A93028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0B787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71A649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AA5575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D3C12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414BFEF" w14:textId="77777777" w:rsidR="00057A2F" w:rsidRDefault="00057A2F" w:rsidP="00057A2F"/>
    <w:p w14:paraId="6B13FC0E" w14:textId="77777777" w:rsidR="00057A2F" w:rsidRDefault="00057A2F" w:rsidP="00057A2F"/>
    <w:p w14:paraId="78B982D1" w14:textId="77777777" w:rsidR="00057A2F" w:rsidRDefault="00057A2F" w:rsidP="00057A2F"/>
    <w:p w14:paraId="7FDC951E" w14:textId="77777777" w:rsidR="00057A2F" w:rsidRDefault="00057A2F" w:rsidP="00057A2F"/>
    <w:p w14:paraId="4C519037" w14:textId="77777777" w:rsidR="00057A2F" w:rsidRDefault="00057A2F" w:rsidP="00057A2F"/>
    <w:p w14:paraId="7016729B" w14:textId="77777777" w:rsidR="00057A2F" w:rsidRDefault="00057A2F" w:rsidP="00057A2F"/>
    <w:p w14:paraId="2837A257" w14:textId="77777777" w:rsidR="00057A2F" w:rsidRDefault="00057A2F" w:rsidP="00057A2F"/>
    <w:p w14:paraId="795BAB29" w14:textId="77777777" w:rsidR="00057A2F" w:rsidRDefault="00057A2F" w:rsidP="00057A2F"/>
    <w:p w14:paraId="4CC22FA4" w14:textId="77777777" w:rsidR="00057A2F" w:rsidRDefault="00057A2F" w:rsidP="00057A2F"/>
    <w:p w14:paraId="50AA8836" w14:textId="77777777" w:rsidR="00057A2F" w:rsidRDefault="00057A2F" w:rsidP="00057A2F"/>
    <w:p w14:paraId="39384D18" w14:textId="77777777" w:rsidR="00057A2F" w:rsidRDefault="00057A2F" w:rsidP="00057A2F"/>
    <w:p w14:paraId="3FF26484" w14:textId="77777777" w:rsidR="00057A2F" w:rsidRDefault="00057A2F" w:rsidP="00057A2F"/>
    <w:p w14:paraId="5106EAC7" w14:textId="77777777" w:rsidR="00057A2F" w:rsidRDefault="00057A2F" w:rsidP="00057A2F"/>
    <w:p w14:paraId="1169B16F" w14:textId="77777777" w:rsidR="00057A2F" w:rsidRDefault="00057A2F" w:rsidP="00057A2F"/>
    <w:p w14:paraId="1EC89A56" w14:textId="77777777" w:rsidR="00057A2F" w:rsidRDefault="00057A2F" w:rsidP="00057A2F"/>
    <w:p w14:paraId="10D592C3" w14:textId="77777777" w:rsidR="00057A2F" w:rsidRDefault="00057A2F" w:rsidP="00057A2F"/>
    <w:p w14:paraId="6C6BFB2F" w14:textId="77777777" w:rsidR="00057A2F" w:rsidRDefault="00057A2F" w:rsidP="00057A2F">
      <w:pPr>
        <w:pStyle w:val="Heading2"/>
      </w:pPr>
      <w:bookmarkStart w:id="1657" w:name="_Toc388618367"/>
      <w:bookmarkStart w:id="1658" w:name="_Toc390091793"/>
      <w:r>
        <w:lastRenderedPageBreak/>
        <w:t>3.2 Application Help</w:t>
      </w:r>
      <w:bookmarkEnd w:id="1657"/>
      <w:bookmarkEnd w:id="1658"/>
    </w:p>
    <w:p w14:paraId="05902AB2" w14:textId="77777777" w:rsidR="00057A2F" w:rsidRDefault="00057A2F" w:rsidP="00057A2F">
      <w:pPr>
        <w:pStyle w:val="Heading3"/>
      </w:pPr>
      <w:bookmarkStart w:id="1659" w:name="_Toc388618368"/>
      <w:bookmarkStart w:id="1660" w:name="_Toc390091794"/>
      <w:r>
        <w:t>3.2.1 Site Map</w:t>
      </w:r>
      <w:bookmarkEnd w:id="1659"/>
      <w:bookmarkEnd w:id="166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6F5F5D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6C2A27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3DE90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C5016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783C73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7D676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A4B6E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E56E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0D0219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E544DD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09A61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14:paraId="5235B46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Check the location of operation of the site</w:t>
            </w:r>
          </w:p>
          <w:p w14:paraId="7157549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Get an idea about the structure of the Exams</w:t>
            </w:r>
          </w:p>
        </w:tc>
      </w:tr>
      <w:tr w:rsidR="00057A2F" w:rsidRPr="005717B9" w14:paraId="2B9133C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3BF59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E4AA28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04A5070"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3B8A20A4" wp14:editId="3D1311D7">
                  <wp:extent cx="4486275" cy="4010025"/>
                  <wp:effectExtent l="19050" t="0" r="9525" b="0"/>
                  <wp:docPr id="45" name="Picture 6" descr="C:\Users\melakaa\Desktop\Top Cima\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Site Map.png"/>
                          <pic:cNvPicPr>
                            <a:picLocks noChangeAspect="1" noChangeArrowheads="1"/>
                          </pic:cNvPicPr>
                        </pic:nvPicPr>
                        <pic:blipFill>
                          <a:blip r:embed="rId13"/>
                          <a:srcRect/>
                          <a:stretch>
                            <a:fillRect/>
                          </a:stretch>
                        </pic:blipFill>
                        <pic:spPr bwMode="auto">
                          <a:xfrm>
                            <a:off x="0" y="0"/>
                            <a:ext cx="4486275" cy="4010025"/>
                          </a:xfrm>
                          <a:prstGeom prst="rect">
                            <a:avLst/>
                          </a:prstGeom>
                          <a:noFill/>
                          <a:ln w="9525">
                            <a:noFill/>
                            <a:miter lim="800000"/>
                            <a:headEnd/>
                            <a:tailEnd/>
                          </a:ln>
                        </pic:spPr>
                      </pic:pic>
                    </a:graphicData>
                  </a:graphic>
                </wp:inline>
              </w:drawing>
            </w:r>
          </w:p>
          <w:p w14:paraId="7DFCBD76" w14:textId="77777777" w:rsidR="00057A2F" w:rsidRDefault="004425E0" w:rsidP="004425E0">
            <w:pPr>
              <w:tabs>
                <w:tab w:val="left" w:pos="240"/>
              </w:tabs>
              <w:autoSpaceDE w:val="0"/>
              <w:autoSpaceDN w:val="0"/>
              <w:adjustRightInd w:val="0"/>
              <w:spacing w:after="0" w:line="240" w:lineRule="auto"/>
              <w:rPr>
                <w:rFonts w:cstheme="minorHAnsi"/>
                <w:b/>
                <w:color w:val="FF0000"/>
                <w:sz w:val="24"/>
                <w:szCs w:val="24"/>
              </w:rPr>
            </w:pPr>
            <w:r>
              <w:rPr>
                <w:rFonts w:cstheme="minorHAnsi"/>
                <w:sz w:val="24"/>
                <w:szCs w:val="24"/>
              </w:rPr>
              <w:tab/>
            </w:r>
            <w:r w:rsidRPr="004425E0">
              <w:rPr>
                <w:rFonts w:cstheme="minorHAnsi"/>
                <w:b/>
                <w:color w:val="FF0000"/>
                <w:sz w:val="24"/>
                <w:szCs w:val="24"/>
              </w:rPr>
              <w:t>This will be a diagram right ?</w:t>
            </w:r>
          </w:p>
          <w:p w14:paraId="63FD63D5" w14:textId="77777777" w:rsidR="000041C4" w:rsidRDefault="000041C4" w:rsidP="004425E0">
            <w:pPr>
              <w:tabs>
                <w:tab w:val="left" w:pos="240"/>
              </w:tabs>
              <w:autoSpaceDE w:val="0"/>
              <w:autoSpaceDN w:val="0"/>
              <w:adjustRightInd w:val="0"/>
              <w:spacing w:after="0" w:line="240" w:lineRule="auto"/>
              <w:rPr>
                <w:rFonts w:cstheme="minorHAnsi"/>
                <w:b/>
                <w:color w:val="76923C" w:themeColor="accent3" w:themeShade="BF"/>
                <w:sz w:val="24"/>
                <w:szCs w:val="24"/>
              </w:rPr>
            </w:pPr>
          </w:p>
          <w:p w14:paraId="0AEBC7E9" w14:textId="77777777" w:rsidR="00A21725" w:rsidRPr="00A21725" w:rsidRDefault="00A21725" w:rsidP="004425E0">
            <w:pPr>
              <w:tabs>
                <w:tab w:val="left" w:pos="240"/>
              </w:tabs>
              <w:autoSpaceDE w:val="0"/>
              <w:autoSpaceDN w:val="0"/>
              <w:adjustRightInd w:val="0"/>
              <w:spacing w:after="0" w:line="240" w:lineRule="auto"/>
              <w:rPr>
                <w:rFonts w:cstheme="minorHAnsi"/>
                <w:b/>
                <w:color w:val="548DD4" w:themeColor="text2" w:themeTint="99"/>
                <w:sz w:val="24"/>
                <w:szCs w:val="24"/>
              </w:rPr>
            </w:pPr>
            <w:r w:rsidRPr="00A21725">
              <w:rPr>
                <w:rFonts w:cstheme="minorHAnsi"/>
                <w:b/>
                <w:color w:val="548DD4" w:themeColor="text2" w:themeTint="99"/>
                <w:sz w:val="24"/>
                <w:szCs w:val="24"/>
              </w:rPr>
              <w:t xml:space="preserve">   Agreed to go ahead with the above design</w:t>
            </w:r>
          </w:p>
          <w:p w14:paraId="1260EDD8" w14:textId="77777777" w:rsidR="000041C4" w:rsidRPr="000041C4" w:rsidRDefault="000041C4" w:rsidP="00A21725">
            <w:pPr>
              <w:tabs>
                <w:tab w:val="left" w:pos="240"/>
              </w:tabs>
              <w:autoSpaceDE w:val="0"/>
              <w:autoSpaceDN w:val="0"/>
              <w:adjustRightInd w:val="0"/>
              <w:spacing w:after="0" w:line="240" w:lineRule="auto"/>
              <w:rPr>
                <w:rFonts w:cstheme="minorHAnsi"/>
                <w:b/>
                <w:color w:val="76923C" w:themeColor="accent3" w:themeShade="BF"/>
                <w:sz w:val="24"/>
                <w:szCs w:val="24"/>
              </w:rPr>
            </w:pPr>
          </w:p>
        </w:tc>
      </w:tr>
      <w:tr w:rsidR="00057A2F" w:rsidRPr="005717B9" w14:paraId="17CAFD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7C885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086BDFB"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5C331A5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2F85E1AE"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“Site Map” link at the bottom of</w:t>
            </w:r>
          </w:p>
          <w:p w14:paraId="3E2FAFE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14:paraId="467BBC4F" w14:textId="77777777"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map view of the location of</w:t>
            </w:r>
          </w:p>
          <w:p w14:paraId="13F3ED8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site’s exams.</w:t>
            </w:r>
          </w:p>
          <w:p w14:paraId="0FED25A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1E8D4F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5C51B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DB8BF90"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399D37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F52B2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2A3621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50F77FA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4F04BA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3F6B3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Pr="005717B9">
              <w:rPr>
                <w:rFonts w:cstheme="minorHAnsi"/>
                <w:color w:val="00000A"/>
                <w:sz w:val="24"/>
                <w:szCs w:val="24"/>
              </w:rPr>
              <w:t xml:space="preserve"> “Site Map” contains all the links to each page in the web site according to their hierarchy.</w:t>
            </w:r>
          </w:p>
          <w:p w14:paraId="4800E22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7D5A5B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9337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A441C4E" w14:textId="77777777" w:rsidR="00057A2F" w:rsidRDefault="00057A2F" w:rsidP="00057A2F"/>
    <w:p w14:paraId="41FE8B3E" w14:textId="77777777" w:rsidR="00057A2F" w:rsidRDefault="00057A2F" w:rsidP="00057A2F"/>
    <w:p w14:paraId="5D30981F" w14:textId="77777777" w:rsidR="00057A2F" w:rsidRDefault="00057A2F" w:rsidP="00057A2F"/>
    <w:p w14:paraId="2C48CBDB" w14:textId="77777777" w:rsidR="00057A2F" w:rsidRDefault="00057A2F" w:rsidP="00057A2F"/>
    <w:p w14:paraId="7FC16E4A" w14:textId="77777777" w:rsidR="00057A2F" w:rsidRDefault="00057A2F" w:rsidP="00057A2F"/>
    <w:p w14:paraId="3AB11601" w14:textId="77777777" w:rsidR="00057A2F" w:rsidRDefault="00057A2F" w:rsidP="00057A2F"/>
    <w:p w14:paraId="36A5E76D" w14:textId="77777777" w:rsidR="00057A2F" w:rsidRDefault="00057A2F" w:rsidP="00057A2F"/>
    <w:p w14:paraId="15AC09E1" w14:textId="77777777" w:rsidR="00057A2F" w:rsidRDefault="00057A2F" w:rsidP="00057A2F"/>
    <w:p w14:paraId="0403C8F2" w14:textId="77777777" w:rsidR="00057A2F" w:rsidRDefault="00057A2F" w:rsidP="00057A2F"/>
    <w:p w14:paraId="204094FA" w14:textId="77777777" w:rsidR="00057A2F" w:rsidRDefault="00057A2F" w:rsidP="00057A2F"/>
    <w:p w14:paraId="68A002F9" w14:textId="77777777" w:rsidR="00057A2F" w:rsidRDefault="00057A2F" w:rsidP="00057A2F"/>
    <w:p w14:paraId="5D9F0796" w14:textId="77777777" w:rsidR="00057A2F" w:rsidRDefault="00057A2F" w:rsidP="00057A2F"/>
    <w:p w14:paraId="38F2EC5F" w14:textId="77777777" w:rsidR="00057A2F" w:rsidRDefault="00057A2F" w:rsidP="00057A2F"/>
    <w:p w14:paraId="5A62BB0C" w14:textId="77777777" w:rsidR="00057A2F" w:rsidRDefault="00057A2F" w:rsidP="00057A2F"/>
    <w:p w14:paraId="18AEA097" w14:textId="77777777" w:rsidR="00057A2F" w:rsidRDefault="00057A2F" w:rsidP="00057A2F"/>
    <w:p w14:paraId="7E53838A" w14:textId="77777777" w:rsidR="00057A2F" w:rsidRDefault="00057A2F" w:rsidP="00057A2F"/>
    <w:p w14:paraId="64EA384C" w14:textId="77777777" w:rsidR="00057A2F" w:rsidRDefault="00057A2F" w:rsidP="00057A2F"/>
    <w:p w14:paraId="087E9C7F" w14:textId="77777777" w:rsidR="000C6BE6" w:rsidRDefault="000C6BE6" w:rsidP="00057A2F"/>
    <w:p w14:paraId="7C46624A" w14:textId="77777777" w:rsidR="00057A2F" w:rsidRDefault="00057A2F" w:rsidP="00057A2F"/>
    <w:p w14:paraId="3335ACE4" w14:textId="77777777" w:rsidR="00057A2F" w:rsidRDefault="00057A2F" w:rsidP="00057A2F"/>
    <w:p w14:paraId="2D3671FC" w14:textId="77777777" w:rsidR="00057A2F" w:rsidRDefault="00057A2F" w:rsidP="00057A2F">
      <w:pPr>
        <w:pStyle w:val="Heading3"/>
      </w:pPr>
      <w:bookmarkStart w:id="1661" w:name="_Toc388618369"/>
      <w:bookmarkStart w:id="1662" w:name="_Toc390091795"/>
      <w:r>
        <w:lastRenderedPageBreak/>
        <w:t>3.2.2 Contact Us</w:t>
      </w:r>
      <w:bookmarkEnd w:id="1661"/>
      <w:bookmarkEnd w:id="166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FA46AA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CBF8B2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B49BF9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46EF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75342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03D6DA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47122F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19D1B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33507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8CD844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583CC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14:paraId="2B202AE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14:paraId="0C19E75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057A2F" w:rsidRPr="005717B9" w14:paraId="280238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59233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9A8B30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7E8AFF1"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1FA042EB" wp14:editId="6233F4BB">
                  <wp:extent cx="5459460" cy="3400425"/>
                  <wp:effectExtent l="19050" t="0" r="7890" b="0"/>
                  <wp:docPr id="46" name="Picture 7" descr="C:\Users\melakaa\Desktop\Top Cima\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Contact Us.png"/>
                          <pic:cNvPicPr>
                            <a:picLocks noChangeAspect="1" noChangeArrowheads="1"/>
                          </pic:cNvPicPr>
                        </pic:nvPicPr>
                        <pic:blipFill>
                          <a:blip r:embed="rId14"/>
                          <a:srcRect/>
                          <a:stretch>
                            <a:fillRect/>
                          </a:stretch>
                        </pic:blipFill>
                        <pic:spPr bwMode="auto">
                          <a:xfrm>
                            <a:off x="0" y="0"/>
                            <a:ext cx="5462426" cy="3402272"/>
                          </a:xfrm>
                          <a:prstGeom prst="rect">
                            <a:avLst/>
                          </a:prstGeom>
                          <a:noFill/>
                          <a:ln w="9525">
                            <a:noFill/>
                            <a:miter lim="800000"/>
                            <a:headEnd/>
                            <a:tailEnd/>
                          </a:ln>
                        </pic:spPr>
                      </pic:pic>
                    </a:graphicData>
                  </a:graphic>
                </wp:inline>
              </w:drawing>
            </w:r>
          </w:p>
          <w:p w14:paraId="14B28466" w14:textId="77777777" w:rsidR="00057A2F" w:rsidRPr="004425E0" w:rsidRDefault="00057A2F" w:rsidP="00E17C5A">
            <w:pPr>
              <w:autoSpaceDE w:val="0"/>
              <w:autoSpaceDN w:val="0"/>
              <w:adjustRightInd w:val="0"/>
              <w:spacing w:after="0" w:line="240" w:lineRule="auto"/>
              <w:jc w:val="center"/>
              <w:rPr>
                <w:rFonts w:cstheme="minorHAnsi"/>
                <w:b/>
                <w:color w:val="FF0000"/>
                <w:sz w:val="24"/>
                <w:szCs w:val="24"/>
              </w:rPr>
            </w:pPr>
          </w:p>
          <w:p w14:paraId="1F8DFA59" w14:textId="77777777" w:rsidR="004425E0" w:rsidRDefault="004425E0" w:rsidP="00E17C5A">
            <w:pPr>
              <w:autoSpaceDE w:val="0"/>
              <w:autoSpaceDN w:val="0"/>
              <w:adjustRightInd w:val="0"/>
              <w:spacing w:after="0" w:line="240" w:lineRule="auto"/>
              <w:jc w:val="center"/>
              <w:rPr>
                <w:rFonts w:cstheme="minorHAnsi"/>
                <w:b/>
                <w:color w:val="FF0000"/>
                <w:sz w:val="24"/>
                <w:szCs w:val="24"/>
              </w:rPr>
            </w:pPr>
            <w:r w:rsidRPr="004425E0">
              <w:rPr>
                <w:rFonts w:cstheme="minorHAnsi"/>
                <w:b/>
                <w:color w:val="FF0000"/>
                <w:sz w:val="24"/>
                <w:szCs w:val="24"/>
              </w:rPr>
              <w:t>We will need phone numbers of the person as well right ?</w:t>
            </w:r>
            <w:r>
              <w:rPr>
                <w:rFonts w:cstheme="minorHAnsi"/>
                <w:b/>
                <w:color w:val="FF0000"/>
                <w:sz w:val="24"/>
                <w:szCs w:val="24"/>
              </w:rPr>
              <w:t xml:space="preserve"> But I am </w:t>
            </w:r>
            <w:r w:rsidR="00A31DEB">
              <w:rPr>
                <w:rFonts w:cstheme="minorHAnsi"/>
                <w:b/>
                <w:color w:val="FF0000"/>
                <w:sz w:val="24"/>
                <w:szCs w:val="24"/>
              </w:rPr>
              <w:t>sure</w:t>
            </w:r>
            <w:r>
              <w:rPr>
                <w:rFonts w:cstheme="minorHAnsi"/>
                <w:b/>
                <w:color w:val="FF0000"/>
                <w:sz w:val="24"/>
                <w:szCs w:val="24"/>
              </w:rPr>
              <w:t xml:space="preserve"> we can add most these later as well, right ?so there is nothing to worry now right ?</w:t>
            </w:r>
          </w:p>
          <w:p w14:paraId="24C9F223" w14:textId="77777777" w:rsidR="008254B6" w:rsidRDefault="008254B6" w:rsidP="00E17C5A">
            <w:pPr>
              <w:autoSpaceDE w:val="0"/>
              <w:autoSpaceDN w:val="0"/>
              <w:adjustRightInd w:val="0"/>
              <w:spacing w:after="0" w:line="240" w:lineRule="auto"/>
              <w:jc w:val="center"/>
              <w:rPr>
                <w:rFonts w:cstheme="minorHAnsi"/>
                <w:b/>
                <w:color w:val="FF0000"/>
                <w:sz w:val="24"/>
                <w:szCs w:val="24"/>
              </w:rPr>
            </w:pPr>
          </w:p>
          <w:p w14:paraId="725AFF54" w14:textId="77777777" w:rsidR="00BE3DB2" w:rsidRPr="00BE3DB2" w:rsidRDefault="00A21725" w:rsidP="00BE3DB2">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800EA9" w:rsidRPr="00A21725">
              <w:rPr>
                <w:rFonts w:cstheme="minorHAnsi"/>
                <w:b/>
                <w:color w:val="548DD4" w:themeColor="text2" w:themeTint="99"/>
                <w:sz w:val="24"/>
                <w:szCs w:val="24"/>
              </w:rPr>
              <w:t>3</w:t>
            </w:r>
            <w:r w:rsidR="00800EA9" w:rsidRPr="00A21725">
              <w:rPr>
                <w:rFonts w:cstheme="minorHAnsi"/>
                <w:b/>
                <w:bCs/>
                <w:color w:val="548DD4" w:themeColor="text2" w:themeTint="99"/>
                <w:sz w:val="24"/>
                <w:szCs w:val="24"/>
              </w:rPr>
              <w:t>.11.3</w:t>
            </w:r>
          </w:p>
        </w:tc>
      </w:tr>
      <w:tr w:rsidR="00057A2F" w:rsidRPr="005717B9" w14:paraId="3DF4A7B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4A9B2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12E9F8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54AAC3C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36266D6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14:paraId="7B410C9E"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14:paraId="098E0CA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14:paraId="2989055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14:paraId="089DBE4F"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14:paraId="269A93E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14:paraId="1329998E" w14:textId="77777777" w:rsidR="00057A2F" w:rsidRPr="004425E0" w:rsidRDefault="004425E0" w:rsidP="004425E0">
            <w:pPr>
              <w:pStyle w:val="ListParagraph"/>
              <w:autoSpaceDE w:val="0"/>
              <w:autoSpaceDN w:val="0"/>
              <w:adjustRightInd w:val="0"/>
              <w:spacing w:after="0" w:line="240" w:lineRule="auto"/>
              <w:rPr>
                <w:rFonts w:cstheme="minorHAnsi"/>
                <w:b/>
                <w:color w:val="FF0000"/>
                <w:sz w:val="24"/>
                <w:szCs w:val="24"/>
              </w:rPr>
            </w:pPr>
            <w:r w:rsidRPr="004425E0">
              <w:rPr>
                <w:rFonts w:cstheme="minorHAnsi"/>
                <w:b/>
                <w:color w:val="FF0000"/>
                <w:sz w:val="24"/>
                <w:szCs w:val="24"/>
              </w:rPr>
              <w:t xml:space="preserve">Hope they will get a nice message </w:t>
            </w:r>
            <w:r>
              <w:rPr>
                <w:rFonts w:cstheme="minorHAnsi"/>
                <w:b/>
                <w:color w:val="FF0000"/>
                <w:sz w:val="24"/>
                <w:szCs w:val="24"/>
              </w:rPr>
              <w:t xml:space="preserve">confirming we will contact them back </w:t>
            </w:r>
          </w:p>
        </w:tc>
      </w:tr>
      <w:tr w:rsidR="00057A2F" w:rsidRPr="005717B9" w14:paraId="30BB89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D3DE9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4102EE2"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BE38C1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381144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9F4F40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54204B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DB7DC6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A9A0E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78D95C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413F8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8FC8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D232084" w14:textId="77777777" w:rsidR="00057A2F" w:rsidRDefault="00057A2F" w:rsidP="00057A2F"/>
    <w:p w14:paraId="77A364EE" w14:textId="77777777" w:rsidR="00057A2F" w:rsidRDefault="00057A2F" w:rsidP="00057A2F"/>
    <w:p w14:paraId="5263FDC3" w14:textId="77777777" w:rsidR="00057A2F" w:rsidRDefault="00057A2F" w:rsidP="00057A2F"/>
    <w:p w14:paraId="610B130E" w14:textId="77777777" w:rsidR="00057A2F" w:rsidRDefault="00057A2F" w:rsidP="00057A2F"/>
    <w:p w14:paraId="00E6EB8A" w14:textId="77777777" w:rsidR="00057A2F" w:rsidRDefault="00057A2F" w:rsidP="00057A2F"/>
    <w:p w14:paraId="35E6AC61" w14:textId="77777777" w:rsidR="00057A2F" w:rsidRDefault="00057A2F" w:rsidP="00057A2F"/>
    <w:p w14:paraId="6D6FD543" w14:textId="77777777" w:rsidR="00057A2F" w:rsidRDefault="00057A2F" w:rsidP="00057A2F"/>
    <w:p w14:paraId="76555057" w14:textId="77777777" w:rsidR="00057A2F" w:rsidRDefault="00057A2F" w:rsidP="00057A2F"/>
    <w:p w14:paraId="41F8141D" w14:textId="77777777" w:rsidR="00A70C72" w:rsidRDefault="00A70C72" w:rsidP="00057A2F"/>
    <w:p w14:paraId="652875C6" w14:textId="77777777" w:rsidR="00A70C72" w:rsidRDefault="00A70C72" w:rsidP="00057A2F"/>
    <w:p w14:paraId="5C3B1394" w14:textId="77777777" w:rsidR="00057A2F" w:rsidRDefault="00057A2F" w:rsidP="00057A2F"/>
    <w:p w14:paraId="616B0F1F" w14:textId="77777777" w:rsidR="00057A2F" w:rsidRDefault="00057A2F" w:rsidP="00057A2F"/>
    <w:p w14:paraId="633009DA" w14:textId="77777777" w:rsidR="00057A2F" w:rsidRDefault="00057A2F" w:rsidP="00057A2F"/>
    <w:p w14:paraId="44F6D81F" w14:textId="77777777" w:rsidR="00057A2F" w:rsidRDefault="00057A2F" w:rsidP="00057A2F"/>
    <w:p w14:paraId="4CCDF4A1" w14:textId="77777777" w:rsidR="00057A2F" w:rsidRDefault="00057A2F" w:rsidP="00057A2F"/>
    <w:p w14:paraId="142E9663" w14:textId="77777777" w:rsidR="00057A2F" w:rsidRDefault="00057A2F" w:rsidP="00057A2F"/>
    <w:p w14:paraId="5A4C1BE5" w14:textId="77777777" w:rsidR="00057A2F" w:rsidRDefault="00057A2F" w:rsidP="00057A2F"/>
    <w:p w14:paraId="34D7086B" w14:textId="77777777" w:rsidR="00466F36" w:rsidRDefault="00466F36" w:rsidP="00057A2F"/>
    <w:p w14:paraId="386ABDC0" w14:textId="77777777" w:rsidR="00057A2F" w:rsidRDefault="00057A2F" w:rsidP="00057A2F"/>
    <w:p w14:paraId="71FE3029" w14:textId="77777777" w:rsidR="00057A2F" w:rsidRDefault="00057A2F" w:rsidP="00057A2F">
      <w:pPr>
        <w:pStyle w:val="Heading2"/>
      </w:pPr>
      <w:bookmarkStart w:id="1663" w:name="_Toc388618370"/>
      <w:bookmarkStart w:id="1664" w:name="_Toc390091796"/>
      <w:r>
        <w:lastRenderedPageBreak/>
        <w:t>3.3 Profile Management</w:t>
      </w:r>
      <w:bookmarkEnd w:id="1663"/>
      <w:bookmarkEnd w:id="1664"/>
    </w:p>
    <w:p w14:paraId="3F8A84B0" w14:textId="77777777" w:rsidR="00057A2F" w:rsidRDefault="00057A2F" w:rsidP="00057A2F">
      <w:pPr>
        <w:pStyle w:val="Heading3"/>
      </w:pPr>
      <w:bookmarkStart w:id="1665" w:name="_Toc388618371"/>
      <w:bookmarkStart w:id="1666" w:name="_Toc390091797"/>
      <w:r>
        <w:t>3.3.1 View Profile</w:t>
      </w:r>
      <w:bookmarkEnd w:id="1665"/>
      <w:bookmarkEnd w:id="166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F02EFB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112E1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E217C7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B010A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E7CD96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6ABFC8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87106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EB4818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DD8E2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2EDCD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8D9CA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FC0A7C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 on this site</w:t>
            </w:r>
          </w:p>
          <w:p w14:paraId="2CF29F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Be sure the personal information is up to date</w:t>
            </w:r>
          </w:p>
        </w:tc>
      </w:tr>
      <w:tr w:rsidR="00057A2F" w:rsidRPr="005717B9" w14:paraId="76FBD2D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F318C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40B3914"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7E408F15" wp14:editId="0DBE2114">
                  <wp:extent cx="4295775" cy="4399915"/>
                  <wp:effectExtent l="19050" t="0" r="9525" b="0"/>
                  <wp:docPr id="47" name="Picture 8" descr="C:\Users\melakaa\Desktop\Top Cima\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View profile.png"/>
                          <pic:cNvPicPr>
                            <a:picLocks noChangeAspect="1" noChangeArrowheads="1"/>
                          </pic:cNvPicPr>
                        </pic:nvPicPr>
                        <pic:blipFill>
                          <a:blip r:embed="rId15"/>
                          <a:srcRect/>
                          <a:stretch>
                            <a:fillRect/>
                          </a:stretch>
                        </pic:blipFill>
                        <pic:spPr bwMode="auto">
                          <a:xfrm>
                            <a:off x="0" y="0"/>
                            <a:ext cx="4295775" cy="4399915"/>
                          </a:xfrm>
                          <a:prstGeom prst="rect">
                            <a:avLst/>
                          </a:prstGeom>
                          <a:noFill/>
                          <a:ln w="9525">
                            <a:noFill/>
                            <a:miter lim="800000"/>
                            <a:headEnd/>
                            <a:tailEnd/>
                          </a:ln>
                        </pic:spPr>
                      </pic:pic>
                    </a:graphicData>
                  </a:graphic>
                </wp:inline>
              </w:drawing>
            </w:r>
          </w:p>
          <w:p w14:paraId="2D998E7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9AA4BC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D4208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5F0AB4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1CE8245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10C67A5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294F3A10"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5F7339F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6283EE34"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7A563E8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2C56E5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2A506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35C9A2C"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14:paraId="429380E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FC4B53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86911F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1E3FF4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F2C681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26926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41CBB6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4E28F4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A2E2C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29FB6B1" w14:textId="77777777" w:rsidR="00057A2F" w:rsidRDefault="00057A2F" w:rsidP="00057A2F"/>
    <w:p w14:paraId="34306FC1" w14:textId="77777777" w:rsidR="00057A2F" w:rsidRDefault="00057A2F" w:rsidP="00057A2F"/>
    <w:p w14:paraId="413C1595" w14:textId="77777777" w:rsidR="00057A2F" w:rsidRDefault="00057A2F" w:rsidP="00057A2F"/>
    <w:p w14:paraId="3914C022" w14:textId="77777777" w:rsidR="00057A2F" w:rsidRDefault="00057A2F" w:rsidP="00057A2F"/>
    <w:p w14:paraId="6C1BAB5F" w14:textId="77777777" w:rsidR="00057A2F" w:rsidRDefault="00057A2F" w:rsidP="00057A2F"/>
    <w:p w14:paraId="7C8A3F3D" w14:textId="77777777" w:rsidR="00057A2F" w:rsidRDefault="00057A2F" w:rsidP="00057A2F"/>
    <w:p w14:paraId="5EA8FE5F" w14:textId="77777777" w:rsidR="00057A2F" w:rsidRDefault="00057A2F" w:rsidP="00057A2F"/>
    <w:p w14:paraId="14335C0E" w14:textId="77777777" w:rsidR="00057A2F" w:rsidRDefault="00057A2F" w:rsidP="00057A2F"/>
    <w:p w14:paraId="115F3AE3" w14:textId="77777777" w:rsidR="00057A2F" w:rsidRDefault="00057A2F" w:rsidP="00057A2F"/>
    <w:p w14:paraId="0D62D9FB" w14:textId="77777777" w:rsidR="00057A2F" w:rsidRDefault="00057A2F" w:rsidP="00057A2F"/>
    <w:p w14:paraId="2451188D" w14:textId="77777777" w:rsidR="00057A2F" w:rsidRDefault="00057A2F" w:rsidP="00057A2F"/>
    <w:p w14:paraId="56278CB3" w14:textId="77777777" w:rsidR="00057A2F" w:rsidRDefault="00057A2F" w:rsidP="00057A2F"/>
    <w:p w14:paraId="464D80B3" w14:textId="77777777" w:rsidR="00057A2F" w:rsidRDefault="00057A2F" w:rsidP="00057A2F"/>
    <w:p w14:paraId="264F2C6B" w14:textId="77777777" w:rsidR="00057A2F" w:rsidRDefault="00057A2F" w:rsidP="00057A2F"/>
    <w:p w14:paraId="4667D319" w14:textId="77777777" w:rsidR="00057A2F" w:rsidRDefault="00057A2F" w:rsidP="00057A2F"/>
    <w:p w14:paraId="181A31D6" w14:textId="77777777" w:rsidR="00057A2F" w:rsidRDefault="00057A2F" w:rsidP="00057A2F"/>
    <w:p w14:paraId="3FF6AAB8" w14:textId="77777777" w:rsidR="00057A2F" w:rsidRDefault="00057A2F" w:rsidP="00057A2F"/>
    <w:p w14:paraId="750035B9" w14:textId="77777777" w:rsidR="00057A2F" w:rsidRDefault="00057A2F" w:rsidP="00057A2F"/>
    <w:p w14:paraId="2419F517" w14:textId="77777777" w:rsidR="00057A2F" w:rsidRDefault="00057A2F" w:rsidP="00057A2F"/>
    <w:p w14:paraId="12DC4900" w14:textId="77777777" w:rsidR="00057A2F" w:rsidRDefault="00057A2F" w:rsidP="00057A2F"/>
    <w:p w14:paraId="27E95014" w14:textId="77777777" w:rsidR="00057A2F" w:rsidRDefault="00057A2F" w:rsidP="00057A2F"/>
    <w:p w14:paraId="3CB1E941" w14:textId="77777777" w:rsidR="00057A2F" w:rsidRDefault="00057A2F" w:rsidP="00057A2F">
      <w:pPr>
        <w:pStyle w:val="Heading3"/>
      </w:pPr>
      <w:bookmarkStart w:id="1667" w:name="_Toc388618372"/>
      <w:bookmarkStart w:id="1668" w:name="_Toc390091798"/>
      <w:r>
        <w:lastRenderedPageBreak/>
        <w:t>3.3.2 View Account Settings</w:t>
      </w:r>
      <w:bookmarkEnd w:id="1667"/>
      <w:bookmarkEnd w:id="166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BCC1C1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04E42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54F55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9D81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87F29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1671CE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D269F2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05D655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A0642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57437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B57CD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682B80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14:paraId="3FDB4E8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 Be sure the settings of my account are up to</w:t>
            </w:r>
          </w:p>
          <w:p w14:paraId="5B610E73" w14:textId="77777777" w:rsidR="00057A2F" w:rsidRPr="005717B9" w:rsidRDefault="00E2644C"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D</w:t>
            </w:r>
            <w:r w:rsidR="00057A2F" w:rsidRPr="005717B9">
              <w:rPr>
                <w:rFonts w:cstheme="minorHAnsi"/>
                <w:color w:val="00000A"/>
                <w:sz w:val="24"/>
                <w:szCs w:val="24"/>
              </w:rPr>
              <w:t>ate</w:t>
            </w:r>
          </w:p>
        </w:tc>
      </w:tr>
      <w:tr w:rsidR="00057A2F" w:rsidRPr="005717B9" w14:paraId="2BBD68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8049A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295CCA7"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5207A6E6" wp14:editId="0A9AACF6">
                  <wp:extent cx="4295775" cy="4399915"/>
                  <wp:effectExtent l="19050" t="0" r="9525" b="0"/>
                  <wp:docPr id="49" name="Picture 8" descr="C:\Users\melakaa\Desktop\Top Cima\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View profile.png"/>
                          <pic:cNvPicPr>
                            <a:picLocks noChangeAspect="1" noChangeArrowheads="1"/>
                          </pic:cNvPicPr>
                        </pic:nvPicPr>
                        <pic:blipFill>
                          <a:blip r:embed="rId15"/>
                          <a:srcRect/>
                          <a:stretch>
                            <a:fillRect/>
                          </a:stretch>
                        </pic:blipFill>
                        <pic:spPr bwMode="auto">
                          <a:xfrm>
                            <a:off x="0" y="0"/>
                            <a:ext cx="4295775" cy="4399915"/>
                          </a:xfrm>
                          <a:prstGeom prst="rect">
                            <a:avLst/>
                          </a:prstGeom>
                          <a:noFill/>
                          <a:ln w="9525">
                            <a:noFill/>
                            <a:miter lim="800000"/>
                            <a:headEnd/>
                            <a:tailEnd/>
                          </a:ln>
                        </pic:spPr>
                      </pic:pic>
                    </a:graphicData>
                  </a:graphic>
                </wp:inline>
              </w:drawing>
            </w:r>
          </w:p>
          <w:p w14:paraId="07D905B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FA1A10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71A98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F80431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069A3D39"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662B56D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27AFA3F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1831179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2E63AB5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40B00EA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 Setting”</w:t>
            </w:r>
          </w:p>
          <w:p w14:paraId="3D2E05EA"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which contains name, telephone, email and address of</w:t>
            </w:r>
          </w:p>
          <w:p w14:paraId="29A5AA2A"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student.</w:t>
            </w:r>
          </w:p>
          <w:p w14:paraId="537DE406" w14:textId="77777777" w:rsidR="00057A2F" w:rsidRPr="005717B9" w:rsidRDefault="00057A2F" w:rsidP="00E17C5A">
            <w:pPr>
              <w:pStyle w:val="ListParagraph"/>
              <w:autoSpaceDE w:val="0"/>
              <w:autoSpaceDN w:val="0"/>
              <w:adjustRightInd w:val="0"/>
              <w:spacing w:after="0" w:line="240" w:lineRule="auto"/>
              <w:ind w:firstLine="45"/>
              <w:rPr>
                <w:rFonts w:cstheme="minorHAnsi"/>
                <w:sz w:val="24"/>
                <w:szCs w:val="24"/>
              </w:rPr>
            </w:pPr>
          </w:p>
        </w:tc>
      </w:tr>
      <w:tr w:rsidR="00057A2F" w:rsidRPr="005717B9" w14:paraId="29A4C59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AC7EF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2906EC6" w14:textId="77777777"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9F68AF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23E8C2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492E31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721EFB8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04041C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3CC71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3AD73C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A9CDB0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288C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E8B1A7E" w14:textId="77777777" w:rsidR="00057A2F" w:rsidRDefault="00057A2F" w:rsidP="00057A2F"/>
    <w:p w14:paraId="19843F26" w14:textId="77777777" w:rsidR="00057A2F" w:rsidRDefault="00057A2F" w:rsidP="00057A2F"/>
    <w:p w14:paraId="01775373" w14:textId="77777777" w:rsidR="00057A2F" w:rsidRDefault="00057A2F" w:rsidP="00057A2F"/>
    <w:p w14:paraId="59C9108F" w14:textId="77777777" w:rsidR="00057A2F" w:rsidRDefault="00057A2F" w:rsidP="00057A2F"/>
    <w:p w14:paraId="118D171E" w14:textId="77777777" w:rsidR="00057A2F" w:rsidRDefault="00057A2F" w:rsidP="00057A2F"/>
    <w:p w14:paraId="6CBC9EAE" w14:textId="77777777" w:rsidR="00057A2F" w:rsidRDefault="00057A2F" w:rsidP="00057A2F"/>
    <w:p w14:paraId="1B206FAD" w14:textId="77777777" w:rsidR="00057A2F" w:rsidRDefault="00057A2F" w:rsidP="00057A2F"/>
    <w:p w14:paraId="4668FA11" w14:textId="77777777" w:rsidR="00057A2F" w:rsidRDefault="00057A2F" w:rsidP="00057A2F"/>
    <w:p w14:paraId="444E3D2F" w14:textId="77777777" w:rsidR="00057A2F" w:rsidRDefault="00057A2F" w:rsidP="00057A2F"/>
    <w:p w14:paraId="088E1A35" w14:textId="77777777" w:rsidR="00057A2F" w:rsidRDefault="00057A2F" w:rsidP="00057A2F"/>
    <w:p w14:paraId="4E900678" w14:textId="77777777" w:rsidR="00057A2F" w:rsidRDefault="00057A2F" w:rsidP="00057A2F"/>
    <w:p w14:paraId="065511AC" w14:textId="77777777" w:rsidR="00057A2F" w:rsidRDefault="00057A2F" w:rsidP="00057A2F"/>
    <w:p w14:paraId="0893B26E" w14:textId="77777777" w:rsidR="00057A2F" w:rsidRDefault="00057A2F" w:rsidP="00057A2F"/>
    <w:p w14:paraId="2530C941" w14:textId="77777777" w:rsidR="00057A2F" w:rsidRDefault="00057A2F" w:rsidP="00057A2F"/>
    <w:p w14:paraId="5BA58B4B" w14:textId="77777777" w:rsidR="00057A2F" w:rsidRDefault="00057A2F" w:rsidP="00057A2F"/>
    <w:p w14:paraId="78DD9D6D" w14:textId="77777777" w:rsidR="00057A2F" w:rsidRDefault="00057A2F" w:rsidP="00057A2F"/>
    <w:p w14:paraId="68ED4EFD" w14:textId="77777777" w:rsidR="00057A2F" w:rsidRDefault="00057A2F" w:rsidP="00057A2F"/>
    <w:p w14:paraId="72FC2B6E" w14:textId="77777777" w:rsidR="00057A2F" w:rsidRDefault="00057A2F" w:rsidP="00057A2F"/>
    <w:p w14:paraId="4F1B0DE6" w14:textId="77777777" w:rsidR="00057A2F" w:rsidRDefault="00057A2F" w:rsidP="00057A2F">
      <w:pPr>
        <w:pStyle w:val="Heading3"/>
      </w:pPr>
      <w:bookmarkStart w:id="1669" w:name="_Toc388618373"/>
      <w:bookmarkStart w:id="1670" w:name="_Toc390091799"/>
      <w:r>
        <w:t>3.3.3 Edit Account Settings</w:t>
      </w:r>
      <w:bookmarkEnd w:id="1669"/>
      <w:bookmarkEnd w:id="167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7D079E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F122F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CD76B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F54F3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9071A1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805F3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DD039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E12EA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0C72B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C988CF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DF071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71F5A9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14:paraId="18E321E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Update the settings of my account</w:t>
            </w:r>
          </w:p>
        </w:tc>
      </w:tr>
      <w:tr w:rsidR="00057A2F" w:rsidRPr="005717B9" w14:paraId="0320EF6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647E6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510DE1"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p>
          <w:p w14:paraId="3D8E44E2"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6AE9FFF4" wp14:editId="2E0D2263">
                  <wp:extent cx="4294777" cy="5095875"/>
                  <wp:effectExtent l="19050" t="0" r="0" b="0"/>
                  <wp:docPr id="57" name="Picture 9" descr="C:\Users\melakaa\Desktop\Top Cima\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kaa\Desktop\Top Cima\Edit Profile.png"/>
                          <pic:cNvPicPr>
                            <a:picLocks noChangeAspect="1" noChangeArrowheads="1"/>
                          </pic:cNvPicPr>
                        </pic:nvPicPr>
                        <pic:blipFill>
                          <a:blip r:embed="rId16"/>
                          <a:srcRect/>
                          <a:stretch>
                            <a:fillRect/>
                          </a:stretch>
                        </pic:blipFill>
                        <pic:spPr bwMode="auto">
                          <a:xfrm>
                            <a:off x="0" y="0"/>
                            <a:ext cx="4294777" cy="5095875"/>
                          </a:xfrm>
                          <a:prstGeom prst="rect">
                            <a:avLst/>
                          </a:prstGeom>
                          <a:noFill/>
                          <a:ln w="9525">
                            <a:noFill/>
                            <a:miter lim="800000"/>
                            <a:headEnd/>
                            <a:tailEnd/>
                          </a:ln>
                        </pic:spPr>
                      </pic:pic>
                    </a:graphicData>
                  </a:graphic>
                </wp:inline>
              </w:drawing>
            </w:r>
          </w:p>
          <w:p w14:paraId="15F56B45"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6875F5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8C81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640CD7D" w14:textId="77777777" w:rsidR="00057A2F" w:rsidRPr="005717B9" w:rsidRDefault="00057A2F" w:rsidP="00E17C5A">
            <w:pPr>
              <w:autoSpaceDE w:val="0"/>
              <w:autoSpaceDN w:val="0"/>
              <w:adjustRightInd w:val="0"/>
              <w:spacing w:after="0" w:line="240" w:lineRule="auto"/>
              <w:rPr>
                <w:rFonts w:cstheme="minorHAnsi"/>
                <w:sz w:val="24"/>
                <w:szCs w:val="24"/>
              </w:rPr>
            </w:pPr>
          </w:p>
          <w:p w14:paraId="1F17EA2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737DFD4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43699DD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45D88131"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1DE110F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5E54973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w:t>
            </w:r>
          </w:p>
          <w:p w14:paraId="6E3AF23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Registered Student will click on the “Account Settings” link.</w:t>
            </w:r>
          </w:p>
          <w:p w14:paraId="666C5B1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w:t>
            </w:r>
          </w:p>
          <w:p w14:paraId="65EF531A"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Setting” page.</w:t>
            </w:r>
          </w:p>
          <w:p w14:paraId="2953ECC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“Edit” button.</w:t>
            </w:r>
          </w:p>
          <w:p w14:paraId="13B064F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update his name, telephone, email,</w:t>
            </w:r>
          </w:p>
          <w:p w14:paraId="711D3DAD"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password.</w:t>
            </w:r>
          </w:p>
          <w:p w14:paraId="09D404AC"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click on the “Save” button.</w:t>
            </w:r>
          </w:p>
          <w:p w14:paraId="25C3E07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9853D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608C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D02ACE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14:paraId="6AB0201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14:paraId="01CCDEA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B86E95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1B2705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58BCFBB"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14:paraId="3FAD1FF6"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14:paraId="6FAFF0D6"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14:paraId="4BB74517"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0E26D3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3F9632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8827BC"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006560F0" w:rsidRPr="006560F0">
              <w:rPr>
                <w:rFonts w:cstheme="minorHAnsi"/>
                <w:color w:val="00000A"/>
                <w:sz w:val="24"/>
                <w:szCs w:val="24"/>
                <w:highlight w:val="green"/>
              </w:rPr>
              <w:t>User shouldn’t be able to change their email address</w:t>
            </w:r>
          </w:p>
          <w:p w14:paraId="2D6928F8" w14:textId="77777777" w:rsidR="002D410C" w:rsidRDefault="002D410C" w:rsidP="00E17C5A">
            <w:pPr>
              <w:autoSpaceDE w:val="0"/>
              <w:autoSpaceDN w:val="0"/>
              <w:adjustRightInd w:val="0"/>
              <w:spacing w:after="0" w:line="240" w:lineRule="auto"/>
              <w:rPr>
                <w:rFonts w:cstheme="minorHAnsi"/>
                <w:color w:val="00000A"/>
                <w:sz w:val="24"/>
                <w:szCs w:val="24"/>
              </w:rPr>
            </w:pPr>
          </w:p>
          <w:p w14:paraId="36558B7C" w14:textId="77777777" w:rsidR="002D410C" w:rsidRPr="00A21725" w:rsidRDefault="00A21725" w:rsidP="00BA5A95">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0601C7" w:rsidRPr="00A21725">
              <w:rPr>
                <w:rFonts w:cstheme="minorHAnsi"/>
                <w:b/>
                <w:color w:val="548DD4" w:themeColor="text2" w:themeTint="99"/>
                <w:sz w:val="24"/>
                <w:szCs w:val="24"/>
              </w:rPr>
              <w:t>3.11.7</w:t>
            </w:r>
          </w:p>
          <w:p w14:paraId="0AD4E2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D13A99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5ECE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65E73D5" w14:textId="77777777" w:rsidR="00057A2F" w:rsidRDefault="00057A2F" w:rsidP="00057A2F"/>
    <w:p w14:paraId="408E61A9" w14:textId="77777777" w:rsidR="00057A2F" w:rsidRDefault="00057A2F" w:rsidP="00057A2F"/>
    <w:p w14:paraId="31455B79" w14:textId="77777777" w:rsidR="00057A2F" w:rsidRDefault="00057A2F" w:rsidP="00057A2F"/>
    <w:p w14:paraId="4CD30AF2" w14:textId="77777777" w:rsidR="00057A2F" w:rsidRDefault="00057A2F" w:rsidP="00057A2F"/>
    <w:p w14:paraId="5757C585" w14:textId="77777777" w:rsidR="00057A2F" w:rsidRDefault="00057A2F" w:rsidP="00057A2F"/>
    <w:p w14:paraId="5D4176D3" w14:textId="77777777" w:rsidR="00057A2F" w:rsidRDefault="00057A2F" w:rsidP="00057A2F"/>
    <w:p w14:paraId="337871FE" w14:textId="77777777" w:rsidR="00057A2F" w:rsidRDefault="00057A2F" w:rsidP="00057A2F"/>
    <w:p w14:paraId="2EB9E1FC" w14:textId="77777777" w:rsidR="00057A2F" w:rsidRDefault="00057A2F" w:rsidP="00057A2F"/>
    <w:p w14:paraId="2C1F49AE" w14:textId="77777777" w:rsidR="00057A2F" w:rsidRDefault="00057A2F" w:rsidP="00057A2F"/>
    <w:p w14:paraId="475A567A" w14:textId="77777777" w:rsidR="00057A2F" w:rsidRDefault="00057A2F" w:rsidP="00057A2F"/>
    <w:p w14:paraId="6FB45DFC" w14:textId="77777777" w:rsidR="00057A2F" w:rsidRDefault="00057A2F" w:rsidP="00057A2F">
      <w:pPr>
        <w:pStyle w:val="Heading2"/>
      </w:pPr>
      <w:bookmarkStart w:id="1671" w:name="_Toc388618374"/>
      <w:bookmarkStart w:id="1672" w:name="_Toc390091800"/>
      <w:r>
        <w:lastRenderedPageBreak/>
        <w:t>3.4 Exam Management</w:t>
      </w:r>
      <w:bookmarkEnd w:id="1671"/>
      <w:bookmarkEnd w:id="1672"/>
    </w:p>
    <w:p w14:paraId="75867A50" w14:textId="77777777" w:rsidR="00057A2F" w:rsidRDefault="00057A2F" w:rsidP="00057A2F">
      <w:pPr>
        <w:pStyle w:val="Heading3"/>
      </w:pPr>
      <w:bookmarkStart w:id="1673" w:name="_Toc388618375"/>
      <w:bookmarkStart w:id="1674" w:name="_Toc390091801"/>
      <w:r>
        <w:t>3.4.1 View Available Exams</w:t>
      </w:r>
      <w:bookmarkEnd w:id="1673"/>
      <w:bookmarkEnd w:id="167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1293B4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30F53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DFBEE7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F833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0D23CC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C721F5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ED9243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5D3D1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A0AE3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3334B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4E705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7B38EC8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w:t>
            </w:r>
            <w:r w:rsidRPr="005717B9">
              <w:rPr>
                <w:rFonts w:cstheme="minorHAnsi"/>
                <w:color w:val="00000A"/>
                <w:sz w:val="24"/>
                <w:szCs w:val="24"/>
              </w:rPr>
              <w:t xml:space="preserve"> of </w:t>
            </w:r>
            <w:r>
              <w:rPr>
                <w:rFonts w:cstheme="minorHAnsi"/>
                <w:color w:val="00000A"/>
                <w:sz w:val="24"/>
                <w:szCs w:val="24"/>
              </w:rPr>
              <w:t>all the courses</w:t>
            </w:r>
          </w:p>
          <w:p w14:paraId="51D7145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either take it, or view sample exams</w:t>
            </w:r>
          </w:p>
        </w:tc>
      </w:tr>
      <w:tr w:rsidR="00057A2F" w:rsidRPr="005717B9" w14:paraId="51A294E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E28DC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B664066"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p>
          <w:p w14:paraId="6CC13D81"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48ECF56C" wp14:editId="459018AF">
                  <wp:extent cx="5505450" cy="3701941"/>
                  <wp:effectExtent l="19050" t="0" r="0" b="0"/>
                  <wp:docPr id="62" name="Picture 10" descr="C:\Users\melakaa\Desktop\Top Cima\view availab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view available exam.png"/>
                          <pic:cNvPicPr>
                            <a:picLocks noChangeAspect="1" noChangeArrowheads="1"/>
                          </pic:cNvPicPr>
                        </pic:nvPicPr>
                        <pic:blipFill>
                          <a:blip r:embed="rId17"/>
                          <a:srcRect/>
                          <a:stretch>
                            <a:fillRect/>
                          </a:stretch>
                        </pic:blipFill>
                        <pic:spPr bwMode="auto">
                          <a:xfrm>
                            <a:off x="0" y="0"/>
                            <a:ext cx="5505450" cy="3701941"/>
                          </a:xfrm>
                          <a:prstGeom prst="rect">
                            <a:avLst/>
                          </a:prstGeom>
                          <a:noFill/>
                          <a:ln w="9525">
                            <a:noFill/>
                            <a:miter lim="800000"/>
                            <a:headEnd/>
                            <a:tailEnd/>
                          </a:ln>
                        </pic:spPr>
                      </pic:pic>
                    </a:graphicData>
                  </a:graphic>
                </wp:inline>
              </w:drawing>
            </w:r>
          </w:p>
          <w:p w14:paraId="4C615D65" w14:textId="77777777" w:rsidR="00057A2F" w:rsidRDefault="00057A2F" w:rsidP="00E17C5A">
            <w:pPr>
              <w:autoSpaceDE w:val="0"/>
              <w:autoSpaceDN w:val="0"/>
              <w:adjustRightInd w:val="0"/>
              <w:spacing w:after="0" w:line="240" w:lineRule="auto"/>
              <w:jc w:val="center"/>
              <w:rPr>
                <w:rFonts w:cstheme="minorHAnsi"/>
                <w:sz w:val="24"/>
                <w:szCs w:val="24"/>
              </w:rPr>
            </w:pPr>
          </w:p>
          <w:p w14:paraId="4E48DC4F" w14:textId="77777777" w:rsidR="00E2644C" w:rsidRDefault="00E2644C" w:rsidP="00E17C5A">
            <w:pPr>
              <w:autoSpaceDE w:val="0"/>
              <w:autoSpaceDN w:val="0"/>
              <w:adjustRightInd w:val="0"/>
              <w:spacing w:after="0" w:line="240" w:lineRule="auto"/>
              <w:jc w:val="center"/>
              <w:rPr>
                <w:rFonts w:cstheme="minorHAnsi"/>
                <w:b/>
                <w:color w:val="FF0000"/>
                <w:sz w:val="24"/>
                <w:szCs w:val="24"/>
              </w:rPr>
            </w:pPr>
            <w:r w:rsidRPr="00E2644C">
              <w:rPr>
                <w:rFonts w:cstheme="minorHAnsi"/>
                <w:b/>
                <w:color w:val="FF0000"/>
                <w:sz w:val="24"/>
                <w:szCs w:val="24"/>
              </w:rPr>
              <w:t>This needs to be clearer. As we need to ensure all exams are visible and levels and subjects shonw separately. And if one registred as a CIMA students then only CIMA exams needs to be shown. Right ?</w:t>
            </w:r>
          </w:p>
          <w:p w14:paraId="5C389CC3" w14:textId="77777777" w:rsidR="00F62A09" w:rsidRDefault="00F62A09" w:rsidP="00E17C5A">
            <w:pPr>
              <w:autoSpaceDE w:val="0"/>
              <w:autoSpaceDN w:val="0"/>
              <w:adjustRightInd w:val="0"/>
              <w:spacing w:after="0" w:line="240" w:lineRule="auto"/>
              <w:jc w:val="center"/>
              <w:rPr>
                <w:rFonts w:cstheme="minorHAnsi"/>
                <w:b/>
                <w:color w:val="FF0000"/>
                <w:sz w:val="24"/>
                <w:szCs w:val="24"/>
              </w:rPr>
            </w:pPr>
          </w:p>
          <w:p w14:paraId="02E2CB6C" w14:textId="77777777" w:rsidR="000E7FCC" w:rsidRPr="000E7FCC" w:rsidRDefault="00A21725" w:rsidP="000E7FCC">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0E7FCC" w:rsidRPr="00A21725">
              <w:rPr>
                <w:rFonts w:cstheme="minorHAnsi"/>
                <w:b/>
                <w:color w:val="548DD4" w:themeColor="text2" w:themeTint="99"/>
                <w:sz w:val="24"/>
                <w:szCs w:val="24"/>
              </w:rPr>
              <w:t>3.11.</w:t>
            </w:r>
            <w:r w:rsidR="00B54976" w:rsidRPr="00A21725">
              <w:rPr>
                <w:rFonts w:cstheme="minorHAnsi"/>
                <w:b/>
                <w:color w:val="548DD4" w:themeColor="text2" w:themeTint="99"/>
                <w:sz w:val="24"/>
                <w:szCs w:val="24"/>
              </w:rPr>
              <w:t>16</w:t>
            </w:r>
          </w:p>
        </w:tc>
      </w:tr>
      <w:tr w:rsidR="00057A2F" w:rsidRPr="005717B9" w14:paraId="6BD824B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370AE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BAA3E7A" w14:textId="77777777" w:rsidR="00057A2F" w:rsidRPr="005717B9" w:rsidRDefault="00057A2F" w:rsidP="00E17C5A">
            <w:pPr>
              <w:autoSpaceDE w:val="0"/>
              <w:autoSpaceDN w:val="0"/>
              <w:adjustRightInd w:val="0"/>
              <w:spacing w:after="0" w:line="240" w:lineRule="auto"/>
              <w:rPr>
                <w:rFonts w:cstheme="minorHAnsi"/>
                <w:sz w:val="24"/>
                <w:szCs w:val="24"/>
              </w:rPr>
            </w:pPr>
          </w:p>
          <w:p w14:paraId="1D2B79C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27EBAE9F"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1796CFB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0FAC9EE4"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C5855C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see the available exams for each level under each tab.</w:t>
            </w:r>
          </w:p>
          <w:p w14:paraId="13DEF7E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4894C4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05603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F49E36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0A56E5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587A30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F852033"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1311F4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35C27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3FC185" w14:textId="77777777" w:rsidR="00057A2F" w:rsidRDefault="00057A2F" w:rsidP="00E17C5A">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r w:rsidR="00356781" w:rsidRPr="00356781">
              <w:rPr>
                <w:rFonts w:cstheme="minorHAnsi"/>
                <w:b/>
                <w:color w:val="FF0000"/>
                <w:sz w:val="24"/>
                <w:szCs w:val="24"/>
              </w:rPr>
              <w:t>Allow students to try the sample exams without registration</w:t>
            </w:r>
          </w:p>
          <w:p w14:paraId="02EFC59D" w14:textId="77777777" w:rsidR="003537EF" w:rsidRDefault="003537EF" w:rsidP="00E17C5A">
            <w:pPr>
              <w:autoSpaceDE w:val="0"/>
              <w:autoSpaceDN w:val="0"/>
              <w:adjustRightInd w:val="0"/>
              <w:spacing w:after="0" w:line="240" w:lineRule="auto"/>
              <w:rPr>
                <w:rFonts w:cstheme="minorHAnsi"/>
                <w:b/>
                <w:color w:val="FF0000"/>
                <w:sz w:val="24"/>
                <w:szCs w:val="24"/>
              </w:rPr>
            </w:pPr>
          </w:p>
          <w:p w14:paraId="437CD7A6" w14:textId="77777777" w:rsidR="003537EF" w:rsidRPr="0070406E" w:rsidRDefault="0070406E" w:rsidP="00AC64B6">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B11207" w:rsidRPr="0070406E">
              <w:rPr>
                <w:rFonts w:cstheme="minorHAnsi"/>
                <w:b/>
                <w:color w:val="548DD4" w:themeColor="text2" w:themeTint="99"/>
                <w:sz w:val="24"/>
                <w:szCs w:val="24"/>
              </w:rPr>
              <w:t>3.11.17</w:t>
            </w:r>
          </w:p>
          <w:p w14:paraId="2769DD5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9316F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51C6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89D1660" w14:textId="77777777" w:rsidR="00057A2F" w:rsidRPr="00B41EC5" w:rsidRDefault="00057A2F" w:rsidP="00057A2F"/>
    <w:p w14:paraId="1D703758" w14:textId="77777777" w:rsidR="00057A2F" w:rsidRDefault="00057A2F" w:rsidP="00057A2F"/>
    <w:p w14:paraId="7507F5F8" w14:textId="77777777" w:rsidR="00057A2F" w:rsidRDefault="00057A2F" w:rsidP="00057A2F"/>
    <w:p w14:paraId="4D74247A" w14:textId="77777777" w:rsidR="00057A2F" w:rsidRDefault="00057A2F" w:rsidP="00057A2F"/>
    <w:p w14:paraId="7BA8400C" w14:textId="77777777" w:rsidR="00057A2F" w:rsidRDefault="00057A2F" w:rsidP="00057A2F"/>
    <w:p w14:paraId="00AE0380" w14:textId="77777777" w:rsidR="00A70C72" w:rsidRDefault="00A70C72" w:rsidP="00057A2F"/>
    <w:p w14:paraId="2EC8F1C9" w14:textId="77777777" w:rsidR="00A70C72" w:rsidRDefault="00A70C72" w:rsidP="00057A2F"/>
    <w:p w14:paraId="6DF06CE8" w14:textId="77777777" w:rsidR="00A70C72" w:rsidRDefault="00A70C72" w:rsidP="00057A2F"/>
    <w:p w14:paraId="3B8EF129" w14:textId="77777777" w:rsidR="00A70C72" w:rsidRDefault="00A70C72" w:rsidP="00057A2F"/>
    <w:p w14:paraId="75C69146" w14:textId="77777777" w:rsidR="00A70C72" w:rsidRDefault="00A70C72" w:rsidP="00057A2F"/>
    <w:p w14:paraId="5DC03366" w14:textId="77777777" w:rsidR="00A70C72" w:rsidRDefault="00A70C72" w:rsidP="00057A2F"/>
    <w:p w14:paraId="3180AB65" w14:textId="77777777" w:rsidR="00A70C72" w:rsidRDefault="00A70C72" w:rsidP="00057A2F"/>
    <w:p w14:paraId="303C0547" w14:textId="77777777" w:rsidR="00A70C72" w:rsidRDefault="00A70C72" w:rsidP="00057A2F"/>
    <w:p w14:paraId="09A3487E" w14:textId="77777777" w:rsidR="00A70C72" w:rsidRDefault="00A70C72" w:rsidP="00057A2F"/>
    <w:p w14:paraId="5820B921" w14:textId="77777777" w:rsidR="00A70C72" w:rsidRDefault="00A70C72" w:rsidP="00057A2F"/>
    <w:p w14:paraId="7A6AF908" w14:textId="77777777" w:rsidR="00057A2F" w:rsidRDefault="00057A2F" w:rsidP="00057A2F"/>
    <w:p w14:paraId="74E0A422" w14:textId="77777777" w:rsidR="00057A2F" w:rsidRDefault="00057A2F" w:rsidP="00057A2F"/>
    <w:p w14:paraId="6905B2D8" w14:textId="77777777" w:rsidR="00057A2F" w:rsidRPr="00B41EC5" w:rsidRDefault="00057A2F" w:rsidP="00057A2F"/>
    <w:p w14:paraId="1AAB0A79" w14:textId="77777777" w:rsidR="00057A2F" w:rsidRDefault="00057A2F" w:rsidP="00057A2F"/>
    <w:p w14:paraId="2EBD7D0E" w14:textId="77777777" w:rsidR="00057A2F" w:rsidRDefault="00057A2F" w:rsidP="00057A2F">
      <w:pPr>
        <w:pStyle w:val="Heading3"/>
      </w:pPr>
      <w:bookmarkStart w:id="1675" w:name="_Toc388618376"/>
      <w:bookmarkStart w:id="1676" w:name="_Toc390091802"/>
      <w:r>
        <w:t>3.4.2 View Each Available Exams</w:t>
      </w:r>
      <w:bookmarkEnd w:id="1675"/>
      <w:bookmarkEnd w:id="167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B63979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7345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F364BD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07C7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28F92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8E3849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3CCB4D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BA4AF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3DA2B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EA8E0C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43A63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14CE96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w:t>
            </w:r>
            <w:r>
              <w:rPr>
                <w:rFonts w:cstheme="minorHAnsi"/>
                <w:color w:val="00000A"/>
                <w:sz w:val="24"/>
                <w:szCs w:val="24"/>
              </w:rPr>
              <w:t>each available exam</w:t>
            </w:r>
          </w:p>
          <w:p w14:paraId="6EA297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Read about each exam in detail, and choose either to take the exam, or view a sample exam</w:t>
            </w:r>
          </w:p>
        </w:tc>
      </w:tr>
      <w:tr w:rsidR="00057A2F" w:rsidRPr="005717B9" w14:paraId="57905DB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C36CD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733190B" w14:textId="77777777" w:rsidR="00057A2F" w:rsidRPr="005717B9"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40FD35B" wp14:editId="2E2C2579">
                  <wp:extent cx="4895850" cy="3114675"/>
                  <wp:effectExtent l="19050" t="0" r="0" b="0"/>
                  <wp:docPr id="65" name="Picture 11" descr="C:\Users\melakaa\Desktop\Top Cima\single exam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single exam view.png"/>
                          <pic:cNvPicPr>
                            <a:picLocks noChangeAspect="1" noChangeArrowheads="1"/>
                          </pic:cNvPicPr>
                        </pic:nvPicPr>
                        <pic:blipFill>
                          <a:blip r:embed="rId18"/>
                          <a:srcRect/>
                          <a:stretch>
                            <a:fillRect/>
                          </a:stretch>
                        </pic:blipFill>
                        <pic:spPr bwMode="auto">
                          <a:xfrm>
                            <a:off x="0" y="0"/>
                            <a:ext cx="4895850" cy="3114675"/>
                          </a:xfrm>
                          <a:prstGeom prst="rect">
                            <a:avLst/>
                          </a:prstGeom>
                          <a:noFill/>
                          <a:ln w="9525">
                            <a:noFill/>
                            <a:miter lim="800000"/>
                            <a:headEnd/>
                            <a:tailEnd/>
                          </a:ln>
                        </pic:spPr>
                      </pic:pic>
                    </a:graphicData>
                  </a:graphic>
                </wp:inline>
              </w:drawing>
            </w:r>
          </w:p>
          <w:p w14:paraId="2E54A9E4" w14:textId="77777777" w:rsidR="00057A2F" w:rsidRPr="00E2644C" w:rsidRDefault="00057A2F" w:rsidP="00E17C5A">
            <w:pPr>
              <w:autoSpaceDE w:val="0"/>
              <w:autoSpaceDN w:val="0"/>
              <w:adjustRightInd w:val="0"/>
              <w:spacing w:after="0" w:line="240" w:lineRule="auto"/>
              <w:jc w:val="center"/>
              <w:rPr>
                <w:rFonts w:cstheme="minorHAnsi"/>
                <w:b/>
                <w:color w:val="FF0000"/>
                <w:sz w:val="24"/>
                <w:szCs w:val="24"/>
              </w:rPr>
            </w:pPr>
          </w:p>
          <w:p w14:paraId="01066314" w14:textId="77777777" w:rsidR="00057A2F" w:rsidRDefault="00E2644C" w:rsidP="00E17C5A">
            <w:pPr>
              <w:autoSpaceDE w:val="0"/>
              <w:autoSpaceDN w:val="0"/>
              <w:adjustRightInd w:val="0"/>
              <w:spacing w:after="0" w:line="240" w:lineRule="auto"/>
              <w:jc w:val="center"/>
              <w:rPr>
                <w:rFonts w:cstheme="minorHAnsi"/>
                <w:b/>
                <w:color w:val="FF0000"/>
                <w:sz w:val="24"/>
                <w:szCs w:val="24"/>
              </w:rPr>
            </w:pPr>
            <w:r w:rsidRPr="00E2644C">
              <w:rPr>
                <w:rFonts w:cstheme="minorHAnsi"/>
                <w:b/>
                <w:color w:val="FF0000"/>
                <w:sz w:val="24"/>
                <w:szCs w:val="24"/>
              </w:rPr>
              <w:t xml:space="preserve">What’s the difference with the above </w:t>
            </w:r>
          </w:p>
          <w:p w14:paraId="6D13A22C" w14:textId="77777777" w:rsidR="001A4F76" w:rsidRPr="001A4F76" w:rsidRDefault="001A4F76" w:rsidP="00E17C5A">
            <w:pPr>
              <w:autoSpaceDE w:val="0"/>
              <w:autoSpaceDN w:val="0"/>
              <w:adjustRightInd w:val="0"/>
              <w:spacing w:after="0" w:line="240" w:lineRule="auto"/>
              <w:jc w:val="center"/>
              <w:rPr>
                <w:rFonts w:cstheme="minorHAnsi"/>
                <w:b/>
                <w:color w:val="76923C" w:themeColor="accent3" w:themeShade="BF"/>
                <w:sz w:val="24"/>
                <w:szCs w:val="24"/>
              </w:rPr>
            </w:pPr>
          </w:p>
          <w:p w14:paraId="25415CC3" w14:textId="77777777" w:rsidR="001A792A" w:rsidRPr="005717B9" w:rsidRDefault="0070406E" w:rsidP="00E17C5A">
            <w:pPr>
              <w:autoSpaceDE w:val="0"/>
              <w:autoSpaceDN w:val="0"/>
              <w:adjustRightInd w:val="0"/>
              <w:spacing w:after="0" w:line="240" w:lineRule="auto"/>
              <w:jc w:val="center"/>
              <w:rPr>
                <w:rFonts w:cstheme="minorHAnsi"/>
                <w:sz w:val="24"/>
                <w:szCs w:val="24"/>
              </w:rPr>
            </w:pPr>
            <w:r w:rsidRPr="0070406E">
              <w:rPr>
                <w:rFonts w:cstheme="minorHAnsi"/>
                <w:b/>
                <w:bCs/>
                <w:color w:val="548DD4" w:themeColor="text2" w:themeTint="99"/>
                <w:sz w:val="24"/>
                <w:szCs w:val="24"/>
              </w:rPr>
              <w:t>Agreed to go ahead with the above design</w:t>
            </w:r>
          </w:p>
        </w:tc>
      </w:tr>
      <w:tr w:rsidR="00057A2F" w:rsidRPr="005717B9" w14:paraId="30985D6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67E3C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49A799A" w14:textId="77777777" w:rsidR="00057A2F" w:rsidRPr="005717B9" w:rsidRDefault="00057A2F" w:rsidP="00E17C5A">
            <w:pPr>
              <w:autoSpaceDE w:val="0"/>
              <w:autoSpaceDN w:val="0"/>
              <w:adjustRightInd w:val="0"/>
              <w:spacing w:after="0" w:line="240" w:lineRule="auto"/>
              <w:rPr>
                <w:rFonts w:cstheme="minorHAnsi"/>
                <w:sz w:val="24"/>
                <w:szCs w:val="24"/>
              </w:rPr>
            </w:pPr>
          </w:p>
          <w:p w14:paraId="5537CBC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58919265" w14:textId="77777777"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63AA0541"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0C988348"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51F10D8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7A048D0"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4B160E7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28356F8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see an image of the exam along with the exam title, exam description, exam price and exam time.</w:t>
            </w:r>
          </w:p>
          <w:p w14:paraId="250368E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p w14:paraId="0EDC32D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2EEFBF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43B10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FEA278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74FAB69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13C7F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8FBC7C7"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E2BD74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6E233A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45E50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57079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E20C8E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E3A4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AC8DCDF" w14:textId="77777777" w:rsidR="00057A2F" w:rsidRDefault="00057A2F" w:rsidP="00057A2F"/>
    <w:p w14:paraId="06CE60CF" w14:textId="77777777" w:rsidR="00057A2F" w:rsidRDefault="00057A2F" w:rsidP="00057A2F"/>
    <w:p w14:paraId="36649A2D" w14:textId="77777777" w:rsidR="00057A2F" w:rsidRDefault="00057A2F" w:rsidP="00057A2F"/>
    <w:p w14:paraId="4C7B73EF" w14:textId="77777777" w:rsidR="00057A2F" w:rsidRDefault="00057A2F" w:rsidP="00057A2F"/>
    <w:p w14:paraId="371B6B85" w14:textId="77777777" w:rsidR="00057A2F" w:rsidRDefault="00057A2F" w:rsidP="00057A2F"/>
    <w:p w14:paraId="31F8A309" w14:textId="77777777" w:rsidR="00057A2F" w:rsidRDefault="00057A2F" w:rsidP="00057A2F"/>
    <w:p w14:paraId="2A936251" w14:textId="77777777" w:rsidR="00057A2F" w:rsidRDefault="00057A2F" w:rsidP="00057A2F"/>
    <w:p w14:paraId="732F934A" w14:textId="77777777" w:rsidR="00057A2F" w:rsidRDefault="00057A2F" w:rsidP="00057A2F"/>
    <w:p w14:paraId="0332843C" w14:textId="77777777" w:rsidR="00057A2F" w:rsidRDefault="00057A2F" w:rsidP="00057A2F"/>
    <w:p w14:paraId="44079922" w14:textId="77777777" w:rsidR="00057A2F" w:rsidRDefault="00057A2F" w:rsidP="00057A2F"/>
    <w:p w14:paraId="728A950D" w14:textId="77777777" w:rsidR="00057A2F" w:rsidRDefault="00057A2F" w:rsidP="00057A2F"/>
    <w:p w14:paraId="4985138D" w14:textId="77777777" w:rsidR="00057A2F" w:rsidRDefault="00057A2F" w:rsidP="00057A2F"/>
    <w:p w14:paraId="114BDD92" w14:textId="77777777" w:rsidR="00057A2F" w:rsidRDefault="00057A2F" w:rsidP="00057A2F"/>
    <w:p w14:paraId="267FD93F" w14:textId="77777777" w:rsidR="00057A2F" w:rsidRDefault="00057A2F" w:rsidP="00057A2F"/>
    <w:p w14:paraId="11BE0A00" w14:textId="77777777" w:rsidR="00057A2F" w:rsidRDefault="00057A2F" w:rsidP="00057A2F"/>
    <w:p w14:paraId="429259BF" w14:textId="77777777" w:rsidR="00057A2F" w:rsidRDefault="00057A2F" w:rsidP="00057A2F"/>
    <w:p w14:paraId="0389D3A0" w14:textId="77777777" w:rsidR="00057A2F" w:rsidRDefault="00057A2F" w:rsidP="00057A2F"/>
    <w:p w14:paraId="59884F6E" w14:textId="77777777" w:rsidR="00057A2F" w:rsidRDefault="00057A2F" w:rsidP="00057A2F"/>
    <w:p w14:paraId="5D5C128A" w14:textId="77777777" w:rsidR="00057A2F" w:rsidRDefault="00057A2F" w:rsidP="00057A2F">
      <w:pPr>
        <w:pStyle w:val="Heading3"/>
      </w:pPr>
      <w:bookmarkStart w:id="1677" w:name="_Toc388618377"/>
      <w:bookmarkStart w:id="1678" w:name="_Toc390091803"/>
      <w:r>
        <w:lastRenderedPageBreak/>
        <w:t>3.4.3 Take Exam</w:t>
      </w:r>
      <w:bookmarkEnd w:id="1677"/>
      <w:bookmarkEnd w:id="167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001085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040215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74B949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9149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5CF57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E4AA0A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E753C7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A9F9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DCAF7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AB0C80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9C78C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7D2D0F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able to choose, and take an exam</w:t>
            </w:r>
          </w:p>
          <w:p w14:paraId="2DA8AAE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questions in the exam, and answer them</w:t>
            </w:r>
          </w:p>
        </w:tc>
      </w:tr>
      <w:tr w:rsidR="00057A2F" w:rsidRPr="005717B9" w14:paraId="0F5429A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F61D77"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ED53A2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525589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EA65D82" wp14:editId="7F5E3A29">
                  <wp:extent cx="4895850" cy="3114675"/>
                  <wp:effectExtent l="19050" t="0" r="0" b="0"/>
                  <wp:docPr id="66" name="Picture 1" descr="C:\Users\melakaa\Desktop\Top Cima\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take exam.png"/>
                          <pic:cNvPicPr>
                            <a:picLocks noChangeAspect="1" noChangeArrowheads="1"/>
                          </pic:cNvPicPr>
                        </pic:nvPicPr>
                        <pic:blipFill>
                          <a:blip r:embed="rId19"/>
                          <a:srcRect/>
                          <a:stretch>
                            <a:fillRect/>
                          </a:stretch>
                        </pic:blipFill>
                        <pic:spPr bwMode="auto">
                          <a:xfrm>
                            <a:off x="0" y="0"/>
                            <a:ext cx="4895850" cy="3114675"/>
                          </a:xfrm>
                          <a:prstGeom prst="rect">
                            <a:avLst/>
                          </a:prstGeom>
                          <a:noFill/>
                          <a:ln w="9525">
                            <a:noFill/>
                            <a:miter lim="800000"/>
                            <a:headEnd/>
                            <a:tailEnd/>
                          </a:ln>
                        </pic:spPr>
                      </pic:pic>
                    </a:graphicData>
                  </a:graphic>
                </wp:inline>
              </w:drawing>
            </w:r>
          </w:p>
          <w:p w14:paraId="54C471F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A756D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CDE1B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759670D" w14:textId="77777777" w:rsidR="00057A2F" w:rsidRPr="005717B9" w:rsidRDefault="00057A2F" w:rsidP="00E17C5A">
            <w:pPr>
              <w:autoSpaceDE w:val="0"/>
              <w:autoSpaceDN w:val="0"/>
              <w:adjustRightInd w:val="0"/>
              <w:spacing w:after="0" w:line="240" w:lineRule="auto"/>
              <w:rPr>
                <w:rFonts w:cstheme="minorHAnsi"/>
                <w:sz w:val="24"/>
                <w:szCs w:val="24"/>
              </w:rPr>
            </w:pPr>
          </w:p>
          <w:p w14:paraId="7BD3265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6E723EB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FDD5A16"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59D5C2D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8A0FC4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2FA72B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D10220F"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1EF7872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19086D49" w14:textId="77777777" w:rsidR="00057A2F" w:rsidRPr="00E2644C" w:rsidRDefault="00057A2F" w:rsidP="00057A2F">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sz w:val="24"/>
                <w:szCs w:val="24"/>
              </w:rPr>
              <w:t>Registered Student will click on the “Take Exam” button to start the exam.</w:t>
            </w:r>
          </w:p>
          <w:p w14:paraId="73555100" w14:textId="77777777" w:rsidR="00057A2F" w:rsidRDefault="00E2644C" w:rsidP="00074EDC">
            <w:pPr>
              <w:pStyle w:val="ListParagraph"/>
              <w:autoSpaceDE w:val="0"/>
              <w:autoSpaceDN w:val="0"/>
              <w:adjustRightInd w:val="0"/>
              <w:spacing w:after="0" w:line="240" w:lineRule="auto"/>
              <w:rPr>
                <w:rFonts w:cstheme="minorHAnsi"/>
                <w:b/>
                <w:color w:val="FF0000"/>
                <w:sz w:val="24"/>
                <w:szCs w:val="24"/>
              </w:rPr>
            </w:pPr>
            <w:r w:rsidRPr="00E2644C">
              <w:rPr>
                <w:rFonts w:cstheme="minorHAnsi"/>
                <w:b/>
                <w:color w:val="FF0000"/>
                <w:sz w:val="24"/>
                <w:szCs w:val="24"/>
              </w:rPr>
              <w:t>(When you say take exams we will need to have two diofferent options available, one random questions and second one on preset papers</w:t>
            </w:r>
            <w:r>
              <w:rPr>
                <w:rFonts w:cstheme="minorHAnsi"/>
                <w:b/>
                <w:color w:val="FF0000"/>
                <w:sz w:val="24"/>
                <w:szCs w:val="24"/>
              </w:rPr>
              <w:t xml:space="preserve">, and how can we manage new students who pays and come and then our own students who get few papers as the part </w:t>
            </w:r>
            <w:r>
              <w:rPr>
                <w:rFonts w:cstheme="minorHAnsi"/>
                <w:b/>
                <w:color w:val="FF0000"/>
                <w:sz w:val="24"/>
                <w:szCs w:val="24"/>
              </w:rPr>
              <w:lastRenderedPageBreak/>
              <w:t>of the course. And when someone pa</w:t>
            </w:r>
            <w:r w:rsidR="00074EDC">
              <w:rPr>
                <w:rFonts w:cstheme="minorHAnsi"/>
                <w:b/>
                <w:color w:val="FF0000"/>
                <w:sz w:val="24"/>
                <w:szCs w:val="24"/>
              </w:rPr>
              <w:t>y how can we allow him to do a paper</w:t>
            </w:r>
            <w:r>
              <w:rPr>
                <w:rFonts w:cstheme="minorHAnsi"/>
                <w:b/>
                <w:color w:val="FF0000"/>
                <w:sz w:val="24"/>
                <w:szCs w:val="24"/>
              </w:rPr>
              <w:t xml:space="preserve"> at any future time with an expiry date.</w:t>
            </w:r>
            <w:r w:rsidR="00074EDC">
              <w:rPr>
                <w:rFonts w:cstheme="minorHAnsi"/>
                <w:b/>
                <w:color w:val="FF0000"/>
                <w:sz w:val="24"/>
                <w:szCs w:val="24"/>
              </w:rPr>
              <w:t xml:space="preserve"> Because some will pay for 5 papers and they may do papers within a period of 6 months or so. We need to show what he gets based on the password, may be if 3 papers are left fro him we need to show the balance three papers, and in mocst cases these will be pre-set papers and not random papers</w:t>
            </w:r>
          </w:p>
          <w:p w14:paraId="2B1151C8" w14:textId="77777777" w:rsidR="006E1A1A" w:rsidRDefault="006E1A1A" w:rsidP="00074EDC">
            <w:pPr>
              <w:pStyle w:val="ListParagraph"/>
              <w:autoSpaceDE w:val="0"/>
              <w:autoSpaceDN w:val="0"/>
              <w:adjustRightInd w:val="0"/>
              <w:spacing w:after="0" w:line="240" w:lineRule="auto"/>
              <w:rPr>
                <w:rFonts w:cstheme="minorHAnsi"/>
                <w:b/>
                <w:color w:val="FF0000"/>
                <w:sz w:val="24"/>
                <w:szCs w:val="24"/>
              </w:rPr>
            </w:pPr>
          </w:p>
          <w:p w14:paraId="527B24F8" w14:textId="77777777" w:rsidR="00DB45ED" w:rsidRDefault="00DB45ED" w:rsidP="00074EDC">
            <w:pPr>
              <w:pStyle w:val="ListParagraph"/>
              <w:autoSpaceDE w:val="0"/>
              <w:autoSpaceDN w:val="0"/>
              <w:adjustRightInd w:val="0"/>
              <w:spacing w:after="0" w:line="240" w:lineRule="auto"/>
              <w:rPr>
                <w:rFonts w:cstheme="minorHAnsi"/>
                <w:b/>
                <w:color w:val="76923C" w:themeColor="accent3" w:themeShade="BF"/>
                <w:sz w:val="24"/>
                <w:szCs w:val="24"/>
              </w:rPr>
            </w:pPr>
          </w:p>
          <w:p w14:paraId="59462A97" w14:textId="77777777" w:rsidR="00DB45ED" w:rsidRPr="0070406E" w:rsidRDefault="00DB45ED" w:rsidP="00074EDC">
            <w:pPr>
              <w:pStyle w:val="ListParagraph"/>
              <w:autoSpaceDE w:val="0"/>
              <w:autoSpaceDN w:val="0"/>
              <w:adjustRightInd w:val="0"/>
              <w:spacing w:after="0" w:line="240" w:lineRule="auto"/>
              <w:rPr>
                <w:rFonts w:cstheme="minorHAnsi"/>
                <w:b/>
                <w:color w:val="548DD4" w:themeColor="text2" w:themeTint="99"/>
                <w:sz w:val="24"/>
                <w:szCs w:val="24"/>
              </w:rPr>
            </w:pPr>
            <w:r w:rsidRPr="0070406E">
              <w:rPr>
                <w:rFonts w:cstheme="minorHAnsi"/>
                <w:b/>
                <w:color w:val="548DD4" w:themeColor="text2" w:themeTint="99"/>
                <w:sz w:val="24"/>
                <w:szCs w:val="24"/>
              </w:rPr>
              <w:t>As discussed, we will keep the option when creating the question papers,  to hold the type when they are added.</w:t>
            </w:r>
          </w:p>
          <w:p w14:paraId="73DCBD4B" w14:textId="77777777" w:rsidR="005F29AD" w:rsidRDefault="005F29AD" w:rsidP="00074EDC">
            <w:pPr>
              <w:pStyle w:val="ListParagraph"/>
              <w:autoSpaceDE w:val="0"/>
              <w:autoSpaceDN w:val="0"/>
              <w:adjustRightInd w:val="0"/>
              <w:spacing w:after="0" w:line="240" w:lineRule="auto"/>
              <w:rPr>
                <w:rFonts w:cstheme="minorHAnsi"/>
                <w:b/>
                <w:color w:val="E36C0A" w:themeColor="accent6" w:themeShade="BF"/>
                <w:sz w:val="24"/>
                <w:szCs w:val="24"/>
              </w:rPr>
            </w:pPr>
          </w:p>
          <w:p w14:paraId="7656C94C" w14:textId="77777777" w:rsidR="005F29AD" w:rsidRPr="005F29AD" w:rsidRDefault="0070406E" w:rsidP="005F29AD">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5F29AD" w:rsidRPr="0070406E">
              <w:rPr>
                <w:rFonts w:cstheme="minorHAnsi"/>
                <w:b/>
                <w:color w:val="548DD4" w:themeColor="text2" w:themeTint="99"/>
                <w:sz w:val="24"/>
                <w:szCs w:val="24"/>
              </w:rPr>
              <w:t>3.11.2</w:t>
            </w:r>
          </w:p>
        </w:tc>
      </w:tr>
      <w:tr w:rsidR="00057A2F" w:rsidRPr="005717B9" w14:paraId="0C8EE84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063C8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84C68B3"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66595F3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DA67FB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77DAAC7"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B0D695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AA50ED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72A69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66CE5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4185F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37287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61B791F" w14:textId="77777777" w:rsidR="00057A2F" w:rsidRDefault="00057A2F" w:rsidP="00057A2F"/>
    <w:p w14:paraId="370244BF" w14:textId="77777777" w:rsidR="00057A2F" w:rsidRDefault="00057A2F" w:rsidP="00057A2F"/>
    <w:p w14:paraId="6D142CD9" w14:textId="77777777" w:rsidR="00A144A6" w:rsidRDefault="00A144A6" w:rsidP="00057A2F"/>
    <w:p w14:paraId="3A097C64" w14:textId="77777777" w:rsidR="00A144A6" w:rsidRDefault="00A144A6" w:rsidP="00057A2F"/>
    <w:p w14:paraId="18F5D00A" w14:textId="77777777" w:rsidR="00A144A6" w:rsidRDefault="00A144A6" w:rsidP="00057A2F"/>
    <w:p w14:paraId="293ABC97" w14:textId="77777777" w:rsidR="00A144A6" w:rsidRDefault="00A144A6" w:rsidP="00057A2F"/>
    <w:p w14:paraId="4D61C618" w14:textId="77777777" w:rsidR="00A144A6" w:rsidRDefault="00A144A6" w:rsidP="00057A2F"/>
    <w:p w14:paraId="3AF96D5F" w14:textId="77777777" w:rsidR="00A144A6" w:rsidRDefault="00A144A6" w:rsidP="00057A2F"/>
    <w:p w14:paraId="0DE5A982" w14:textId="77777777" w:rsidR="00A144A6" w:rsidRDefault="00A144A6" w:rsidP="00057A2F"/>
    <w:p w14:paraId="3EA4AB74" w14:textId="77777777" w:rsidR="00057A2F" w:rsidRDefault="00057A2F" w:rsidP="00057A2F"/>
    <w:p w14:paraId="4E526911" w14:textId="77777777" w:rsidR="00057A2F" w:rsidRDefault="00057A2F" w:rsidP="00057A2F"/>
    <w:p w14:paraId="4A95888B" w14:textId="77777777" w:rsidR="00057A2F" w:rsidRDefault="00057A2F" w:rsidP="00057A2F"/>
    <w:p w14:paraId="65A40E64" w14:textId="77777777" w:rsidR="00057A2F" w:rsidRDefault="00057A2F" w:rsidP="00057A2F"/>
    <w:p w14:paraId="61C9009F" w14:textId="77777777" w:rsidR="00057A2F" w:rsidRDefault="00057A2F" w:rsidP="00057A2F">
      <w:pPr>
        <w:pStyle w:val="Heading3"/>
        <w:rPr>
          <w:color w:val="FF0000"/>
        </w:rPr>
      </w:pPr>
      <w:bookmarkStart w:id="1679" w:name="_Toc388618378"/>
      <w:bookmarkStart w:id="1680" w:name="_Toc390091804"/>
      <w:r>
        <w:lastRenderedPageBreak/>
        <w:t>3.4.4 Questions with single answers</w:t>
      </w:r>
      <w:bookmarkEnd w:id="1679"/>
      <w:r w:rsidR="00335946" w:rsidRPr="00335946">
        <w:rPr>
          <w:color w:val="FF0000"/>
        </w:rPr>
        <w:t>(Before this there should be a screen to see when the paper is selected, with the details such as this paper is 111 and then time allowed, nujmebr of questions and other standard instructions to take papers</w:t>
      </w:r>
      <w:bookmarkEnd w:id="1680"/>
    </w:p>
    <w:p w14:paraId="7729BBFC" w14:textId="77777777" w:rsidR="0070406E" w:rsidRDefault="0070406E" w:rsidP="00EB135D">
      <w:pPr>
        <w:autoSpaceDE w:val="0"/>
        <w:autoSpaceDN w:val="0"/>
        <w:adjustRightInd w:val="0"/>
        <w:rPr>
          <w:rFonts w:cstheme="minorHAnsi"/>
          <w:b/>
          <w:bCs/>
          <w:color w:val="E36C0A" w:themeColor="accent6" w:themeShade="BF"/>
          <w:sz w:val="24"/>
          <w:szCs w:val="24"/>
        </w:rPr>
      </w:pPr>
    </w:p>
    <w:p w14:paraId="171DA5CA" w14:textId="77777777" w:rsidR="009E4B11" w:rsidRPr="00EB135D" w:rsidRDefault="0070406E" w:rsidP="00EB135D">
      <w:pPr>
        <w:autoSpaceDE w:val="0"/>
        <w:autoSpaceDN w:val="0"/>
        <w:adjustRightInd w:val="0"/>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EB135D" w:rsidRPr="0070406E">
        <w:rPr>
          <w:rFonts w:cstheme="minorHAnsi"/>
          <w:b/>
          <w:color w:val="548DD4" w:themeColor="text2" w:themeTint="99"/>
          <w:sz w:val="24"/>
          <w:szCs w:val="24"/>
        </w:rPr>
        <w:t>3.11.9</w:t>
      </w:r>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236D42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76DF7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0CDD6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3A25A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665930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C5F43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9F2C89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C766EE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68A7D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249EB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068E1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084FF0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14:paraId="5937F1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one correct answer option</w:t>
            </w:r>
          </w:p>
        </w:tc>
      </w:tr>
      <w:tr w:rsidR="00057A2F" w:rsidRPr="005717B9" w14:paraId="6D6160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E1CFC9" w14:textId="77777777"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t>User Interface:</w:t>
            </w:r>
            <w:r w:rsidR="00335946" w:rsidRPr="00335946">
              <w:rPr>
                <w:rFonts w:cstheme="minorHAnsi"/>
                <w:b/>
                <w:bCs/>
                <w:color w:val="FF0000"/>
                <w:sz w:val="24"/>
                <w:szCs w:val="24"/>
              </w:rPr>
              <w:t xml:space="preserve"> (See whether timer location is right as it has to be for the entire paper and internally calculated for each question)</w:t>
            </w:r>
          </w:p>
          <w:p w14:paraId="09ED50BA" w14:textId="77777777" w:rsidR="00EE2929" w:rsidRDefault="00EE2929" w:rsidP="00E17C5A">
            <w:pPr>
              <w:autoSpaceDE w:val="0"/>
              <w:autoSpaceDN w:val="0"/>
              <w:adjustRightInd w:val="0"/>
              <w:spacing w:after="0" w:line="240" w:lineRule="auto"/>
              <w:rPr>
                <w:rFonts w:cstheme="minorHAnsi"/>
                <w:b/>
                <w:bCs/>
                <w:color w:val="FF0000"/>
                <w:sz w:val="24"/>
                <w:szCs w:val="24"/>
              </w:rPr>
            </w:pPr>
          </w:p>
          <w:p w14:paraId="703EA90A" w14:textId="77777777" w:rsidR="00E421F9" w:rsidRPr="0070406E" w:rsidRDefault="0070406E" w:rsidP="00E17C5A">
            <w:pPr>
              <w:autoSpaceDE w:val="0"/>
              <w:autoSpaceDN w:val="0"/>
              <w:adjustRightInd w:val="0"/>
              <w:spacing w:after="0" w:line="240" w:lineRule="auto"/>
              <w:rPr>
                <w:rFonts w:cstheme="minorHAnsi"/>
                <w:b/>
                <w:bCs/>
                <w:color w:val="548DD4" w:themeColor="text2" w:themeTint="99"/>
                <w:sz w:val="24"/>
                <w:szCs w:val="24"/>
              </w:rPr>
            </w:pPr>
            <w:r w:rsidRPr="0070406E">
              <w:rPr>
                <w:rFonts w:cstheme="minorHAnsi"/>
                <w:b/>
                <w:bCs/>
                <w:color w:val="548DD4" w:themeColor="text2" w:themeTint="99"/>
                <w:sz w:val="24"/>
                <w:szCs w:val="24"/>
              </w:rPr>
              <w:t>Agreed to proceed with the proposed solution</w:t>
            </w:r>
          </w:p>
          <w:p w14:paraId="2EE7CAB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D5784B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CEA3380" wp14:editId="1FC6920A">
                  <wp:extent cx="4529619" cy="3149908"/>
                  <wp:effectExtent l="0" t="0" r="0" b="0"/>
                  <wp:docPr id="69" name="Picture 27" descr="C:\Users\melakaa\Desktop\Top Cima\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single answer question.png"/>
                          <pic:cNvPicPr>
                            <a:picLocks noChangeAspect="1" noChangeArrowheads="1"/>
                          </pic:cNvPicPr>
                        </pic:nvPicPr>
                        <pic:blipFill>
                          <a:blip r:embed="rId20"/>
                          <a:srcRect/>
                          <a:stretch>
                            <a:fillRect/>
                          </a:stretch>
                        </pic:blipFill>
                        <pic:spPr bwMode="auto">
                          <a:xfrm>
                            <a:off x="0" y="0"/>
                            <a:ext cx="4530106" cy="3150247"/>
                          </a:xfrm>
                          <a:prstGeom prst="rect">
                            <a:avLst/>
                          </a:prstGeom>
                          <a:noFill/>
                          <a:ln w="9525">
                            <a:noFill/>
                            <a:miter lim="800000"/>
                            <a:headEnd/>
                            <a:tailEnd/>
                          </a:ln>
                        </pic:spPr>
                      </pic:pic>
                    </a:graphicData>
                  </a:graphic>
                </wp:inline>
              </w:drawing>
            </w:r>
          </w:p>
          <w:p w14:paraId="718A9ACB"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C977C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CB401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F674F75" w14:textId="77777777" w:rsidR="00057A2F" w:rsidRPr="005717B9" w:rsidRDefault="00057A2F" w:rsidP="00E17C5A">
            <w:pPr>
              <w:autoSpaceDE w:val="0"/>
              <w:autoSpaceDN w:val="0"/>
              <w:adjustRightInd w:val="0"/>
              <w:spacing w:after="0" w:line="240" w:lineRule="auto"/>
              <w:rPr>
                <w:rFonts w:cstheme="minorHAnsi"/>
                <w:sz w:val="24"/>
                <w:szCs w:val="24"/>
              </w:rPr>
            </w:pPr>
          </w:p>
          <w:p w14:paraId="49601AD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06F1793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8C378FC"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E05451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B398D8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9F84B97"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be directed to the page showing the single view of each exam</w:t>
            </w:r>
          </w:p>
          <w:p w14:paraId="2578B2E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22731F1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357D1F9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C3169A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single answer question, the registered Student will be shown the question along with multiple answers, where only one is correct.</w:t>
            </w:r>
          </w:p>
          <w:p w14:paraId="2EADF87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 by clicking on the radio button next to it</w:t>
            </w:r>
          </w:p>
          <w:p w14:paraId="6320CE4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D2438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92DF0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F820DD7"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B59E13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221312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E686868"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67A4E8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E20FF5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A62E4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F4967D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4EF10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F17A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24AA87F" w14:textId="77777777" w:rsidR="00057A2F" w:rsidRDefault="00057A2F" w:rsidP="00057A2F"/>
    <w:p w14:paraId="052EAFD6" w14:textId="77777777" w:rsidR="00057A2F" w:rsidRDefault="00057A2F" w:rsidP="00057A2F"/>
    <w:p w14:paraId="6B1C51D9" w14:textId="77777777" w:rsidR="00057A2F" w:rsidRDefault="00057A2F" w:rsidP="00057A2F"/>
    <w:p w14:paraId="387CF001" w14:textId="77777777" w:rsidR="00057A2F" w:rsidRDefault="00057A2F" w:rsidP="00057A2F"/>
    <w:p w14:paraId="2C101C93" w14:textId="77777777" w:rsidR="00A144A6" w:rsidRDefault="00A144A6" w:rsidP="00057A2F"/>
    <w:p w14:paraId="0124EE73" w14:textId="77777777" w:rsidR="00A144A6" w:rsidRDefault="00A144A6" w:rsidP="00057A2F"/>
    <w:p w14:paraId="00DC6A5A" w14:textId="77777777" w:rsidR="00A144A6" w:rsidRDefault="00A144A6" w:rsidP="00057A2F"/>
    <w:p w14:paraId="22E8B77F" w14:textId="77777777" w:rsidR="00A144A6" w:rsidRDefault="00A144A6" w:rsidP="00057A2F"/>
    <w:p w14:paraId="54D435F9" w14:textId="77777777" w:rsidR="00A144A6" w:rsidRDefault="00A144A6" w:rsidP="00057A2F"/>
    <w:p w14:paraId="6C2770CD" w14:textId="77777777" w:rsidR="00A144A6" w:rsidRDefault="00A144A6" w:rsidP="00057A2F"/>
    <w:p w14:paraId="401F5AD0" w14:textId="77777777" w:rsidR="00057A2F" w:rsidRDefault="00057A2F" w:rsidP="00057A2F"/>
    <w:p w14:paraId="0DEBBE99" w14:textId="77777777" w:rsidR="00057A2F" w:rsidRDefault="00057A2F" w:rsidP="00057A2F"/>
    <w:p w14:paraId="27FBAFAD" w14:textId="77777777" w:rsidR="00057A2F" w:rsidRDefault="00057A2F" w:rsidP="00057A2F"/>
    <w:p w14:paraId="7D8F4D3F" w14:textId="77777777" w:rsidR="00057A2F" w:rsidRDefault="00057A2F" w:rsidP="00057A2F"/>
    <w:p w14:paraId="7D935C13" w14:textId="77777777" w:rsidR="00335946" w:rsidRDefault="00335946" w:rsidP="00057A2F">
      <w:pPr>
        <w:pStyle w:val="Heading3"/>
      </w:pPr>
      <w:bookmarkStart w:id="1681" w:name="_Toc388618379"/>
    </w:p>
    <w:p w14:paraId="19403E37" w14:textId="77777777" w:rsidR="00057A2F" w:rsidRDefault="00057A2F" w:rsidP="00057A2F">
      <w:pPr>
        <w:pStyle w:val="Heading3"/>
      </w:pPr>
      <w:bookmarkStart w:id="1682" w:name="_Toc390091805"/>
      <w:r>
        <w:lastRenderedPageBreak/>
        <w:t>3.4.5 Multiple Answer Questions</w:t>
      </w:r>
      <w:bookmarkEnd w:id="1681"/>
      <w:bookmarkEnd w:id="1682"/>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731AA2" w:rsidRPr="005717B9" w14:paraId="11299002"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9F7A74" w14:textId="77777777"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731AA2" w:rsidRPr="005717B9" w14:paraId="73F980FE"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86445E" w14:textId="77777777"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1D46165D"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5D68EF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5338039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14:paraId="26EE41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multiple correct answer options</w:t>
            </w:r>
          </w:p>
        </w:tc>
      </w:tr>
      <w:tr w:rsidR="00057A2F" w:rsidRPr="005717B9" w14:paraId="00D6FC97"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4D4B32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EEA5A1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F8F7D5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FDD49A0" wp14:editId="075E3740">
                  <wp:extent cx="4972050" cy="3457575"/>
                  <wp:effectExtent l="19050" t="0" r="0" b="0"/>
                  <wp:docPr id="72" name="Picture 28" descr="C:\Users\melakaa\Desktop\Top Cima\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multiple answer question.png"/>
                          <pic:cNvPicPr>
                            <a:picLocks noChangeAspect="1" noChangeArrowheads="1"/>
                          </pic:cNvPicPr>
                        </pic:nvPicPr>
                        <pic:blipFill>
                          <a:blip r:embed="rId21"/>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4EC89A5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A3D8125"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2A4EAA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BCB9CB5" w14:textId="77777777" w:rsidR="00057A2F" w:rsidRPr="005717B9" w:rsidRDefault="00057A2F" w:rsidP="00E17C5A">
            <w:pPr>
              <w:autoSpaceDE w:val="0"/>
              <w:autoSpaceDN w:val="0"/>
              <w:adjustRightInd w:val="0"/>
              <w:spacing w:after="0" w:line="240" w:lineRule="auto"/>
              <w:rPr>
                <w:rFonts w:cstheme="minorHAnsi"/>
                <w:sz w:val="24"/>
                <w:szCs w:val="24"/>
              </w:rPr>
            </w:pPr>
          </w:p>
          <w:p w14:paraId="6D4790F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6D920D7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71B095D"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342EFC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9F4971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7754BD8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8F8883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418D7BA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BCE2DF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5FC6CE5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multiple answer question, the registered Student will be shown the question along with multiple answers, where there are many correct answers.</w:t>
            </w:r>
          </w:p>
          <w:p w14:paraId="68E80AC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the correct answers by clicking on the check box next to each correct answer</w:t>
            </w:r>
          </w:p>
          <w:p w14:paraId="28F215D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FA675A3"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4905BA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11A09FD"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EFDF858"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2CFBB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8C29592"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BF0CAF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1416DE"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FFBD23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ABD813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BDEFE84"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4BE19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4D6D49D" w14:textId="77777777" w:rsidR="00057A2F" w:rsidRPr="00B41EC5" w:rsidRDefault="00057A2F" w:rsidP="00057A2F"/>
    <w:p w14:paraId="60A74986" w14:textId="77777777" w:rsidR="00057A2F" w:rsidRDefault="00057A2F" w:rsidP="00057A2F"/>
    <w:p w14:paraId="0CBC8641" w14:textId="77777777" w:rsidR="00057A2F" w:rsidRDefault="00057A2F" w:rsidP="00057A2F"/>
    <w:p w14:paraId="377726A8" w14:textId="77777777" w:rsidR="00057A2F" w:rsidRDefault="00057A2F" w:rsidP="00057A2F"/>
    <w:p w14:paraId="7112D9F6" w14:textId="77777777" w:rsidR="00057A2F" w:rsidRDefault="00057A2F" w:rsidP="00057A2F"/>
    <w:p w14:paraId="7B40B7E3" w14:textId="77777777" w:rsidR="00057A2F" w:rsidRDefault="00057A2F" w:rsidP="00057A2F"/>
    <w:p w14:paraId="7CDB73AD" w14:textId="77777777" w:rsidR="00057A2F" w:rsidRDefault="00057A2F" w:rsidP="00057A2F"/>
    <w:p w14:paraId="09F1A990" w14:textId="77777777" w:rsidR="00057A2F" w:rsidRDefault="00057A2F" w:rsidP="00057A2F"/>
    <w:p w14:paraId="1702BA94" w14:textId="77777777" w:rsidR="00057A2F" w:rsidRDefault="00057A2F" w:rsidP="00057A2F"/>
    <w:p w14:paraId="5EBC7B42" w14:textId="77777777" w:rsidR="00057A2F" w:rsidRDefault="00057A2F" w:rsidP="00057A2F"/>
    <w:p w14:paraId="7FD1755B" w14:textId="77777777" w:rsidR="00057A2F" w:rsidRDefault="00057A2F" w:rsidP="00057A2F"/>
    <w:p w14:paraId="219010DB" w14:textId="77777777" w:rsidR="00057A2F" w:rsidRDefault="00057A2F" w:rsidP="00057A2F"/>
    <w:p w14:paraId="2EE37182" w14:textId="77777777" w:rsidR="00057A2F" w:rsidRDefault="00057A2F" w:rsidP="00057A2F"/>
    <w:p w14:paraId="66865ACC" w14:textId="77777777" w:rsidR="00057A2F" w:rsidRDefault="00057A2F" w:rsidP="00057A2F"/>
    <w:p w14:paraId="4B562464" w14:textId="77777777" w:rsidR="00057A2F" w:rsidRDefault="00057A2F" w:rsidP="00057A2F"/>
    <w:p w14:paraId="42BEF9D4" w14:textId="77777777" w:rsidR="00057A2F" w:rsidRDefault="00057A2F" w:rsidP="00057A2F"/>
    <w:p w14:paraId="33830A44" w14:textId="77777777" w:rsidR="00057A2F" w:rsidRDefault="00057A2F" w:rsidP="00057A2F"/>
    <w:p w14:paraId="452D9AC9" w14:textId="77777777" w:rsidR="00057A2F" w:rsidRDefault="00057A2F" w:rsidP="00057A2F"/>
    <w:p w14:paraId="0197E0D3" w14:textId="77777777" w:rsidR="00057A2F" w:rsidRDefault="00057A2F" w:rsidP="00057A2F">
      <w:pPr>
        <w:pStyle w:val="Heading3"/>
      </w:pPr>
      <w:bookmarkStart w:id="1683" w:name="_Toc388618380"/>
      <w:bookmarkStart w:id="1684" w:name="_Toc390091806"/>
      <w:r>
        <w:lastRenderedPageBreak/>
        <w:t>3.4.6 Short Written Answer Questions</w:t>
      </w:r>
      <w:bookmarkEnd w:id="1683"/>
      <w:bookmarkEnd w:id="168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287122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A989CE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BC8F2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702C23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FE0A1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790367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D8C23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CF69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9FF367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EC791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A00CD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319E29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short written answers</w:t>
            </w:r>
          </w:p>
          <w:p w14:paraId="031745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write the answer for the question in the space provided</w:t>
            </w:r>
          </w:p>
        </w:tc>
      </w:tr>
      <w:tr w:rsidR="00057A2F" w:rsidRPr="005717B9" w14:paraId="362B905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2B3D0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AD167CC" w14:textId="77777777" w:rsidR="00057A2F" w:rsidRDefault="00335946" w:rsidP="00E17C5A">
            <w:pPr>
              <w:autoSpaceDE w:val="0"/>
              <w:autoSpaceDN w:val="0"/>
              <w:adjustRightInd w:val="0"/>
              <w:spacing w:after="0" w:line="240" w:lineRule="auto"/>
              <w:rPr>
                <w:rFonts w:cstheme="minorHAnsi"/>
                <w:b/>
                <w:bCs/>
                <w:color w:val="FF0000"/>
                <w:sz w:val="24"/>
                <w:szCs w:val="24"/>
              </w:rPr>
            </w:pPr>
            <w:r w:rsidRPr="00335946">
              <w:rPr>
                <w:rFonts w:cstheme="minorHAnsi"/>
                <w:b/>
                <w:bCs/>
                <w:color w:val="FF0000"/>
                <w:sz w:val="24"/>
                <w:szCs w:val="24"/>
              </w:rPr>
              <w:t>(Student will need to have the function to go to any selected question number from the screen by way of selecting a question from the bull down menu of question numbers)</w:t>
            </w:r>
          </w:p>
          <w:p w14:paraId="5E87DBAB" w14:textId="77777777" w:rsidR="00B32311" w:rsidRDefault="00B32311" w:rsidP="00E17C5A">
            <w:pPr>
              <w:autoSpaceDE w:val="0"/>
              <w:autoSpaceDN w:val="0"/>
              <w:adjustRightInd w:val="0"/>
              <w:spacing w:after="0" w:line="240" w:lineRule="auto"/>
              <w:rPr>
                <w:rFonts w:cstheme="minorHAnsi"/>
                <w:b/>
                <w:bCs/>
                <w:color w:val="FF0000"/>
                <w:sz w:val="24"/>
                <w:szCs w:val="24"/>
              </w:rPr>
            </w:pPr>
          </w:p>
          <w:p w14:paraId="1D0311CE" w14:textId="77777777" w:rsidR="00760CC8" w:rsidRPr="0070406E" w:rsidRDefault="0070406E" w:rsidP="00866A06">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866A06" w:rsidRPr="0070406E">
              <w:rPr>
                <w:rFonts w:cstheme="minorHAnsi"/>
                <w:b/>
                <w:color w:val="548DD4" w:themeColor="text2" w:themeTint="99"/>
                <w:sz w:val="24"/>
                <w:szCs w:val="24"/>
              </w:rPr>
              <w:t>3.11.10</w:t>
            </w:r>
          </w:p>
          <w:p w14:paraId="19CEC7C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47A4799" wp14:editId="22199F03">
                  <wp:extent cx="4972050" cy="3457575"/>
                  <wp:effectExtent l="19050" t="0" r="0" b="0"/>
                  <wp:docPr id="74" name="Picture 29" descr="C:\Users\melakaa\Desktop\Top Cima\short written answer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short written answer questions.png"/>
                          <pic:cNvPicPr>
                            <a:picLocks noChangeAspect="1" noChangeArrowheads="1"/>
                          </pic:cNvPicPr>
                        </pic:nvPicPr>
                        <pic:blipFill>
                          <a:blip r:embed="rId2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2CD3031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67382AE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4CDF1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016BFB5" w14:textId="77777777" w:rsidR="00057A2F" w:rsidRPr="005717B9" w:rsidRDefault="00057A2F" w:rsidP="00E17C5A">
            <w:pPr>
              <w:autoSpaceDE w:val="0"/>
              <w:autoSpaceDN w:val="0"/>
              <w:adjustRightInd w:val="0"/>
              <w:spacing w:after="0" w:line="240" w:lineRule="auto"/>
              <w:rPr>
                <w:rFonts w:cstheme="minorHAnsi"/>
                <w:sz w:val="24"/>
                <w:szCs w:val="24"/>
              </w:rPr>
            </w:pPr>
          </w:p>
          <w:p w14:paraId="63C55A7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252D8884"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EDAE347"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E4E04E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21E807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4732FC5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A078EC5"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5EFCC40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14:paraId="21F91DA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6CF46D9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short written answer question, the registered Student will be shown the question along with a text box for him to enter the correct answer for the question.</w:t>
            </w:r>
          </w:p>
          <w:p w14:paraId="781CD10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enter the correct answer in the text box provided.</w:t>
            </w:r>
          </w:p>
          <w:p w14:paraId="048B188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81144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D2236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8A3FCB5"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62275B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30A855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5A8F866"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E4E2C9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E14D9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80530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AFD2F8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1B545F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DDA2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24B0801" w14:textId="77777777" w:rsidR="00057A2F" w:rsidRDefault="00057A2F" w:rsidP="00057A2F"/>
    <w:p w14:paraId="637EC2F6" w14:textId="77777777" w:rsidR="00057A2F" w:rsidRDefault="00057A2F" w:rsidP="00057A2F"/>
    <w:p w14:paraId="110A44D7" w14:textId="77777777" w:rsidR="00057A2F" w:rsidRDefault="00057A2F" w:rsidP="00057A2F"/>
    <w:p w14:paraId="51FFAE0B" w14:textId="77777777" w:rsidR="00057A2F" w:rsidRDefault="00057A2F" w:rsidP="00057A2F"/>
    <w:p w14:paraId="58C4AFD7" w14:textId="77777777" w:rsidR="00057A2F" w:rsidRDefault="00057A2F" w:rsidP="00057A2F"/>
    <w:p w14:paraId="0C9AAEC3" w14:textId="77777777" w:rsidR="00057A2F" w:rsidRDefault="00057A2F" w:rsidP="00057A2F"/>
    <w:p w14:paraId="252F38A5" w14:textId="77777777" w:rsidR="00057A2F" w:rsidRDefault="00057A2F" w:rsidP="00057A2F"/>
    <w:p w14:paraId="1F9CE890" w14:textId="77777777" w:rsidR="00057A2F" w:rsidRDefault="00057A2F" w:rsidP="00057A2F"/>
    <w:p w14:paraId="61928EE3" w14:textId="77777777" w:rsidR="00057A2F" w:rsidRDefault="00057A2F" w:rsidP="00057A2F"/>
    <w:p w14:paraId="4E808B9B" w14:textId="77777777" w:rsidR="00057A2F" w:rsidRDefault="00057A2F" w:rsidP="00057A2F"/>
    <w:p w14:paraId="34789DCA" w14:textId="77777777" w:rsidR="00057A2F" w:rsidRDefault="00057A2F" w:rsidP="00057A2F"/>
    <w:p w14:paraId="124A181E" w14:textId="77777777" w:rsidR="00057A2F" w:rsidRDefault="00057A2F" w:rsidP="00057A2F"/>
    <w:p w14:paraId="3F8BE02F" w14:textId="77777777" w:rsidR="00057A2F" w:rsidRDefault="00057A2F" w:rsidP="00057A2F"/>
    <w:p w14:paraId="74244822" w14:textId="77777777" w:rsidR="00057A2F" w:rsidRDefault="00057A2F" w:rsidP="00057A2F"/>
    <w:p w14:paraId="2EF0311F" w14:textId="77777777" w:rsidR="000C6BE6" w:rsidRDefault="000C6BE6" w:rsidP="00057A2F"/>
    <w:p w14:paraId="4F9933F9" w14:textId="77777777" w:rsidR="00057A2F" w:rsidRDefault="00057A2F" w:rsidP="00057A2F">
      <w:pPr>
        <w:pStyle w:val="Heading3"/>
      </w:pPr>
    </w:p>
    <w:p w14:paraId="436BBCC3" w14:textId="77777777" w:rsidR="00057A2F" w:rsidRDefault="00057A2F" w:rsidP="00057A2F">
      <w:pPr>
        <w:pStyle w:val="Heading3"/>
      </w:pPr>
      <w:bookmarkStart w:id="1685" w:name="_Toc388618381"/>
      <w:bookmarkStart w:id="1686" w:name="_Toc390091807"/>
      <w:r>
        <w:lastRenderedPageBreak/>
        <w:t>3.4.7 Drag and Drop Answers Type A Questions</w:t>
      </w:r>
      <w:bookmarkEnd w:id="1685"/>
      <w:bookmarkEnd w:id="168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B913A0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7354E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31126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0B011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53659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0BC4F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A435A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D6D3FF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33BE3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EDFD0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ABC5E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59D3EE2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drag and drop answers</w:t>
            </w:r>
          </w:p>
          <w:p w14:paraId="32645A0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14:paraId="034BF79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3BBF67"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E2ADB1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D23C0D3"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BF5F52E" wp14:editId="35CBBD4E">
                  <wp:extent cx="4972050" cy="3457575"/>
                  <wp:effectExtent l="19050" t="0" r="0" b="0"/>
                  <wp:docPr id="76" name="Picture 20" descr="C:\Users\melakaa\Desktop\Top Cima\drag and drop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kaa\Desktop\Top Cima\drag and drop questions.png"/>
                          <pic:cNvPicPr>
                            <a:picLocks noChangeAspect="1" noChangeArrowheads="1"/>
                          </pic:cNvPicPr>
                        </pic:nvPicPr>
                        <pic:blipFill>
                          <a:blip r:embed="rId23"/>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2FA90C5C"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2F454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674C3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9E33EA2" w14:textId="77777777" w:rsidR="00057A2F" w:rsidRPr="005717B9" w:rsidRDefault="00057A2F" w:rsidP="00E17C5A">
            <w:pPr>
              <w:autoSpaceDE w:val="0"/>
              <w:autoSpaceDN w:val="0"/>
              <w:adjustRightInd w:val="0"/>
              <w:spacing w:after="0" w:line="240" w:lineRule="auto"/>
              <w:rPr>
                <w:rFonts w:cstheme="minorHAnsi"/>
                <w:sz w:val="24"/>
                <w:szCs w:val="24"/>
              </w:rPr>
            </w:pPr>
          </w:p>
          <w:p w14:paraId="7DE6B23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1650520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268CE03"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9B4044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A152B0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920827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F39B752"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343A7F1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432A2E9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444AD25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w:t>
            </w:r>
            <w:r>
              <w:rPr>
                <w:rFonts w:cstheme="minorHAnsi"/>
                <w:sz w:val="24"/>
                <w:szCs w:val="24"/>
              </w:rPr>
              <w:lastRenderedPageBreak/>
              <w:t xml:space="preserve">filled with a answer option. </w:t>
            </w:r>
          </w:p>
          <w:p w14:paraId="0573376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shown in a separate column next to the dropping areas.</w:t>
            </w:r>
          </w:p>
          <w:p w14:paraId="302068C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next to the correct question option.</w:t>
            </w:r>
          </w:p>
          <w:p w14:paraId="6661047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B6B5C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6B7EF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0F376CB"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7211D2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C67CE4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561A90C"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E9F2C18"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9FDAB7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CB54A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37BA8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FF3F9F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A805D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DCA61A8" w14:textId="77777777" w:rsidR="00057A2F" w:rsidRPr="00B41EC5" w:rsidRDefault="00057A2F" w:rsidP="00057A2F"/>
    <w:p w14:paraId="081168D0" w14:textId="77777777" w:rsidR="00057A2F" w:rsidRDefault="00057A2F" w:rsidP="00057A2F">
      <w:pPr>
        <w:pStyle w:val="Heading3"/>
      </w:pPr>
    </w:p>
    <w:p w14:paraId="1EEEB3EE" w14:textId="77777777" w:rsidR="00057A2F" w:rsidRDefault="00057A2F" w:rsidP="00057A2F">
      <w:pPr>
        <w:pStyle w:val="Heading3"/>
      </w:pPr>
    </w:p>
    <w:p w14:paraId="4679660F" w14:textId="77777777" w:rsidR="00057A2F" w:rsidRDefault="00057A2F" w:rsidP="00057A2F">
      <w:pPr>
        <w:pStyle w:val="Heading3"/>
      </w:pPr>
    </w:p>
    <w:p w14:paraId="3A4D3AEC" w14:textId="77777777" w:rsidR="00057A2F" w:rsidRDefault="00057A2F" w:rsidP="00057A2F">
      <w:pPr>
        <w:pStyle w:val="Heading3"/>
      </w:pPr>
    </w:p>
    <w:p w14:paraId="3FDA31AC" w14:textId="77777777" w:rsidR="00057A2F" w:rsidRDefault="00057A2F" w:rsidP="00057A2F">
      <w:pPr>
        <w:pStyle w:val="Heading3"/>
      </w:pPr>
    </w:p>
    <w:p w14:paraId="30B06755" w14:textId="77777777" w:rsidR="00057A2F" w:rsidRDefault="00057A2F" w:rsidP="00057A2F">
      <w:pPr>
        <w:pStyle w:val="Heading3"/>
      </w:pPr>
    </w:p>
    <w:p w14:paraId="7A78E52B" w14:textId="77777777" w:rsidR="00057A2F" w:rsidRDefault="00057A2F" w:rsidP="00057A2F">
      <w:pPr>
        <w:pStyle w:val="Heading3"/>
      </w:pPr>
    </w:p>
    <w:p w14:paraId="0AFC92CB" w14:textId="77777777" w:rsidR="00057A2F" w:rsidRDefault="00057A2F" w:rsidP="00057A2F">
      <w:pPr>
        <w:pStyle w:val="Heading3"/>
      </w:pPr>
    </w:p>
    <w:p w14:paraId="16982614" w14:textId="77777777" w:rsidR="00057A2F" w:rsidRDefault="00057A2F" w:rsidP="00057A2F">
      <w:pPr>
        <w:pStyle w:val="Heading3"/>
      </w:pPr>
    </w:p>
    <w:p w14:paraId="65F986CF" w14:textId="77777777" w:rsidR="00057A2F" w:rsidRDefault="00057A2F" w:rsidP="00057A2F">
      <w:pPr>
        <w:pStyle w:val="Heading3"/>
      </w:pPr>
    </w:p>
    <w:p w14:paraId="30B5A039" w14:textId="77777777" w:rsidR="00057A2F" w:rsidRDefault="00057A2F" w:rsidP="00057A2F">
      <w:pPr>
        <w:pStyle w:val="Heading3"/>
      </w:pPr>
    </w:p>
    <w:p w14:paraId="42D06933" w14:textId="77777777" w:rsidR="00057A2F" w:rsidRDefault="00057A2F" w:rsidP="00057A2F">
      <w:pPr>
        <w:pStyle w:val="Heading3"/>
      </w:pPr>
    </w:p>
    <w:p w14:paraId="50608FBC" w14:textId="77777777" w:rsidR="00057A2F" w:rsidRDefault="00057A2F" w:rsidP="00057A2F">
      <w:pPr>
        <w:pStyle w:val="Heading3"/>
      </w:pPr>
    </w:p>
    <w:p w14:paraId="237700B5" w14:textId="77777777" w:rsidR="00057A2F" w:rsidRDefault="00057A2F" w:rsidP="00057A2F">
      <w:pPr>
        <w:pStyle w:val="Heading3"/>
      </w:pPr>
    </w:p>
    <w:p w14:paraId="2762D854" w14:textId="77777777" w:rsidR="00057A2F" w:rsidRDefault="00057A2F" w:rsidP="00057A2F">
      <w:pPr>
        <w:pStyle w:val="Heading3"/>
      </w:pPr>
    </w:p>
    <w:p w14:paraId="1611C750" w14:textId="77777777" w:rsidR="00057A2F" w:rsidRDefault="00057A2F" w:rsidP="00057A2F">
      <w:pPr>
        <w:pStyle w:val="Heading3"/>
      </w:pPr>
    </w:p>
    <w:p w14:paraId="431815C3" w14:textId="77777777" w:rsidR="00057A2F" w:rsidRDefault="00057A2F" w:rsidP="00057A2F">
      <w:pPr>
        <w:pStyle w:val="Heading3"/>
      </w:pPr>
    </w:p>
    <w:p w14:paraId="0E07C18B" w14:textId="77777777" w:rsidR="00057A2F" w:rsidRDefault="00057A2F" w:rsidP="00057A2F">
      <w:pPr>
        <w:pStyle w:val="Heading3"/>
      </w:pPr>
    </w:p>
    <w:p w14:paraId="5A98B3F5" w14:textId="77777777" w:rsidR="00057A2F" w:rsidRDefault="00057A2F" w:rsidP="00057A2F">
      <w:pPr>
        <w:pStyle w:val="Heading3"/>
      </w:pPr>
    </w:p>
    <w:p w14:paraId="2F3C9C44" w14:textId="77777777" w:rsidR="00057A2F" w:rsidRDefault="00057A2F" w:rsidP="00057A2F">
      <w:pPr>
        <w:pStyle w:val="Heading3"/>
      </w:pPr>
    </w:p>
    <w:p w14:paraId="4343A383" w14:textId="77777777" w:rsidR="00057A2F" w:rsidRDefault="00057A2F" w:rsidP="00057A2F">
      <w:pPr>
        <w:pStyle w:val="Heading3"/>
      </w:pPr>
    </w:p>
    <w:p w14:paraId="14E4A505" w14:textId="77777777" w:rsidR="000C6BE6" w:rsidRPr="000C6BE6" w:rsidRDefault="000C6BE6" w:rsidP="000C6BE6"/>
    <w:p w14:paraId="229B6EC9" w14:textId="77777777" w:rsidR="00057A2F" w:rsidRDefault="00057A2F" w:rsidP="00057A2F">
      <w:pPr>
        <w:pStyle w:val="Heading3"/>
      </w:pPr>
    </w:p>
    <w:p w14:paraId="3FF5D0D0" w14:textId="77777777" w:rsidR="00057A2F" w:rsidRDefault="00057A2F" w:rsidP="00057A2F">
      <w:pPr>
        <w:pStyle w:val="Heading3"/>
      </w:pPr>
    </w:p>
    <w:p w14:paraId="54589374" w14:textId="77777777" w:rsidR="00057A2F" w:rsidRDefault="00057A2F" w:rsidP="00057A2F">
      <w:pPr>
        <w:pStyle w:val="Heading3"/>
      </w:pPr>
    </w:p>
    <w:p w14:paraId="651DA573" w14:textId="77777777" w:rsidR="00057A2F" w:rsidRDefault="00057A2F" w:rsidP="00057A2F">
      <w:pPr>
        <w:pStyle w:val="Heading3"/>
      </w:pPr>
    </w:p>
    <w:p w14:paraId="3D612497" w14:textId="77777777" w:rsidR="00057A2F" w:rsidRDefault="00057A2F" w:rsidP="00057A2F">
      <w:pPr>
        <w:pStyle w:val="Heading3"/>
      </w:pPr>
    </w:p>
    <w:p w14:paraId="52C57957" w14:textId="77777777" w:rsidR="00057A2F" w:rsidRDefault="00057A2F" w:rsidP="00057A2F">
      <w:pPr>
        <w:pStyle w:val="Heading3"/>
      </w:pPr>
      <w:bookmarkStart w:id="1687" w:name="_Toc388618382"/>
      <w:bookmarkStart w:id="1688" w:name="_Toc390091808"/>
      <w:r>
        <w:lastRenderedPageBreak/>
        <w:t>3.4.8Drag and Drop Answers Type B Questions</w:t>
      </w:r>
      <w:bookmarkEnd w:id="1687"/>
      <w:bookmarkEnd w:id="168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96EAB9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CCD93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9B51DC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444CB4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E37A7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2F4B7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2C20E1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BA4C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725DDF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3311C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A3B11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07CDC1A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drag and drop answers</w:t>
            </w:r>
          </w:p>
          <w:p w14:paraId="7B8B1EF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14:paraId="66C5C65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0F772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25AA9A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B2B0BA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42A19C6" wp14:editId="3E2BA2DD">
                  <wp:extent cx="4972050" cy="4257675"/>
                  <wp:effectExtent l="19050" t="0" r="0" b="0"/>
                  <wp:docPr id="80" name="Picture 21" descr="C:\Users\melakaa\Desktop\Top Cima\drap and drop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drap and drop type 2.png"/>
                          <pic:cNvPicPr>
                            <a:picLocks noChangeAspect="1" noChangeArrowheads="1"/>
                          </pic:cNvPicPr>
                        </pic:nvPicPr>
                        <pic:blipFill>
                          <a:blip r:embed="rId24"/>
                          <a:srcRect/>
                          <a:stretch>
                            <a:fillRect/>
                          </a:stretch>
                        </pic:blipFill>
                        <pic:spPr bwMode="auto">
                          <a:xfrm>
                            <a:off x="0" y="0"/>
                            <a:ext cx="4972050" cy="4257675"/>
                          </a:xfrm>
                          <a:prstGeom prst="rect">
                            <a:avLst/>
                          </a:prstGeom>
                          <a:noFill/>
                          <a:ln w="9525">
                            <a:noFill/>
                            <a:miter lim="800000"/>
                            <a:headEnd/>
                            <a:tailEnd/>
                          </a:ln>
                        </pic:spPr>
                      </pic:pic>
                    </a:graphicData>
                  </a:graphic>
                </wp:inline>
              </w:drawing>
            </w:r>
          </w:p>
          <w:p w14:paraId="0D6B41BE"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003A24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574A9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BD5E2F7" w14:textId="77777777" w:rsidR="00057A2F" w:rsidRPr="005717B9" w:rsidRDefault="00057A2F" w:rsidP="00E17C5A">
            <w:pPr>
              <w:autoSpaceDE w:val="0"/>
              <w:autoSpaceDN w:val="0"/>
              <w:adjustRightInd w:val="0"/>
              <w:spacing w:after="0" w:line="240" w:lineRule="auto"/>
              <w:rPr>
                <w:rFonts w:cstheme="minorHAnsi"/>
                <w:sz w:val="24"/>
                <w:szCs w:val="24"/>
              </w:rPr>
            </w:pPr>
          </w:p>
          <w:p w14:paraId="6771029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757CFAB2"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6AA866F"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6F42F42"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40C5D62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0B4CA6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2C62C36"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14:paraId="779AD61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A13A70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2EFB8D0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14:paraId="035E75C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14:paraId="59D90F2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14:paraId="772776C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F90D0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765C3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5BD31BA"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62994CC"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43E22F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ED10552"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3C60A9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D144C4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92AE4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33396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50A55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BE492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8778B3F" w14:textId="77777777" w:rsidR="00057A2F" w:rsidRDefault="00057A2F" w:rsidP="00057A2F"/>
    <w:p w14:paraId="6D25B7AA" w14:textId="77777777" w:rsidR="00057A2F" w:rsidRDefault="00057A2F" w:rsidP="00057A2F"/>
    <w:p w14:paraId="5B03F569" w14:textId="77777777" w:rsidR="00057A2F" w:rsidRDefault="00057A2F" w:rsidP="00057A2F"/>
    <w:p w14:paraId="41EA9257" w14:textId="77777777" w:rsidR="00057A2F" w:rsidRDefault="00057A2F" w:rsidP="00057A2F"/>
    <w:p w14:paraId="5EFCDB3C" w14:textId="77777777" w:rsidR="00057A2F" w:rsidRDefault="00057A2F" w:rsidP="00057A2F"/>
    <w:p w14:paraId="25737F84" w14:textId="77777777" w:rsidR="00057A2F" w:rsidRDefault="00057A2F" w:rsidP="00057A2F"/>
    <w:p w14:paraId="5AEFA1F3" w14:textId="77777777" w:rsidR="00057A2F" w:rsidRDefault="00057A2F" w:rsidP="00057A2F"/>
    <w:p w14:paraId="3624CD8E" w14:textId="77777777" w:rsidR="00057A2F" w:rsidRDefault="00057A2F" w:rsidP="00057A2F"/>
    <w:p w14:paraId="3CEE981A" w14:textId="77777777" w:rsidR="00057A2F" w:rsidRDefault="00057A2F" w:rsidP="00057A2F"/>
    <w:p w14:paraId="284DFD48" w14:textId="77777777" w:rsidR="00057A2F" w:rsidRDefault="00057A2F" w:rsidP="00057A2F"/>
    <w:p w14:paraId="52FA72D8" w14:textId="77777777" w:rsidR="00057A2F" w:rsidRDefault="00057A2F" w:rsidP="00057A2F"/>
    <w:p w14:paraId="6D14B171" w14:textId="77777777" w:rsidR="00057A2F" w:rsidRDefault="00057A2F" w:rsidP="00057A2F"/>
    <w:p w14:paraId="4DE8283F" w14:textId="77777777" w:rsidR="00057A2F" w:rsidRDefault="00057A2F" w:rsidP="00057A2F"/>
    <w:p w14:paraId="5E5CDDD0" w14:textId="77777777" w:rsidR="00057A2F" w:rsidRPr="00611C51" w:rsidRDefault="00057A2F" w:rsidP="00057A2F"/>
    <w:p w14:paraId="2BB6681A" w14:textId="77777777" w:rsidR="00057A2F" w:rsidRDefault="00057A2F" w:rsidP="00057A2F">
      <w:pPr>
        <w:pStyle w:val="Heading3"/>
      </w:pPr>
      <w:bookmarkStart w:id="1689" w:name="_Toc388618383"/>
      <w:bookmarkStart w:id="1690" w:name="_Toc390091809"/>
      <w:r>
        <w:lastRenderedPageBreak/>
        <w:t>3.4.9 Multiple Choice Answer Questions</w:t>
      </w:r>
      <w:bookmarkEnd w:id="1689"/>
      <w:bookmarkEnd w:id="1690"/>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14:paraId="020B073F"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FC48A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14:paraId="3396515B"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21B1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14F05E50"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8BBEA5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C1A2D7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multiple choice answer</w:t>
            </w:r>
          </w:p>
          <w:p w14:paraId="234E7BC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the correct answer, from multiple answers, for each question option</w:t>
            </w:r>
          </w:p>
        </w:tc>
      </w:tr>
      <w:tr w:rsidR="00057A2F" w:rsidRPr="005717B9" w14:paraId="56B650DC"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45ED9A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5D1F86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33240A3"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B13BB46" wp14:editId="2F042EBE">
                  <wp:extent cx="4972050" cy="3457575"/>
                  <wp:effectExtent l="19050" t="0" r="0" b="0"/>
                  <wp:docPr id="82" name="Picture 22" descr="C:\Users\melakaa\Desktop\Top Cima\multiple choice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multiple choice answers.png"/>
                          <pic:cNvPicPr>
                            <a:picLocks noChangeAspect="1" noChangeArrowheads="1"/>
                          </pic:cNvPicPr>
                        </pic:nvPicPr>
                        <pic:blipFill>
                          <a:blip r:embed="rId25"/>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39E664D0"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19B7107"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2B48FBD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9F21A82" w14:textId="77777777" w:rsidR="00057A2F" w:rsidRPr="005717B9" w:rsidRDefault="00057A2F" w:rsidP="00E17C5A">
            <w:pPr>
              <w:autoSpaceDE w:val="0"/>
              <w:autoSpaceDN w:val="0"/>
              <w:adjustRightInd w:val="0"/>
              <w:spacing w:after="0" w:line="240" w:lineRule="auto"/>
              <w:rPr>
                <w:rFonts w:cstheme="minorHAnsi"/>
                <w:sz w:val="24"/>
                <w:szCs w:val="24"/>
              </w:rPr>
            </w:pPr>
          </w:p>
          <w:p w14:paraId="47EFB7E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527002F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E2ED84F"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562D1DF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BE3BA0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A64F0A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5D70A9B4"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462B4E5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668FAF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47047F3" w14:textId="77777777" w:rsidR="00057A2F" w:rsidRPr="003753B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753B4">
              <w:rPr>
                <w:rFonts w:cstheme="minorHAnsi"/>
                <w:sz w:val="24"/>
                <w:szCs w:val="24"/>
              </w:rPr>
              <w:t xml:space="preserve">If the randomly generated question is </w:t>
            </w:r>
            <w:r>
              <w:rPr>
                <w:rFonts w:cstheme="minorHAnsi"/>
                <w:sz w:val="24"/>
                <w:szCs w:val="24"/>
              </w:rPr>
              <w:t>a multiple choice question, Registered Student will be shown a series of question options with a drop down many containing several answer options where only one option is correct.</w:t>
            </w:r>
          </w:p>
          <w:p w14:paraId="6284D89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the correct option from the drop down for each of the question options</w:t>
            </w:r>
          </w:p>
          <w:p w14:paraId="1D7521B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3E2557F"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334BE39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1664391"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B3AB7E4" w14:textId="77777777"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p>
          <w:p w14:paraId="26AD71B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6F0F84F"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572E5A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A60CFFA"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CF6CAB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2CAD52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37923B2"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4F177F3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95B4A04" w14:textId="77777777" w:rsidR="00057A2F" w:rsidRDefault="00057A2F" w:rsidP="00057A2F"/>
    <w:p w14:paraId="6E3359EF" w14:textId="77777777" w:rsidR="00057A2F" w:rsidRDefault="00057A2F" w:rsidP="00057A2F"/>
    <w:p w14:paraId="430E27E6" w14:textId="77777777" w:rsidR="00057A2F" w:rsidRDefault="00057A2F" w:rsidP="00057A2F"/>
    <w:p w14:paraId="111D88FC" w14:textId="77777777" w:rsidR="00057A2F" w:rsidRDefault="00057A2F" w:rsidP="00057A2F"/>
    <w:p w14:paraId="351CEAA3" w14:textId="77777777" w:rsidR="00057A2F" w:rsidRDefault="00057A2F" w:rsidP="00057A2F"/>
    <w:p w14:paraId="316246CF" w14:textId="77777777" w:rsidR="00057A2F" w:rsidRDefault="00057A2F" w:rsidP="00057A2F"/>
    <w:p w14:paraId="224333A4" w14:textId="77777777" w:rsidR="00057A2F" w:rsidRDefault="00057A2F" w:rsidP="00057A2F"/>
    <w:p w14:paraId="0720D626" w14:textId="77777777" w:rsidR="00057A2F" w:rsidRDefault="00057A2F" w:rsidP="00057A2F"/>
    <w:p w14:paraId="11C432CB" w14:textId="77777777" w:rsidR="00057A2F" w:rsidRDefault="00057A2F" w:rsidP="00057A2F"/>
    <w:p w14:paraId="2EDD580F" w14:textId="77777777" w:rsidR="00057A2F" w:rsidRDefault="00057A2F" w:rsidP="00057A2F"/>
    <w:p w14:paraId="7C8807C5" w14:textId="77777777" w:rsidR="00057A2F" w:rsidRDefault="00057A2F" w:rsidP="00057A2F"/>
    <w:p w14:paraId="099F05FC" w14:textId="77777777" w:rsidR="00057A2F" w:rsidRDefault="00057A2F" w:rsidP="00057A2F"/>
    <w:p w14:paraId="34B539F0" w14:textId="77777777" w:rsidR="00057A2F" w:rsidRDefault="00057A2F" w:rsidP="00057A2F"/>
    <w:p w14:paraId="277C782B" w14:textId="77777777" w:rsidR="00057A2F" w:rsidRDefault="00057A2F" w:rsidP="00057A2F"/>
    <w:p w14:paraId="6D1AC423" w14:textId="77777777" w:rsidR="00057A2F" w:rsidRDefault="00057A2F" w:rsidP="00057A2F"/>
    <w:p w14:paraId="36E36D99" w14:textId="77777777" w:rsidR="00057A2F" w:rsidRDefault="00057A2F" w:rsidP="00057A2F"/>
    <w:p w14:paraId="4DF05C39" w14:textId="77777777" w:rsidR="00057A2F" w:rsidRDefault="00057A2F" w:rsidP="00057A2F"/>
    <w:p w14:paraId="190EE827" w14:textId="77777777" w:rsidR="00057A2F" w:rsidRDefault="00057A2F" w:rsidP="00057A2F"/>
    <w:p w14:paraId="6BECD3CB" w14:textId="77777777" w:rsidR="00057A2F" w:rsidRDefault="00057A2F" w:rsidP="00057A2F">
      <w:pPr>
        <w:pStyle w:val="Heading3"/>
      </w:pPr>
      <w:bookmarkStart w:id="1691" w:name="_Toc388618384"/>
      <w:bookmarkStart w:id="1692" w:name="_Toc390091810"/>
      <w:r>
        <w:lastRenderedPageBreak/>
        <w:t>3.4.10 Move to Next Question in the Exam</w:t>
      </w:r>
      <w:bookmarkEnd w:id="1691"/>
      <w:bookmarkEnd w:id="169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C1893E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785F25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8AF5E3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ABDE6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2390A0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42007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20EFD5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5EDA6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90C25B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1C2E4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1A177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80261A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next question in the exam</w:t>
            </w:r>
          </w:p>
          <w:p w14:paraId="2E6848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continue on with the other questions in the exam</w:t>
            </w:r>
          </w:p>
        </w:tc>
      </w:tr>
      <w:tr w:rsidR="00057A2F" w:rsidRPr="005717B9" w14:paraId="0BA513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D0362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AB98FE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BD1F9FD"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E81FF59" wp14:editId="6C2DC861">
                  <wp:extent cx="4972050" cy="3457575"/>
                  <wp:effectExtent l="19050" t="0" r="0" b="0"/>
                  <wp:docPr id="85" name="Picture 23" descr="C:\Users\melakaa\Desktop\Top Cima\Nex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xt Question.png"/>
                          <pic:cNvPicPr>
                            <a:picLocks noChangeAspect="1" noChangeArrowheads="1"/>
                          </pic:cNvPicPr>
                        </pic:nvPicPr>
                        <pic:blipFill>
                          <a:blip r:embed="rId26"/>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417048C9"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8885C4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F6401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005CCA2" w14:textId="77777777" w:rsidR="00057A2F" w:rsidRPr="005717B9" w:rsidRDefault="00057A2F" w:rsidP="00E17C5A">
            <w:pPr>
              <w:autoSpaceDE w:val="0"/>
              <w:autoSpaceDN w:val="0"/>
              <w:adjustRightInd w:val="0"/>
              <w:spacing w:after="0" w:line="240" w:lineRule="auto"/>
              <w:rPr>
                <w:rFonts w:cstheme="minorHAnsi"/>
                <w:sz w:val="24"/>
                <w:szCs w:val="24"/>
              </w:rPr>
            </w:pPr>
          </w:p>
          <w:p w14:paraId="39883C9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3A8A441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56376F4"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33D762D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8F83AD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5F5DDF7"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1451056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3481A0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01A61F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F2C42A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Once the registered Student completes the answer for the question, he will click on the next button on the bottom.</w:t>
            </w:r>
          </w:p>
          <w:p w14:paraId="3004F06D"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next question of  the exam.</w:t>
            </w:r>
          </w:p>
        </w:tc>
      </w:tr>
      <w:tr w:rsidR="00057A2F" w:rsidRPr="005717B9" w14:paraId="4D1FE26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4962C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45FCC67"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A317046" w14:textId="77777777"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p>
          <w:p w14:paraId="45ACF3A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70B95A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277D3B2"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A0132D3" w14:textId="77777777"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14:paraId="5B07965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0E85FC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3D258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3D517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3ECAD8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AF94C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C9F634" w14:textId="77777777" w:rsidR="00057A2F" w:rsidRDefault="00057A2F" w:rsidP="00057A2F"/>
    <w:p w14:paraId="73F6DA6A" w14:textId="77777777" w:rsidR="00057A2F" w:rsidRDefault="00057A2F" w:rsidP="00057A2F"/>
    <w:p w14:paraId="6026172E" w14:textId="77777777" w:rsidR="00057A2F" w:rsidRDefault="00057A2F" w:rsidP="00057A2F"/>
    <w:p w14:paraId="30543786" w14:textId="77777777" w:rsidR="00057A2F" w:rsidRDefault="00057A2F" w:rsidP="00057A2F"/>
    <w:p w14:paraId="29E2D42A" w14:textId="77777777" w:rsidR="00057A2F" w:rsidRDefault="00057A2F" w:rsidP="00057A2F"/>
    <w:p w14:paraId="7DF229D8" w14:textId="77777777" w:rsidR="00057A2F" w:rsidRDefault="00057A2F" w:rsidP="00057A2F"/>
    <w:p w14:paraId="4E3C3476" w14:textId="77777777" w:rsidR="00057A2F" w:rsidRDefault="00057A2F" w:rsidP="00057A2F"/>
    <w:p w14:paraId="76B56968" w14:textId="77777777" w:rsidR="00057A2F" w:rsidRDefault="00057A2F" w:rsidP="00057A2F"/>
    <w:p w14:paraId="2899B31E" w14:textId="77777777" w:rsidR="00057A2F" w:rsidRDefault="00057A2F" w:rsidP="00057A2F"/>
    <w:p w14:paraId="2B7954F3" w14:textId="77777777" w:rsidR="00057A2F" w:rsidRDefault="00057A2F" w:rsidP="00057A2F"/>
    <w:p w14:paraId="68BCB9F4" w14:textId="77777777" w:rsidR="00057A2F" w:rsidRDefault="00057A2F" w:rsidP="00057A2F"/>
    <w:p w14:paraId="2B36B104" w14:textId="77777777" w:rsidR="00057A2F" w:rsidRDefault="00057A2F" w:rsidP="00057A2F"/>
    <w:p w14:paraId="6C31A517" w14:textId="77777777" w:rsidR="00057A2F" w:rsidRDefault="00057A2F" w:rsidP="00057A2F"/>
    <w:p w14:paraId="47975DDD" w14:textId="77777777" w:rsidR="00057A2F" w:rsidRDefault="00057A2F" w:rsidP="00057A2F"/>
    <w:p w14:paraId="14F8C087" w14:textId="77777777" w:rsidR="00057A2F" w:rsidRDefault="00057A2F" w:rsidP="00057A2F"/>
    <w:p w14:paraId="25FEBB55" w14:textId="77777777" w:rsidR="00057A2F" w:rsidRDefault="00057A2F" w:rsidP="00057A2F"/>
    <w:p w14:paraId="38657FE0" w14:textId="77777777" w:rsidR="00057A2F" w:rsidRDefault="00057A2F" w:rsidP="00057A2F"/>
    <w:p w14:paraId="28E77F9B" w14:textId="77777777" w:rsidR="00057A2F" w:rsidRPr="000A500F" w:rsidRDefault="00057A2F" w:rsidP="00057A2F"/>
    <w:p w14:paraId="54171EDF" w14:textId="77777777" w:rsidR="00057A2F" w:rsidRDefault="00057A2F" w:rsidP="00057A2F">
      <w:pPr>
        <w:pStyle w:val="Heading3"/>
      </w:pPr>
      <w:bookmarkStart w:id="1693" w:name="_Toc388618385"/>
      <w:bookmarkStart w:id="1694" w:name="_Toc390091811"/>
      <w:r>
        <w:lastRenderedPageBreak/>
        <w:t>3.4.11Move to Previous Question in the Exam</w:t>
      </w:r>
      <w:bookmarkEnd w:id="1693"/>
      <w:bookmarkEnd w:id="169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76118E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08286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201E3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D737D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2A80B2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3C13D7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526083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05927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7CFACD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7ACDD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15556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07B530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previous question in the exam</w:t>
            </w:r>
          </w:p>
          <w:p w14:paraId="762DD7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answer(s) for the previous questions</w:t>
            </w:r>
          </w:p>
        </w:tc>
      </w:tr>
      <w:tr w:rsidR="00057A2F" w:rsidRPr="005717B9" w14:paraId="1CCC45F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BE9233"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2FB70E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327984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36D2348" wp14:editId="7CEF4650">
                  <wp:extent cx="4972050" cy="3457575"/>
                  <wp:effectExtent l="19050" t="0" r="0" b="0"/>
                  <wp:docPr id="88" name="Picture 24" descr="C:\Users\melakaa\Desktop\Top Cima\Previous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Previous Question.png"/>
                          <pic:cNvPicPr>
                            <a:picLocks noChangeAspect="1" noChangeArrowheads="1"/>
                          </pic:cNvPicPr>
                        </pic:nvPicPr>
                        <pic:blipFill>
                          <a:blip r:embed="rId27"/>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510A8CE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6E11F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A522F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13A6E50" w14:textId="77777777" w:rsidR="00057A2F" w:rsidRPr="005717B9" w:rsidRDefault="00057A2F" w:rsidP="00E17C5A">
            <w:pPr>
              <w:autoSpaceDE w:val="0"/>
              <w:autoSpaceDN w:val="0"/>
              <w:adjustRightInd w:val="0"/>
              <w:spacing w:after="0" w:line="240" w:lineRule="auto"/>
              <w:rPr>
                <w:rFonts w:cstheme="minorHAnsi"/>
                <w:sz w:val="24"/>
                <w:szCs w:val="24"/>
              </w:rPr>
            </w:pPr>
          </w:p>
          <w:p w14:paraId="49A6C914"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1E7CF230"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A63E0D2"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4B4B9C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4447A07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AE3F6A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67972ED"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5C3AD24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7A1C20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39CCD3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14:paraId="6179DF45"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previous question.</w:t>
            </w:r>
          </w:p>
          <w:p w14:paraId="1B7732B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8F9DC8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6FF7C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3817BE2"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97A913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E21345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AE2774D"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D07A2B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F1E65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8D508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C56203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4E1929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3052B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CC1848C" w14:textId="77777777" w:rsidR="00057A2F" w:rsidRDefault="00057A2F" w:rsidP="00057A2F"/>
    <w:p w14:paraId="1706B299" w14:textId="77777777" w:rsidR="00057A2F" w:rsidRDefault="00057A2F" w:rsidP="00057A2F"/>
    <w:p w14:paraId="76FE52D9" w14:textId="77777777" w:rsidR="00057A2F" w:rsidRDefault="00057A2F" w:rsidP="00057A2F"/>
    <w:p w14:paraId="15BD42AD" w14:textId="77777777" w:rsidR="00057A2F" w:rsidRDefault="00057A2F" w:rsidP="00057A2F"/>
    <w:p w14:paraId="18B3936F" w14:textId="77777777" w:rsidR="00057A2F" w:rsidRDefault="00057A2F" w:rsidP="00057A2F"/>
    <w:p w14:paraId="3C2BBFB9" w14:textId="77777777" w:rsidR="00057A2F" w:rsidRDefault="00057A2F" w:rsidP="00057A2F"/>
    <w:p w14:paraId="7566F119" w14:textId="77777777" w:rsidR="00057A2F" w:rsidRDefault="00057A2F" w:rsidP="00057A2F"/>
    <w:p w14:paraId="093C4492" w14:textId="77777777" w:rsidR="00057A2F" w:rsidRDefault="00057A2F" w:rsidP="00057A2F"/>
    <w:p w14:paraId="681F4B83" w14:textId="77777777" w:rsidR="00057A2F" w:rsidRDefault="00057A2F" w:rsidP="00057A2F"/>
    <w:p w14:paraId="13A0BC74" w14:textId="77777777" w:rsidR="00057A2F" w:rsidRDefault="00057A2F" w:rsidP="00057A2F"/>
    <w:p w14:paraId="186A7C25" w14:textId="77777777" w:rsidR="00057A2F" w:rsidRDefault="00057A2F" w:rsidP="00057A2F"/>
    <w:p w14:paraId="48294E4A" w14:textId="77777777" w:rsidR="00057A2F" w:rsidRDefault="00057A2F" w:rsidP="00057A2F"/>
    <w:p w14:paraId="73AD4538" w14:textId="77777777" w:rsidR="00057A2F" w:rsidRDefault="00057A2F" w:rsidP="00057A2F"/>
    <w:p w14:paraId="59457B77" w14:textId="77777777" w:rsidR="00057A2F" w:rsidRPr="00B41EC5" w:rsidRDefault="00057A2F" w:rsidP="00057A2F"/>
    <w:p w14:paraId="599E6377" w14:textId="77777777" w:rsidR="00057A2F" w:rsidRDefault="00057A2F" w:rsidP="00057A2F"/>
    <w:p w14:paraId="2C5AA0E7" w14:textId="77777777" w:rsidR="00057A2F" w:rsidRDefault="00057A2F" w:rsidP="00057A2F"/>
    <w:p w14:paraId="2BDB7B23" w14:textId="77777777" w:rsidR="00057A2F" w:rsidRDefault="00057A2F" w:rsidP="00057A2F"/>
    <w:p w14:paraId="1E0FB08E" w14:textId="77777777" w:rsidR="00057A2F" w:rsidRDefault="00057A2F" w:rsidP="00057A2F"/>
    <w:p w14:paraId="5AF4EBF6" w14:textId="77777777" w:rsidR="00057A2F" w:rsidRDefault="00057A2F" w:rsidP="00057A2F"/>
    <w:p w14:paraId="010D14F0" w14:textId="77777777" w:rsidR="00057A2F" w:rsidRDefault="00057A2F" w:rsidP="00057A2F">
      <w:pPr>
        <w:pStyle w:val="Heading3"/>
      </w:pPr>
      <w:bookmarkStart w:id="1695" w:name="_Toc388618386"/>
      <w:bookmarkStart w:id="1696" w:name="_Toc390091812"/>
      <w:r>
        <w:lastRenderedPageBreak/>
        <w:t>3.4.12 Timer</w:t>
      </w:r>
      <w:bookmarkEnd w:id="1695"/>
      <w:bookmarkEnd w:id="169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D35C00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E8E3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A5E155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65CAB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1F21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75FB1D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89E882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2146DE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4C870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53936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D93C8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5CF38EA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a timer</w:t>
            </w:r>
          </w:p>
          <w:p w14:paraId="06B5BD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time that is left for the Student to complete the exam</w:t>
            </w:r>
          </w:p>
        </w:tc>
      </w:tr>
      <w:tr w:rsidR="00057A2F" w:rsidRPr="005717B9" w14:paraId="15BB10F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E38193"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8EEF16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1B06A05"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2695E02" wp14:editId="1F48186B">
                  <wp:extent cx="4972050" cy="3457575"/>
                  <wp:effectExtent l="19050" t="0" r="0" b="0"/>
                  <wp:docPr id="90" name="Picture 25" descr="C:\Users\melakaa\Desktop\Top Cima\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timer.png"/>
                          <pic:cNvPicPr>
                            <a:picLocks noChangeAspect="1" noChangeArrowheads="1"/>
                          </pic:cNvPicPr>
                        </pic:nvPicPr>
                        <pic:blipFill>
                          <a:blip r:embed="rId20"/>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67DFF4B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EB4641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864BA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F1094BD" w14:textId="77777777" w:rsidR="00057A2F" w:rsidRPr="005717B9" w:rsidRDefault="00057A2F" w:rsidP="00E17C5A">
            <w:pPr>
              <w:autoSpaceDE w:val="0"/>
              <w:autoSpaceDN w:val="0"/>
              <w:adjustRightInd w:val="0"/>
              <w:spacing w:after="0" w:line="240" w:lineRule="auto"/>
              <w:rPr>
                <w:rFonts w:cstheme="minorHAnsi"/>
                <w:sz w:val="24"/>
                <w:szCs w:val="24"/>
              </w:rPr>
            </w:pPr>
          </w:p>
          <w:p w14:paraId="6A26FF6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75213695"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637F15C"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B331A6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287F1C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453208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414C984"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C83B64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33F590A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6EBB00A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countdown timer w</w:t>
            </w:r>
            <w:r w:rsidRPr="00D001EB">
              <w:rPr>
                <w:rFonts w:cstheme="minorHAnsi"/>
                <w:sz w:val="24"/>
                <w:szCs w:val="24"/>
              </w:rPr>
              <w:t>ill</w:t>
            </w:r>
            <w:r>
              <w:rPr>
                <w:rFonts w:cstheme="minorHAnsi"/>
                <w:sz w:val="24"/>
                <w:szCs w:val="24"/>
              </w:rPr>
              <w:t xml:space="preserve"> start of at this point </w:t>
            </w:r>
          </w:p>
          <w:p w14:paraId="1713EF8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series of questions</w:t>
            </w:r>
          </w:p>
          <w:p w14:paraId="72D94CE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a timer on the top left</w:t>
            </w:r>
            <w:r w:rsidR="0069152F" w:rsidRPr="0069152F">
              <w:rPr>
                <w:rFonts w:cstheme="minorHAnsi"/>
                <w:b/>
                <w:color w:val="FF0000"/>
                <w:sz w:val="24"/>
                <w:szCs w:val="24"/>
              </w:rPr>
              <w:t>right</w:t>
            </w:r>
            <w:r>
              <w:rPr>
                <w:rFonts w:cstheme="minorHAnsi"/>
                <w:sz w:val="24"/>
                <w:szCs w:val="24"/>
              </w:rPr>
              <w:t>corner of the screen.</w:t>
            </w:r>
            <w:r w:rsidR="00641E53" w:rsidRPr="00641E53">
              <w:rPr>
                <w:rFonts w:cstheme="minorHAnsi"/>
                <w:color w:val="76923C" w:themeColor="accent3" w:themeShade="BF"/>
                <w:sz w:val="24"/>
                <w:szCs w:val="24"/>
              </w:rPr>
              <w:t xml:space="preserve"> Yes.</w:t>
            </w:r>
          </w:p>
          <w:p w14:paraId="15676C7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timer will display the time that is left for the Student to complete the exam.</w:t>
            </w:r>
          </w:p>
          <w:p w14:paraId="3BB80C1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00646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706D6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9218785"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658CC4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7A1031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700D156" w14:textId="77777777"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56BC8B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AC0B2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18C5A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E6318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A97B3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96BB2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8CCE1AD" w14:textId="77777777" w:rsidR="00057A2F" w:rsidRDefault="00057A2F" w:rsidP="00057A2F"/>
    <w:p w14:paraId="66FA96F1" w14:textId="77777777" w:rsidR="00E23E13" w:rsidRDefault="00E23E13" w:rsidP="00E23E13">
      <w:pPr>
        <w:rPr>
          <w:rFonts w:cstheme="minorHAnsi"/>
          <w:b/>
          <w:color w:val="FF0000"/>
          <w:sz w:val="24"/>
          <w:szCs w:val="24"/>
        </w:rPr>
      </w:pPr>
      <w:r w:rsidRPr="00E23E13">
        <w:rPr>
          <w:rFonts w:cstheme="minorHAnsi"/>
          <w:b/>
          <w:color w:val="FF0000"/>
          <w:sz w:val="24"/>
          <w:szCs w:val="24"/>
        </w:rPr>
        <w:t>Display xx of xx (current question number out of the total)</w:t>
      </w:r>
    </w:p>
    <w:p w14:paraId="367D8760" w14:textId="77777777" w:rsidR="00272324" w:rsidRPr="0070406E" w:rsidRDefault="0070406E" w:rsidP="00272324">
      <w:pPr>
        <w:autoSpaceDE w:val="0"/>
        <w:autoSpaceDN w:val="0"/>
        <w:adjustRightInd w:val="0"/>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272324" w:rsidRPr="0070406E">
        <w:rPr>
          <w:rFonts w:cstheme="minorHAnsi"/>
          <w:b/>
          <w:color w:val="548DD4" w:themeColor="text2" w:themeTint="99"/>
          <w:sz w:val="24"/>
          <w:szCs w:val="24"/>
        </w:rPr>
        <w:t>3.11.11 &amp; 3.11.26</w:t>
      </w:r>
    </w:p>
    <w:p w14:paraId="08BF2FF7" w14:textId="77777777" w:rsidR="007E101C" w:rsidRPr="000E5B32" w:rsidRDefault="007E101C" w:rsidP="007E101C">
      <w:pPr>
        <w:autoSpaceDE w:val="0"/>
        <w:autoSpaceDN w:val="0"/>
        <w:adjustRightInd w:val="0"/>
        <w:spacing w:after="0" w:line="240" w:lineRule="auto"/>
        <w:rPr>
          <w:rFonts w:cstheme="minorHAnsi"/>
          <w:b/>
          <w:bCs/>
          <w:color w:val="76923C" w:themeColor="accent3" w:themeShade="BF"/>
          <w:sz w:val="24"/>
          <w:szCs w:val="24"/>
        </w:rPr>
      </w:pPr>
    </w:p>
    <w:p w14:paraId="299FD226" w14:textId="77777777" w:rsidR="007E101C" w:rsidRPr="0089053A" w:rsidRDefault="007E101C" w:rsidP="00E23E13">
      <w:pPr>
        <w:rPr>
          <w:b/>
          <w:color w:val="76923C" w:themeColor="accent3" w:themeShade="BF"/>
        </w:rPr>
      </w:pPr>
    </w:p>
    <w:p w14:paraId="734DD737" w14:textId="77777777" w:rsidR="00057A2F" w:rsidRDefault="00207DFD" w:rsidP="00057A2F">
      <w:r>
        <w:rPr>
          <w:noProof/>
        </w:rPr>
        <w:pict w14:anchorId="2BDD825D">
          <v:rect id="Rectangle 4" o:spid="_x0000_s1048" style="position:absolute;margin-left:377.4pt;margin-top:6.85pt;width:48.85pt;height:18.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" filled="f" strokecolor="red" strokeweight="2.25pt"/>
        </w:pict>
      </w:r>
      <w:r>
        <w:rPr>
          <w:noProof/>
        </w:rPr>
        <w:pict w14:anchorId="6BDEEAD2">
          <v:rect id="Rectangle 5" o:spid="_x0000_s1026" style="position:absolute;margin-left:-1.8pt;margin-top:304.3pt;width:97.95pt;height:18.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" filled="f" strokecolor="red" strokeweight="2.25pt"/>
        </w:pict>
      </w:r>
      <w:r w:rsidR="00E23E13">
        <w:rPr>
          <w:noProof/>
        </w:rPr>
        <w:drawing>
          <wp:inline distT="0" distB="0" distL="0" distR="0" wp14:anchorId="61E36D9A" wp14:editId="6CF09BC3">
            <wp:extent cx="5394879" cy="40751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9086" cy="4078318"/>
                    </a:xfrm>
                    <a:prstGeom prst="rect">
                      <a:avLst/>
                    </a:prstGeom>
                  </pic:spPr>
                </pic:pic>
              </a:graphicData>
            </a:graphic>
          </wp:inline>
        </w:drawing>
      </w:r>
    </w:p>
    <w:p w14:paraId="0C4649E7" w14:textId="77777777" w:rsidR="002C2EBC" w:rsidRPr="002C2EBC" w:rsidRDefault="002C2EBC" w:rsidP="002C2EBC">
      <w:pPr>
        <w:rPr>
          <w:b/>
          <w:color w:val="FF0000"/>
        </w:rPr>
      </w:pPr>
      <w:r w:rsidRPr="002C2EBC">
        <w:rPr>
          <w:b/>
          <w:color w:val="FF0000"/>
        </w:rPr>
        <w:lastRenderedPageBreak/>
        <w:t>Provide a link to Tables and Formulae (a static page where Tables (Net present value, Cumulative net present values and Formulae will be given to the students)</w:t>
      </w:r>
      <w:r>
        <w:rPr>
          <w:b/>
          <w:color w:val="FF0000"/>
        </w:rPr>
        <w:t>. Open it in a new window.</w:t>
      </w:r>
    </w:p>
    <w:p w14:paraId="7F8DCC33" w14:textId="77777777" w:rsidR="00057A2F" w:rsidRDefault="0070406E" w:rsidP="00057A2F">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story 3.11.11</w:t>
      </w:r>
    </w:p>
    <w:p w14:paraId="7DDFC3F3" w14:textId="77777777" w:rsidR="00057A2F" w:rsidRDefault="00057A2F" w:rsidP="00057A2F"/>
    <w:p w14:paraId="0C6D3233" w14:textId="77777777" w:rsidR="00057A2F" w:rsidRDefault="00057A2F" w:rsidP="00057A2F"/>
    <w:p w14:paraId="542B77D0" w14:textId="77777777" w:rsidR="003D5030" w:rsidRDefault="003D5030" w:rsidP="00057A2F">
      <w:pPr>
        <w:pStyle w:val="Heading3"/>
      </w:pPr>
      <w:bookmarkStart w:id="1697" w:name="_Toc388618387"/>
    </w:p>
    <w:p w14:paraId="22A043A0" w14:textId="77777777" w:rsidR="003D5030" w:rsidRDefault="003D5030" w:rsidP="00057A2F">
      <w:pPr>
        <w:pStyle w:val="Heading3"/>
      </w:pPr>
    </w:p>
    <w:p w14:paraId="794F1B87" w14:textId="77777777" w:rsidR="003D5030" w:rsidRDefault="003D5030" w:rsidP="00057A2F">
      <w:pPr>
        <w:pStyle w:val="Heading3"/>
      </w:pPr>
    </w:p>
    <w:p w14:paraId="6ADFF20B" w14:textId="77777777" w:rsidR="003D5030" w:rsidRDefault="003D5030" w:rsidP="00057A2F">
      <w:pPr>
        <w:pStyle w:val="Heading3"/>
      </w:pPr>
    </w:p>
    <w:p w14:paraId="2C556E55" w14:textId="77777777" w:rsidR="003D5030" w:rsidRDefault="003D5030" w:rsidP="00057A2F">
      <w:pPr>
        <w:pStyle w:val="Heading3"/>
      </w:pPr>
    </w:p>
    <w:p w14:paraId="647680BA" w14:textId="77777777" w:rsidR="003D5030" w:rsidRDefault="003D5030" w:rsidP="00057A2F">
      <w:pPr>
        <w:pStyle w:val="Heading3"/>
      </w:pPr>
    </w:p>
    <w:p w14:paraId="31355535" w14:textId="77777777" w:rsidR="003D5030" w:rsidRDefault="003D5030" w:rsidP="00057A2F">
      <w:pPr>
        <w:pStyle w:val="Heading3"/>
      </w:pPr>
    </w:p>
    <w:p w14:paraId="6612B2D6" w14:textId="77777777" w:rsidR="003D5030" w:rsidRDefault="003D5030" w:rsidP="00057A2F">
      <w:pPr>
        <w:pStyle w:val="Heading3"/>
      </w:pPr>
    </w:p>
    <w:p w14:paraId="76639AC0" w14:textId="77777777" w:rsidR="003D5030" w:rsidRDefault="003D5030" w:rsidP="00057A2F">
      <w:pPr>
        <w:pStyle w:val="Heading3"/>
      </w:pPr>
    </w:p>
    <w:p w14:paraId="66349DE0" w14:textId="77777777" w:rsidR="003D5030" w:rsidRDefault="003D5030" w:rsidP="00057A2F">
      <w:pPr>
        <w:pStyle w:val="Heading3"/>
      </w:pPr>
    </w:p>
    <w:p w14:paraId="0B998A65" w14:textId="77777777" w:rsidR="003D5030" w:rsidRDefault="003D5030" w:rsidP="00057A2F">
      <w:pPr>
        <w:pStyle w:val="Heading3"/>
      </w:pPr>
    </w:p>
    <w:p w14:paraId="1C5F0D60" w14:textId="77777777" w:rsidR="003D5030" w:rsidRDefault="003D5030" w:rsidP="00057A2F">
      <w:pPr>
        <w:pStyle w:val="Heading3"/>
      </w:pPr>
    </w:p>
    <w:p w14:paraId="0590D6B3" w14:textId="77777777" w:rsidR="003D5030" w:rsidRDefault="003D5030" w:rsidP="00057A2F">
      <w:pPr>
        <w:pStyle w:val="Heading3"/>
      </w:pPr>
    </w:p>
    <w:p w14:paraId="208934B2" w14:textId="77777777" w:rsidR="003D5030" w:rsidRDefault="003D5030" w:rsidP="00057A2F">
      <w:pPr>
        <w:pStyle w:val="Heading3"/>
      </w:pPr>
    </w:p>
    <w:p w14:paraId="4AB755D3" w14:textId="77777777" w:rsidR="003D5030" w:rsidRDefault="003D5030" w:rsidP="00057A2F">
      <w:pPr>
        <w:pStyle w:val="Heading3"/>
      </w:pPr>
    </w:p>
    <w:p w14:paraId="76644C3A" w14:textId="77777777" w:rsidR="003D5030" w:rsidRDefault="003D5030" w:rsidP="00057A2F">
      <w:pPr>
        <w:pStyle w:val="Heading3"/>
      </w:pPr>
    </w:p>
    <w:p w14:paraId="00CD3F57" w14:textId="77777777" w:rsidR="003D5030" w:rsidRDefault="003D5030" w:rsidP="00057A2F">
      <w:pPr>
        <w:pStyle w:val="Heading3"/>
      </w:pPr>
    </w:p>
    <w:p w14:paraId="5D03A03B" w14:textId="77777777" w:rsidR="003D5030" w:rsidRDefault="003D5030" w:rsidP="00057A2F">
      <w:pPr>
        <w:pStyle w:val="Heading3"/>
      </w:pPr>
    </w:p>
    <w:p w14:paraId="6F26D70A" w14:textId="77777777" w:rsidR="003D5030" w:rsidRDefault="003D5030" w:rsidP="00057A2F">
      <w:pPr>
        <w:pStyle w:val="Heading3"/>
      </w:pPr>
    </w:p>
    <w:p w14:paraId="40149D9C" w14:textId="77777777" w:rsidR="003D5030" w:rsidRDefault="003D5030" w:rsidP="00057A2F">
      <w:pPr>
        <w:pStyle w:val="Heading3"/>
      </w:pPr>
    </w:p>
    <w:p w14:paraId="71EF30A0" w14:textId="77777777" w:rsidR="003D5030" w:rsidRDefault="003D5030" w:rsidP="00057A2F">
      <w:pPr>
        <w:pStyle w:val="Heading3"/>
      </w:pPr>
    </w:p>
    <w:p w14:paraId="00296ADB" w14:textId="77777777" w:rsidR="003D5030" w:rsidRDefault="003D5030" w:rsidP="00057A2F">
      <w:pPr>
        <w:pStyle w:val="Heading3"/>
      </w:pPr>
    </w:p>
    <w:p w14:paraId="4FF5096E" w14:textId="77777777" w:rsidR="003D5030" w:rsidRDefault="003D5030" w:rsidP="00057A2F">
      <w:pPr>
        <w:pStyle w:val="Heading3"/>
      </w:pPr>
    </w:p>
    <w:p w14:paraId="0677B1CF" w14:textId="77777777" w:rsidR="003D5030" w:rsidRDefault="003D5030" w:rsidP="00057A2F">
      <w:pPr>
        <w:pStyle w:val="Heading3"/>
      </w:pPr>
    </w:p>
    <w:p w14:paraId="38ED02D4" w14:textId="77777777" w:rsidR="00A144A6" w:rsidRDefault="00A144A6" w:rsidP="00A144A6"/>
    <w:p w14:paraId="7792546E" w14:textId="77777777" w:rsidR="00A144A6" w:rsidRPr="00A144A6" w:rsidRDefault="00A144A6" w:rsidP="00A144A6"/>
    <w:p w14:paraId="43BE02DC" w14:textId="77777777" w:rsidR="003D5030" w:rsidRDefault="003D5030" w:rsidP="00057A2F">
      <w:pPr>
        <w:pStyle w:val="Heading3"/>
      </w:pPr>
    </w:p>
    <w:p w14:paraId="6B809859" w14:textId="77777777" w:rsidR="003D5030" w:rsidRDefault="003D5030" w:rsidP="00057A2F">
      <w:pPr>
        <w:pStyle w:val="Heading3"/>
      </w:pPr>
    </w:p>
    <w:p w14:paraId="3F6173C9" w14:textId="77777777" w:rsidR="003D5030" w:rsidRDefault="003D5030" w:rsidP="00057A2F">
      <w:pPr>
        <w:pStyle w:val="Heading3"/>
      </w:pPr>
    </w:p>
    <w:p w14:paraId="18A3BDC3" w14:textId="77777777" w:rsidR="003D5030" w:rsidRDefault="003D5030" w:rsidP="00057A2F">
      <w:pPr>
        <w:pStyle w:val="Heading3"/>
      </w:pPr>
    </w:p>
    <w:p w14:paraId="5CB3B037" w14:textId="77777777" w:rsidR="003D5030" w:rsidRDefault="003D5030" w:rsidP="00057A2F">
      <w:pPr>
        <w:pStyle w:val="Heading3"/>
      </w:pPr>
    </w:p>
    <w:p w14:paraId="747C07AB" w14:textId="77777777" w:rsidR="003D5030" w:rsidRDefault="003D5030" w:rsidP="00057A2F">
      <w:pPr>
        <w:pStyle w:val="Heading3"/>
      </w:pPr>
    </w:p>
    <w:p w14:paraId="553F1538" w14:textId="77777777" w:rsidR="003D5030" w:rsidRDefault="003D5030" w:rsidP="00057A2F">
      <w:pPr>
        <w:pStyle w:val="Heading3"/>
      </w:pPr>
    </w:p>
    <w:p w14:paraId="701DE6F9" w14:textId="77777777" w:rsidR="003D5030" w:rsidRDefault="003D5030" w:rsidP="00057A2F">
      <w:pPr>
        <w:pStyle w:val="Heading3"/>
      </w:pPr>
    </w:p>
    <w:p w14:paraId="4632D24C" w14:textId="77777777" w:rsidR="003D5030" w:rsidRDefault="003D5030" w:rsidP="00057A2F">
      <w:pPr>
        <w:pStyle w:val="Heading3"/>
      </w:pPr>
    </w:p>
    <w:p w14:paraId="26BA808F" w14:textId="77777777" w:rsidR="00057A2F" w:rsidRDefault="00057A2F" w:rsidP="00057A2F">
      <w:pPr>
        <w:pStyle w:val="Heading3"/>
      </w:pPr>
      <w:bookmarkStart w:id="1698" w:name="_Toc390091813"/>
      <w:r>
        <w:t>3.4.13 Change previously attempted questions answer(s)</w:t>
      </w:r>
      <w:bookmarkEnd w:id="1697"/>
      <w:bookmarkEnd w:id="169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961A44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E2A45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C7BF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9FFE6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92EC2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EDC31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618ADF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E7A1F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E3E463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F804B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D755B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F003E0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change the answer to previously attempted questions</w:t>
            </w:r>
          </w:p>
          <w:p w14:paraId="77583F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correct any previously made mistakes</w:t>
            </w:r>
          </w:p>
        </w:tc>
      </w:tr>
      <w:tr w:rsidR="00057A2F" w:rsidRPr="005717B9" w14:paraId="72AA7B4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D1DD9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92E993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BB87EA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5947A7A" wp14:editId="0C2B973B">
                  <wp:extent cx="4972050" cy="3457575"/>
                  <wp:effectExtent l="19050" t="0" r="0" b="0"/>
                  <wp:docPr id="92" name="Picture 19" descr="C:\Users\melakaa\Desktop\Top Cima\change 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akaa\Desktop\Top Cima\change answer.png"/>
                          <pic:cNvPicPr>
                            <a:picLocks noChangeAspect="1" noChangeArrowheads="1"/>
                          </pic:cNvPicPr>
                        </pic:nvPicPr>
                        <pic:blipFill>
                          <a:blip r:embed="rId29"/>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1FE015A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F92BBB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476E8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C687CC5" w14:textId="77777777" w:rsidR="00057A2F" w:rsidRPr="005717B9" w:rsidRDefault="00057A2F" w:rsidP="00E17C5A">
            <w:pPr>
              <w:autoSpaceDE w:val="0"/>
              <w:autoSpaceDN w:val="0"/>
              <w:adjustRightInd w:val="0"/>
              <w:spacing w:after="0" w:line="240" w:lineRule="auto"/>
              <w:rPr>
                <w:rFonts w:cstheme="minorHAnsi"/>
                <w:sz w:val="24"/>
                <w:szCs w:val="24"/>
              </w:rPr>
            </w:pPr>
          </w:p>
          <w:p w14:paraId="4F878D3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1E40AC48"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21DF5F6"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271B3DC"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F0DE26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72B451D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0AB410E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38F839B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25CB013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7FB603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Registered Student is not on the first question of the exam, he will click on the </w:t>
            </w:r>
            <w:r>
              <w:rPr>
                <w:rFonts w:cstheme="minorHAnsi"/>
                <w:sz w:val="24"/>
                <w:szCs w:val="24"/>
              </w:rPr>
              <w:lastRenderedPageBreak/>
              <w:t>previous button on the bottom.</w:t>
            </w:r>
          </w:p>
          <w:p w14:paraId="01A817A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previous question.</w:t>
            </w:r>
          </w:p>
          <w:p w14:paraId="289EF43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make any changes in the answer by selecting the radio buttons, or check boxes, or drop downs, or drag and drops, depending on the type of question.</w:t>
            </w:r>
          </w:p>
          <w:p w14:paraId="750BF0C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user will click on the next button to move to the current question, and continue on with the exam.</w:t>
            </w:r>
          </w:p>
          <w:p w14:paraId="6621890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836915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3844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898A2FC" w14:textId="77777777" w:rsidR="00057A2F" w:rsidRPr="00822CB9"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2B170B9" w14:textId="77777777"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r>
              <w:rPr>
                <w:rFonts w:cstheme="minorHAnsi"/>
                <w:bCs/>
                <w:sz w:val="24"/>
                <w:szCs w:val="24"/>
              </w:rPr>
              <w:t>.</w:t>
            </w:r>
          </w:p>
          <w:p w14:paraId="6C3E0E2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3B1905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DFB1D90"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5AA13D9"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14:paraId="78C8537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B8503C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7358F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4285D0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685613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EF7C6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5EEC82D" w14:textId="77777777" w:rsidR="00057A2F" w:rsidRDefault="00057A2F" w:rsidP="00057A2F">
      <w:pPr>
        <w:pStyle w:val="Heading3"/>
      </w:pPr>
    </w:p>
    <w:p w14:paraId="648260DA" w14:textId="77777777" w:rsidR="00057A2F" w:rsidRDefault="00057A2F" w:rsidP="00057A2F"/>
    <w:p w14:paraId="78CA8ACC" w14:textId="77777777" w:rsidR="00057A2F" w:rsidRDefault="00057A2F" w:rsidP="00057A2F"/>
    <w:p w14:paraId="0D3B9AC4" w14:textId="77777777" w:rsidR="00057A2F" w:rsidRDefault="00057A2F" w:rsidP="00057A2F"/>
    <w:p w14:paraId="42ACFEFC" w14:textId="77777777" w:rsidR="00057A2F" w:rsidRDefault="00057A2F" w:rsidP="00057A2F"/>
    <w:p w14:paraId="01BEE2B7" w14:textId="77777777" w:rsidR="00057A2F" w:rsidRDefault="00057A2F" w:rsidP="00057A2F"/>
    <w:p w14:paraId="130C3FCE" w14:textId="77777777" w:rsidR="00057A2F" w:rsidRDefault="00057A2F" w:rsidP="00057A2F"/>
    <w:p w14:paraId="57F87397" w14:textId="77777777" w:rsidR="00057A2F" w:rsidRDefault="00057A2F" w:rsidP="00057A2F"/>
    <w:p w14:paraId="717749B6" w14:textId="77777777" w:rsidR="000C6BE6" w:rsidRDefault="000C6BE6" w:rsidP="00057A2F"/>
    <w:p w14:paraId="0853AD80" w14:textId="77777777" w:rsidR="000C6BE6" w:rsidRDefault="000C6BE6" w:rsidP="00057A2F"/>
    <w:p w14:paraId="0D33CE03" w14:textId="77777777" w:rsidR="00057A2F" w:rsidRDefault="00057A2F" w:rsidP="00057A2F"/>
    <w:p w14:paraId="1772F9A5" w14:textId="77777777" w:rsidR="00057A2F" w:rsidRDefault="00057A2F" w:rsidP="00057A2F"/>
    <w:p w14:paraId="30DFFD65" w14:textId="77777777" w:rsidR="00057A2F" w:rsidRDefault="00057A2F" w:rsidP="00057A2F"/>
    <w:p w14:paraId="1C08C5FD" w14:textId="77777777" w:rsidR="00057A2F" w:rsidRDefault="00057A2F" w:rsidP="00057A2F"/>
    <w:p w14:paraId="17A03A87" w14:textId="77777777" w:rsidR="00057A2F" w:rsidRPr="007E70F3" w:rsidRDefault="00057A2F" w:rsidP="00057A2F"/>
    <w:p w14:paraId="78F208AF" w14:textId="77777777" w:rsidR="00057A2F" w:rsidRDefault="00057A2F" w:rsidP="00057A2F">
      <w:pPr>
        <w:pStyle w:val="Heading3"/>
      </w:pPr>
    </w:p>
    <w:p w14:paraId="784411E3" w14:textId="77777777" w:rsidR="00057A2F" w:rsidRDefault="00057A2F" w:rsidP="00057A2F">
      <w:pPr>
        <w:pStyle w:val="Heading3"/>
      </w:pPr>
      <w:bookmarkStart w:id="1699" w:name="_Toc388618388"/>
      <w:bookmarkStart w:id="1700" w:name="_Toc390091814"/>
      <w:r>
        <w:t>3.4.14 View Exam Summary</w:t>
      </w:r>
      <w:bookmarkEnd w:id="1699"/>
      <w:bookmarkEnd w:id="1700"/>
    </w:p>
    <w:p w14:paraId="666F3C74" w14:textId="77777777" w:rsidR="00057A2F" w:rsidRPr="007E70F3"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AF32B1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6F2C3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8013B4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24B53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EBD1D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826FE3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180076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C90A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4A538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0F3347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A9D85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29DD18E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the summary of the exam</w:t>
            </w:r>
          </w:p>
          <w:p w14:paraId="221168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score for the exam, along with the number of correct answers and other details</w:t>
            </w:r>
          </w:p>
        </w:tc>
      </w:tr>
      <w:tr w:rsidR="00057A2F" w:rsidRPr="005717B9" w14:paraId="75CE45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30E0C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72BC51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53540A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F555E0A" wp14:editId="09059AE6">
                  <wp:extent cx="4972050" cy="3343275"/>
                  <wp:effectExtent l="19050" t="0" r="0" b="0"/>
                  <wp:docPr id="93" name="Picture 17" descr="C:\Users\melakaa\Desktop\Top Cima\past exam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kaa\Desktop\Top Cima\past exam summary.png"/>
                          <pic:cNvPicPr>
                            <a:picLocks noChangeAspect="1" noChangeArrowheads="1"/>
                          </pic:cNvPicPr>
                        </pic:nvPicPr>
                        <pic:blipFill>
                          <a:blip r:embed="rId30"/>
                          <a:srcRect/>
                          <a:stretch>
                            <a:fillRect/>
                          </a:stretch>
                        </pic:blipFill>
                        <pic:spPr bwMode="auto">
                          <a:xfrm>
                            <a:off x="0" y="0"/>
                            <a:ext cx="4972050" cy="3343275"/>
                          </a:xfrm>
                          <a:prstGeom prst="rect">
                            <a:avLst/>
                          </a:prstGeom>
                          <a:noFill/>
                          <a:ln w="9525">
                            <a:noFill/>
                            <a:miter lim="800000"/>
                            <a:headEnd/>
                            <a:tailEnd/>
                          </a:ln>
                        </pic:spPr>
                      </pic:pic>
                    </a:graphicData>
                  </a:graphic>
                </wp:inline>
              </w:drawing>
            </w:r>
          </w:p>
          <w:p w14:paraId="06FD0D39" w14:textId="77777777" w:rsidR="00057A2F" w:rsidRDefault="00057A2F" w:rsidP="00E17C5A">
            <w:pPr>
              <w:autoSpaceDE w:val="0"/>
              <w:autoSpaceDN w:val="0"/>
              <w:adjustRightInd w:val="0"/>
              <w:spacing w:after="0" w:line="240" w:lineRule="auto"/>
              <w:jc w:val="center"/>
              <w:rPr>
                <w:rFonts w:cstheme="minorHAnsi"/>
                <w:sz w:val="24"/>
                <w:szCs w:val="24"/>
              </w:rPr>
            </w:pPr>
          </w:p>
          <w:p w14:paraId="34F1080B" w14:textId="77777777" w:rsidR="00E1657A" w:rsidRDefault="00E1657A" w:rsidP="00E17C5A">
            <w:pPr>
              <w:autoSpaceDE w:val="0"/>
              <w:autoSpaceDN w:val="0"/>
              <w:adjustRightInd w:val="0"/>
              <w:spacing w:after="0" w:line="240" w:lineRule="auto"/>
              <w:jc w:val="center"/>
              <w:rPr>
                <w:rFonts w:cstheme="minorHAnsi"/>
                <w:b/>
                <w:sz w:val="24"/>
                <w:szCs w:val="24"/>
              </w:rPr>
            </w:pPr>
            <w:r w:rsidRPr="00E1657A">
              <w:rPr>
                <w:rFonts w:cstheme="minorHAnsi"/>
                <w:b/>
                <w:color w:val="FF0000"/>
                <w:sz w:val="24"/>
                <w:szCs w:val="24"/>
              </w:rPr>
              <w:t>Here we should have each section how many questions were there, how many right answrrs ad how many wrong. What else are trying t give ? We should have option of generating the full list of questions and right answer as well</w:t>
            </w:r>
          </w:p>
          <w:p w14:paraId="1DCE5AA6" w14:textId="77777777" w:rsidR="004F1156" w:rsidRPr="00C10513" w:rsidRDefault="004F1156" w:rsidP="00E17C5A">
            <w:pPr>
              <w:autoSpaceDE w:val="0"/>
              <w:autoSpaceDN w:val="0"/>
              <w:adjustRightInd w:val="0"/>
              <w:spacing w:after="0" w:line="240" w:lineRule="auto"/>
              <w:jc w:val="center"/>
              <w:rPr>
                <w:rFonts w:cstheme="minorHAnsi"/>
                <w:b/>
                <w:color w:val="548DD4" w:themeColor="text2" w:themeTint="99"/>
                <w:sz w:val="24"/>
                <w:szCs w:val="24"/>
              </w:rPr>
            </w:pPr>
          </w:p>
          <w:p w14:paraId="1078652E" w14:textId="77777777" w:rsidR="004F1156" w:rsidRPr="00B21C17" w:rsidRDefault="00C10513" w:rsidP="00E17C5A">
            <w:pPr>
              <w:autoSpaceDE w:val="0"/>
              <w:autoSpaceDN w:val="0"/>
              <w:adjustRightInd w:val="0"/>
              <w:spacing w:after="0" w:line="240" w:lineRule="auto"/>
              <w:jc w:val="center"/>
              <w:rPr>
                <w:rFonts w:cstheme="minorHAnsi"/>
                <w:b/>
                <w:color w:val="76923C" w:themeColor="accent3" w:themeShade="BF"/>
                <w:sz w:val="24"/>
                <w:szCs w:val="24"/>
              </w:rPr>
            </w:pPr>
            <w:r w:rsidRPr="00C10513">
              <w:rPr>
                <w:rFonts w:cstheme="minorHAnsi"/>
                <w:b/>
                <w:color w:val="548DD4" w:themeColor="text2" w:themeTint="99"/>
                <w:sz w:val="24"/>
                <w:szCs w:val="24"/>
              </w:rPr>
              <w:t>Agreed to proceed with the proposed solution</w:t>
            </w:r>
          </w:p>
        </w:tc>
      </w:tr>
      <w:tr w:rsidR="00057A2F" w:rsidRPr="005717B9" w14:paraId="6BC76EE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3F4F1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8CA1D77" w14:textId="77777777" w:rsidR="00057A2F" w:rsidRPr="005717B9" w:rsidRDefault="00057A2F" w:rsidP="00E17C5A">
            <w:pPr>
              <w:autoSpaceDE w:val="0"/>
              <w:autoSpaceDN w:val="0"/>
              <w:adjustRightInd w:val="0"/>
              <w:spacing w:after="0" w:line="240" w:lineRule="auto"/>
              <w:rPr>
                <w:rFonts w:cstheme="minorHAnsi"/>
                <w:sz w:val="24"/>
                <w:szCs w:val="24"/>
              </w:rPr>
            </w:pPr>
          </w:p>
          <w:p w14:paraId="2CD93E97"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2542F0F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422D97F"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17FEA59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1F238480"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choose a particular exam on a particular level and click on its </w:t>
            </w:r>
            <w:r>
              <w:rPr>
                <w:rFonts w:cstheme="minorHAnsi"/>
                <w:color w:val="00000A"/>
                <w:sz w:val="24"/>
                <w:szCs w:val="24"/>
              </w:rPr>
              <w:lastRenderedPageBreak/>
              <w:t>image</w:t>
            </w:r>
          </w:p>
          <w:p w14:paraId="309ED28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57FF6F7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7D63193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DCA502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3571E2F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14:paraId="6D1D5F7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14:paraId="1AE55A5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DF46B4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F78A8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F8B7195"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3912E9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3B5C31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F0AB1A2"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84D70FD"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8F2177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C48D0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36370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508955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79FDC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555848A" w14:textId="77777777" w:rsidR="00057A2F" w:rsidRDefault="00057A2F" w:rsidP="00057A2F"/>
    <w:p w14:paraId="6CCA97D8" w14:textId="77777777" w:rsidR="00057A2F" w:rsidRPr="00947484" w:rsidRDefault="00057A2F" w:rsidP="00057A2F"/>
    <w:p w14:paraId="33302118" w14:textId="77777777" w:rsidR="00057A2F" w:rsidRPr="00947484" w:rsidRDefault="00057A2F" w:rsidP="00057A2F"/>
    <w:p w14:paraId="587277A6" w14:textId="77777777" w:rsidR="00057A2F" w:rsidRPr="00947484" w:rsidRDefault="00057A2F" w:rsidP="00057A2F"/>
    <w:p w14:paraId="3A6504A8" w14:textId="77777777" w:rsidR="00057A2F" w:rsidRPr="00B41EC5" w:rsidRDefault="00057A2F" w:rsidP="00057A2F"/>
    <w:p w14:paraId="50706358" w14:textId="77777777" w:rsidR="00057A2F" w:rsidRDefault="00057A2F" w:rsidP="00057A2F"/>
    <w:p w14:paraId="029FF74C" w14:textId="77777777" w:rsidR="00057A2F" w:rsidRDefault="00057A2F" w:rsidP="00057A2F"/>
    <w:p w14:paraId="4DDEC74C" w14:textId="77777777" w:rsidR="00057A2F" w:rsidRDefault="00057A2F" w:rsidP="00057A2F"/>
    <w:p w14:paraId="76907A49" w14:textId="77777777" w:rsidR="00A144A6" w:rsidRDefault="00A144A6" w:rsidP="00057A2F"/>
    <w:p w14:paraId="1FB044E6" w14:textId="77777777" w:rsidR="00A144A6" w:rsidRDefault="00A144A6" w:rsidP="00057A2F"/>
    <w:p w14:paraId="484FE121" w14:textId="77777777" w:rsidR="00057A2F" w:rsidRDefault="00057A2F" w:rsidP="00057A2F"/>
    <w:p w14:paraId="3B7C83F5" w14:textId="77777777" w:rsidR="00057A2F" w:rsidRDefault="00057A2F" w:rsidP="00057A2F"/>
    <w:p w14:paraId="32DF2718" w14:textId="77777777" w:rsidR="00057A2F" w:rsidRDefault="00057A2F" w:rsidP="00057A2F"/>
    <w:p w14:paraId="35EB9C6F" w14:textId="77777777" w:rsidR="00057A2F" w:rsidRDefault="00057A2F" w:rsidP="00057A2F"/>
    <w:p w14:paraId="2ADD2A90" w14:textId="77777777" w:rsidR="00057A2F" w:rsidRDefault="00057A2F" w:rsidP="00057A2F">
      <w:pPr>
        <w:pStyle w:val="Heading3"/>
      </w:pPr>
      <w:bookmarkStart w:id="1701" w:name="_Toc388618389"/>
      <w:bookmarkStart w:id="1702" w:name="_Toc390091815"/>
      <w:r>
        <w:lastRenderedPageBreak/>
        <w:t>3.4.15 End Exam</w:t>
      </w:r>
      <w:bookmarkEnd w:id="1701"/>
      <w:bookmarkEnd w:id="170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2EED58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1B6A0C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43545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07DA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86601C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5FD15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C322C8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F82EE5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CFF60D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141D3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E2575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53E401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end the current exam</w:t>
            </w:r>
          </w:p>
          <w:p w14:paraId="102C5E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results of the exam, and continue using other features of the application</w:t>
            </w:r>
          </w:p>
        </w:tc>
      </w:tr>
      <w:tr w:rsidR="00057A2F" w:rsidRPr="005717B9" w14:paraId="604EEF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694FC7"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426494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5BD512C9"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714275F" wp14:editId="1B373BBC">
                  <wp:extent cx="4972050" cy="3457575"/>
                  <wp:effectExtent l="19050" t="0" r="0" b="0"/>
                  <wp:docPr id="96" name="Picture 26" descr="C:\Users\melakaa\Desktop\Top Cima\end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end exam.png"/>
                          <pic:cNvPicPr>
                            <a:picLocks noChangeAspect="1" noChangeArrowheads="1"/>
                          </pic:cNvPicPr>
                        </pic:nvPicPr>
                        <pic:blipFill>
                          <a:blip r:embed="rId31"/>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183E9080" w14:textId="77777777" w:rsidR="00057A2F" w:rsidRPr="00E1657A" w:rsidRDefault="00057A2F" w:rsidP="00E17C5A">
            <w:pPr>
              <w:autoSpaceDE w:val="0"/>
              <w:autoSpaceDN w:val="0"/>
              <w:adjustRightInd w:val="0"/>
              <w:spacing w:after="0" w:line="240" w:lineRule="auto"/>
              <w:jc w:val="center"/>
              <w:rPr>
                <w:rFonts w:cstheme="minorHAnsi"/>
                <w:b/>
                <w:color w:val="FF0000"/>
                <w:sz w:val="24"/>
                <w:szCs w:val="24"/>
              </w:rPr>
            </w:pPr>
          </w:p>
          <w:p w14:paraId="333A2C0F" w14:textId="77777777" w:rsidR="00E1657A" w:rsidRDefault="00E1657A" w:rsidP="00E17C5A">
            <w:pPr>
              <w:autoSpaceDE w:val="0"/>
              <w:autoSpaceDN w:val="0"/>
              <w:adjustRightInd w:val="0"/>
              <w:spacing w:after="0" w:line="240" w:lineRule="auto"/>
              <w:jc w:val="center"/>
              <w:rPr>
                <w:rFonts w:cstheme="minorHAnsi"/>
                <w:b/>
                <w:color w:val="FF0000"/>
                <w:sz w:val="24"/>
                <w:szCs w:val="24"/>
              </w:rPr>
            </w:pPr>
            <w:r w:rsidRPr="00E1657A">
              <w:rPr>
                <w:rFonts w:cstheme="minorHAnsi"/>
                <w:b/>
                <w:color w:val="FF0000"/>
                <w:sz w:val="24"/>
                <w:szCs w:val="24"/>
              </w:rPr>
              <w:t xml:space="preserve">I think button like end exams needs to be just outside question as they wont change for each question </w:t>
            </w:r>
          </w:p>
          <w:p w14:paraId="59B8FFB5" w14:textId="77777777" w:rsidR="00C925A3" w:rsidRPr="007F5337" w:rsidRDefault="00C925A3" w:rsidP="00E17C5A">
            <w:pPr>
              <w:autoSpaceDE w:val="0"/>
              <w:autoSpaceDN w:val="0"/>
              <w:adjustRightInd w:val="0"/>
              <w:spacing w:after="0" w:line="240" w:lineRule="auto"/>
              <w:jc w:val="center"/>
              <w:rPr>
                <w:rFonts w:cstheme="minorHAnsi"/>
                <w:b/>
                <w:color w:val="76923C" w:themeColor="accent3" w:themeShade="BF"/>
                <w:sz w:val="24"/>
                <w:szCs w:val="24"/>
              </w:rPr>
            </w:pPr>
          </w:p>
          <w:p w14:paraId="2936AECD" w14:textId="77777777" w:rsidR="00D429FD" w:rsidRPr="00C10513" w:rsidRDefault="00C10513" w:rsidP="00E17C5A">
            <w:pPr>
              <w:autoSpaceDE w:val="0"/>
              <w:autoSpaceDN w:val="0"/>
              <w:adjustRightInd w:val="0"/>
              <w:spacing w:after="0" w:line="240" w:lineRule="auto"/>
              <w:jc w:val="center"/>
              <w:rPr>
                <w:rFonts w:cstheme="minorHAnsi"/>
                <w:b/>
                <w:color w:val="548DD4" w:themeColor="text2" w:themeTint="99"/>
                <w:sz w:val="24"/>
                <w:szCs w:val="24"/>
              </w:rPr>
            </w:pPr>
            <w:r w:rsidRPr="00C10513">
              <w:rPr>
                <w:rFonts w:cstheme="minorHAnsi"/>
                <w:b/>
                <w:color w:val="548DD4" w:themeColor="text2" w:themeTint="99"/>
                <w:sz w:val="24"/>
                <w:szCs w:val="24"/>
              </w:rPr>
              <w:t>Agreed to proceed with the proposed solution</w:t>
            </w:r>
          </w:p>
          <w:p w14:paraId="31DCC577" w14:textId="77777777" w:rsidR="00D429FD" w:rsidRPr="00C10513" w:rsidRDefault="00D429FD" w:rsidP="00E17C5A">
            <w:pPr>
              <w:autoSpaceDE w:val="0"/>
              <w:autoSpaceDN w:val="0"/>
              <w:adjustRightInd w:val="0"/>
              <w:spacing w:after="0" w:line="240" w:lineRule="auto"/>
              <w:jc w:val="center"/>
              <w:rPr>
                <w:rFonts w:cstheme="minorHAnsi"/>
                <w:b/>
                <w:color w:val="548DD4" w:themeColor="text2" w:themeTint="99"/>
                <w:sz w:val="24"/>
                <w:szCs w:val="24"/>
              </w:rPr>
            </w:pPr>
          </w:p>
          <w:p w14:paraId="7D903BA5" w14:textId="77777777" w:rsidR="00C925A3" w:rsidRDefault="00C925A3" w:rsidP="00E17C5A">
            <w:pPr>
              <w:autoSpaceDE w:val="0"/>
              <w:autoSpaceDN w:val="0"/>
              <w:adjustRightInd w:val="0"/>
              <w:spacing w:after="0" w:line="240" w:lineRule="auto"/>
              <w:jc w:val="center"/>
              <w:rPr>
                <w:rFonts w:cstheme="minorHAnsi"/>
                <w:b/>
                <w:color w:val="FF0000"/>
                <w:sz w:val="24"/>
                <w:szCs w:val="24"/>
              </w:rPr>
            </w:pPr>
            <w:r w:rsidRPr="00C925A3">
              <w:rPr>
                <w:rFonts w:cstheme="minorHAnsi"/>
                <w:b/>
                <w:color w:val="FF0000"/>
                <w:sz w:val="24"/>
                <w:szCs w:val="24"/>
              </w:rPr>
              <w:t>Display a notification to get the confirmation, display the number of marked questions (if any) in it. Give the options “End exam” “view marked questions” “cancel” in the notification</w:t>
            </w:r>
          </w:p>
          <w:p w14:paraId="214D2BD8" w14:textId="77777777" w:rsidR="00CB0888" w:rsidRPr="00CB0888" w:rsidRDefault="00CB0888" w:rsidP="00E17C5A">
            <w:pPr>
              <w:autoSpaceDE w:val="0"/>
              <w:autoSpaceDN w:val="0"/>
              <w:adjustRightInd w:val="0"/>
              <w:spacing w:after="0" w:line="240" w:lineRule="auto"/>
              <w:jc w:val="center"/>
              <w:rPr>
                <w:rFonts w:cstheme="minorHAnsi"/>
                <w:b/>
                <w:color w:val="E36C0A" w:themeColor="accent6" w:themeShade="BF"/>
                <w:sz w:val="24"/>
                <w:szCs w:val="24"/>
              </w:rPr>
            </w:pPr>
          </w:p>
          <w:p w14:paraId="2897BD89" w14:textId="77777777" w:rsidR="00CB0888" w:rsidRPr="00C10513" w:rsidRDefault="00C10513" w:rsidP="00E17C5A">
            <w:pPr>
              <w:autoSpaceDE w:val="0"/>
              <w:autoSpaceDN w:val="0"/>
              <w:adjustRightInd w:val="0"/>
              <w:spacing w:after="0" w:line="240" w:lineRule="auto"/>
              <w:jc w:val="center"/>
              <w:rPr>
                <w:rFonts w:cstheme="minorHAnsi"/>
                <w:b/>
                <w:color w:val="548DD4" w:themeColor="text2" w:themeTint="99"/>
                <w:sz w:val="24"/>
                <w:szCs w:val="24"/>
              </w:rPr>
            </w:pPr>
            <w:r w:rsidRPr="00C10513">
              <w:rPr>
                <w:rFonts w:cstheme="minorHAnsi"/>
                <w:b/>
                <w:color w:val="548DD4" w:themeColor="text2" w:themeTint="99"/>
                <w:sz w:val="24"/>
                <w:szCs w:val="24"/>
              </w:rPr>
              <w:t>This will be accommodated</w:t>
            </w:r>
          </w:p>
        </w:tc>
      </w:tr>
      <w:tr w:rsidR="00057A2F" w:rsidRPr="005717B9" w14:paraId="747B582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54A28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CEB6263" w14:textId="77777777" w:rsidR="00057A2F" w:rsidRPr="005717B9" w:rsidRDefault="00057A2F" w:rsidP="00E17C5A">
            <w:pPr>
              <w:autoSpaceDE w:val="0"/>
              <w:autoSpaceDN w:val="0"/>
              <w:adjustRightInd w:val="0"/>
              <w:spacing w:after="0" w:line="240" w:lineRule="auto"/>
              <w:rPr>
                <w:rFonts w:cstheme="minorHAnsi"/>
                <w:sz w:val="24"/>
                <w:szCs w:val="24"/>
              </w:rPr>
            </w:pPr>
          </w:p>
          <w:p w14:paraId="6D2A784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1154656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DC2E9C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98F241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368C4E6"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choose a particular exam on a particular level and click on its image</w:t>
            </w:r>
          </w:p>
          <w:p w14:paraId="5556820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72C6EB2E"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54393D1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32E9A57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487CFD8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14:paraId="7E17DCB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8835D5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F1E42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CCA7C1D"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F085D7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EF6A50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725CE9F"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0744B8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2B16D6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A12C9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C37C5E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BF4070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BF7B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BBF5012" w14:textId="77777777" w:rsidR="00057A2F" w:rsidRDefault="00057A2F" w:rsidP="00057A2F"/>
    <w:p w14:paraId="056F8DEC" w14:textId="77777777" w:rsidR="00057A2F" w:rsidRDefault="00057A2F" w:rsidP="00057A2F"/>
    <w:p w14:paraId="23A43FDF" w14:textId="77777777" w:rsidR="00057A2F" w:rsidRDefault="00057A2F" w:rsidP="00057A2F"/>
    <w:p w14:paraId="6F331D22" w14:textId="77777777" w:rsidR="00057A2F" w:rsidRDefault="00057A2F" w:rsidP="00057A2F"/>
    <w:p w14:paraId="16F19A5D" w14:textId="77777777" w:rsidR="00057A2F" w:rsidRDefault="00057A2F" w:rsidP="00057A2F"/>
    <w:p w14:paraId="4DBBA2BF" w14:textId="77777777" w:rsidR="00057A2F" w:rsidRDefault="00057A2F" w:rsidP="00057A2F"/>
    <w:p w14:paraId="325F65BC" w14:textId="77777777" w:rsidR="00A144A6" w:rsidRDefault="00A144A6" w:rsidP="00057A2F"/>
    <w:p w14:paraId="10CEA9CD" w14:textId="77777777" w:rsidR="00057A2F" w:rsidRDefault="00057A2F" w:rsidP="00057A2F"/>
    <w:p w14:paraId="6354E268" w14:textId="77777777" w:rsidR="00057A2F" w:rsidRDefault="00057A2F" w:rsidP="00057A2F"/>
    <w:p w14:paraId="4A7E8DD1" w14:textId="77777777" w:rsidR="00057A2F" w:rsidRDefault="00057A2F" w:rsidP="00057A2F"/>
    <w:p w14:paraId="74136330" w14:textId="77777777" w:rsidR="00057A2F" w:rsidRDefault="00057A2F" w:rsidP="00057A2F"/>
    <w:p w14:paraId="26D12798" w14:textId="77777777" w:rsidR="00057A2F" w:rsidRDefault="00057A2F" w:rsidP="00057A2F"/>
    <w:p w14:paraId="40E8AF23" w14:textId="77777777" w:rsidR="00057A2F" w:rsidRDefault="00057A2F" w:rsidP="00057A2F"/>
    <w:p w14:paraId="39939F0B" w14:textId="77777777" w:rsidR="00057A2F" w:rsidRDefault="00057A2F" w:rsidP="00057A2F">
      <w:pPr>
        <w:pStyle w:val="Heading2"/>
      </w:pPr>
      <w:bookmarkStart w:id="1703" w:name="_Toc388618390"/>
      <w:bookmarkStart w:id="1704" w:name="_Toc390091816"/>
      <w:r>
        <w:lastRenderedPageBreak/>
        <w:t>3.5 Exam Help</w:t>
      </w:r>
      <w:bookmarkEnd w:id="1703"/>
      <w:bookmarkEnd w:id="1704"/>
    </w:p>
    <w:p w14:paraId="6F492DDA" w14:textId="77777777" w:rsidR="00057A2F" w:rsidRDefault="00057A2F" w:rsidP="00057A2F">
      <w:pPr>
        <w:pStyle w:val="Heading3"/>
      </w:pPr>
      <w:bookmarkStart w:id="1705" w:name="_Toc388618391"/>
      <w:bookmarkStart w:id="1706" w:name="_Toc390091817"/>
      <w:r>
        <w:t>3.5.1 Mark Questions for further reference</w:t>
      </w:r>
      <w:bookmarkEnd w:id="1705"/>
      <w:bookmarkEnd w:id="170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005F2A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7101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B5833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C2C0B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7693DD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B776FB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7FCBBE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3A16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27685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6FD60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C1487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306A66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mark questions</w:t>
            </w:r>
          </w:p>
          <w:p w14:paraId="112A595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refer to these questions later on for further clarification of the correct answer</w:t>
            </w:r>
          </w:p>
          <w:p w14:paraId="20B33B7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AD5D8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58F86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D3E72C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FC6946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0FB5511" wp14:editId="34FB48BD">
                  <wp:extent cx="4972050" cy="3457575"/>
                  <wp:effectExtent l="19050" t="0" r="0" b="0"/>
                  <wp:docPr id="97" name="Picture 31" descr="C:\Users\melakaa\Desktop\Top Cima\mark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mark question.png"/>
                          <pic:cNvPicPr>
                            <a:picLocks noChangeAspect="1" noChangeArrowheads="1"/>
                          </pic:cNvPicPr>
                        </pic:nvPicPr>
                        <pic:blipFill>
                          <a:blip r:embed="rId32"/>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00376E1D" w14:textId="77777777" w:rsidR="00057A2F" w:rsidRPr="00E1657A" w:rsidRDefault="00057A2F" w:rsidP="00E17C5A">
            <w:pPr>
              <w:autoSpaceDE w:val="0"/>
              <w:autoSpaceDN w:val="0"/>
              <w:adjustRightInd w:val="0"/>
              <w:spacing w:after="0" w:line="240" w:lineRule="auto"/>
              <w:jc w:val="center"/>
              <w:rPr>
                <w:rFonts w:cstheme="minorHAnsi"/>
                <w:b/>
                <w:color w:val="FF0000"/>
                <w:sz w:val="24"/>
                <w:szCs w:val="24"/>
              </w:rPr>
            </w:pPr>
          </w:p>
          <w:p w14:paraId="69880169" w14:textId="77777777" w:rsidR="00E1657A" w:rsidRDefault="00E1657A" w:rsidP="00E17C5A">
            <w:pPr>
              <w:autoSpaceDE w:val="0"/>
              <w:autoSpaceDN w:val="0"/>
              <w:adjustRightInd w:val="0"/>
              <w:spacing w:after="0" w:line="240" w:lineRule="auto"/>
              <w:jc w:val="center"/>
              <w:rPr>
                <w:rFonts w:cstheme="minorHAnsi"/>
                <w:b/>
                <w:color w:val="FF0000"/>
                <w:sz w:val="24"/>
                <w:szCs w:val="24"/>
              </w:rPr>
            </w:pPr>
            <w:r w:rsidRPr="00E1657A">
              <w:rPr>
                <w:rFonts w:cstheme="minorHAnsi"/>
                <w:b/>
                <w:color w:val="FF0000"/>
                <w:sz w:val="24"/>
                <w:szCs w:val="24"/>
              </w:rPr>
              <w:t>Student must be able to take list of all marked questions one by one as well</w:t>
            </w:r>
            <w:r w:rsidR="00D53042">
              <w:rPr>
                <w:rFonts w:cstheme="minorHAnsi"/>
                <w:b/>
                <w:color w:val="FF0000"/>
                <w:sz w:val="24"/>
                <w:szCs w:val="24"/>
              </w:rPr>
              <w:t>. Can they see all unanswered questions as well</w:t>
            </w:r>
          </w:p>
          <w:p w14:paraId="21AAFFCD" w14:textId="77777777" w:rsidR="00236BF3" w:rsidRDefault="00236BF3" w:rsidP="00E17C5A">
            <w:pPr>
              <w:autoSpaceDE w:val="0"/>
              <w:autoSpaceDN w:val="0"/>
              <w:adjustRightInd w:val="0"/>
              <w:spacing w:after="0" w:line="240" w:lineRule="auto"/>
              <w:jc w:val="center"/>
              <w:rPr>
                <w:rFonts w:cstheme="minorHAnsi"/>
                <w:b/>
                <w:color w:val="FF0000"/>
                <w:sz w:val="24"/>
                <w:szCs w:val="24"/>
              </w:rPr>
            </w:pPr>
          </w:p>
          <w:p w14:paraId="3824177E" w14:textId="77777777" w:rsidR="004E157A" w:rsidRPr="00C10513" w:rsidRDefault="00C10513" w:rsidP="00FF6F57">
            <w:pPr>
              <w:autoSpaceDE w:val="0"/>
              <w:autoSpaceDN w:val="0"/>
              <w:adjustRightInd w:val="0"/>
              <w:jc w:val="center"/>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sidRPr="00C10513">
              <w:rPr>
                <w:rFonts w:cstheme="minorHAnsi"/>
                <w:b/>
                <w:color w:val="548DD4" w:themeColor="text2" w:themeTint="99"/>
                <w:sz w:val="24"/>
                <w:szCs w:val="24"/>
              </w:rPr>
              <w:t>stories</w:t>
            </w:r>
            <w:r w:rsidR="003078A0" w:rsidRPr="00C10513">
              <w:rPr>
                <w:rFonts w:cstheme="minorHAnsi"/>
                <w:b/>
                <w:color w:val="548DD4" w:themeColor="text2" w:themeTint="99"/>
                <w:sz w:val="24"/>
                <w:szCs w:val="24"/>
              </w:rPr>
              <w:t xml:space="preserve"> 3.11.28</w:t>
            </w:r>
          </w:p>
          <w:p w14:paraId="5BA60334" w14:textId="77777777" w:rsidR="0081687D" w:rsidRPr="00D8147D" w:rsidRDefault="0081687D" w:rsidP="00E17C5A">
            <w:pPr>
              <w:autoSpaceDE w:val="0"/>
              <w:autoSpaceDN w:val="0"/>
              <w:adjustRightInd w:val="0"/>
              <w:spacing w:after="0" w:line="240" w:lineRule="auto"/>
              <w:jc w:val="center"/>
              <w:rPr>
                <w:rFonts w:cstheme="minorHAnsi"/>
                <w:color w:val="76923C" w:themeColor="accent3" w:themeShade="BF"/>
                <w:sz w:val="24"/>
                <w:szCs w:val="24"/>
              </w:rPr>
            </w:pPr>
          </w:p>
        </w:tc>
      </w:tr>
      <w:tr w:rsidR="00057A2F" w:rsidRPr="005717B9" w14:paraId="2D00DE4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D4157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B483027" w14:textId="77777777" w:rsidR="00057A2F" w:rsidRPr="005717B9" w:rsidRDefault="00057A2F" w:rsidP="00E17C5A">
            <w:pPr>
              <w:autoSpaceDE w:val="0"/>
              <w:autoSpaceDN w:val="0"/>
              <w:adjustRightInd w:val="0"/>
              <w:spacing w:after="0" w:line="240" w:lineRule="auto"/>
              <w:rPr>
                <w:rFonts w:cstheme="minorHAnsi"/>
                <w:sz w:val="24"/>
                <w:szCs w:val="24"/>
              </w:rPr>
            </w:pPr>
          </w:p>
          <w:p w14:paraId="6B6C0B4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2AFA7F96"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6FD65A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231681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5C72616A"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choose a particular exam on a particular level and click on its </w:t>
            </w:r>
            <w:r>
              <w:rPr>
                <w:rFonts w:cstheme="minorHAnsi"/>
                <w:color w:val="00000A"/>
                <w:sz w:val="24"/>
                <w:szCs w:val="24"/>
              </w:rPr>
              <w:lastRenderedPageBreak/>
              <w:t>image</w:t>
            </w:r>
          </w:p>
          <w:p w14:paraId="2B10086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211F6303"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4C262CC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F909B1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99AC88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620BB09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“Mark Question” check box below the answer options.</w:t>
            </w:r>
          </w:p>
          <w:p w14:paraId="758290F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17B813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5B1AD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6321588F"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14F577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2BDB513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7C679ED"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4404A9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07932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18F17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9F393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22ED08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99FA9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90310A1" w14:textId="77777777" w:rsidR="00057A2F" w:rsidRDefault="00057A2F" w:rsidP="00057A2F"/>
    <w:p w14:paraId="65A1C9CE" w14:textId="77777777" w:rsidR="00057A2F" w:rsidRDefault="00057A2F" w:rsidP="00057A2F"/>
    <w:p w14:paraId="0AC7C219" w14:textId="77777777" w:rsidR="00057A2F" w:rsidRDefault="00057A2F" w:rsidP="00057A2F"/>
    <w:p w14:paraId="2C6DFFE4" w14:textId="77777777" w:rsidR="00057A2F" w:rsidRDefault="00057A2F" w:rsidP="00057A2F"/>
    <w:p w14:paraId="12FE9A42" w14:textId="77777777" w:rsidR="00057A2F" w:rsidRDefault="00057A2F" w:rsidP="00057A2F"/>
    <w:p w14:paraId="4C7093F1" w14:textId="77777777" w:rsidR="00057A2F" w:rsidRDefault="00057A2F" w:rsidP="00057A2F"/>
    <w:p w14:paraId="15E866B6" w14:textId="77777777" w:rsidR="00057A2F" w:rsidRDefault="00057A2F" w:rsidP="00057A2F"/>
    <w:p w14:paraId="0FB905A6" w14:textId="77777777" w:rsidR="00057A2F" w:rsidRDefault="00057A2F" w:rsidP="00057A2F"/>
    <w:p w14:paraId="481A6741" w14:textId="77777777" w:rsidR="00057A2F" w:rsidRDefault="00057A2F" w:rsidP="00057A2F"/>
    <w:p w14:paraId="37F7FA10" w14:textId="77777777" w:rsidR="008C1BDA" w:rsidRDefault="008C1BDA" w:rsidP="00057A2F"/>
    <w:p w14:paraId="3F40FC4C" w14:textId="77777777" w:rsidR="008C1BDA" w:rsidRDefault="008C1BDA" w:rsidP="00057A2F"/>
    <w:p w14:paraId="3B1BCA33" w14:textId="77777777" w:rsidR="008C1BDA" w:rsidRDefault="008C1BDA" w:rsidP="00057A2F"/>
    <w:p w14:paraId="3428D128" w14:textId="77777777" w:rsidR="00A144A6" w:rsidRDefault="00A144A6" w:rsidP="00057A2F"/>
    <w:p w14:paraId="1CECC213" w14:textId="77777777" w:rsidR="00A144A6" w:rsidRDefault="00A144A6" w:rsidP="00057A2F"/>
    <w:p w14:paraId="41DE24E0" w14:textId="77777777" w:rsidR="00057A2F" w:rsidRDefault="00057A2F" w:rsidP="00057A2F">
      <w:pPr>
        <w:pStyle w:val="Heading3"/>
      </w:pPr>
      <w:bookmarkStart w:id="1707" w:name="_Toc388618392"/>
      <w:bookmarkStart w:id="1708" w:name="_Toc390091818"/>
      <w:r>
        <w:lastRenderedPageBreak/>
        <w:t>3.5.2 View Marked Questions</w:t>
      </w:r>
      <w:bookmarkEnd w:id="1707"/>
      <w:bookmarkEnd w:id="1708"/>
    </w:p>
    <w:p w14:paraId="02397447" w14:textId="77777777" w:rsidR="00057A2F" w:rsidRPr="0090300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90EBC6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12E85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C5A6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7F09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98BF00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883F30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12B3CB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5E1D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696C5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0B957E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C6214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5F6D1D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marked questions</w:t>
            </w:r>
          </w:p>
          <w:p w14:paraId="48DC2DE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again, and pay attention to those questions</w:t>
            </w:r>
          </w:p>
          <w:p w14:paraId="41D9846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32D97B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6F309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1A8A0C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D2C862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7225327" wp14:editId="6ADCC67F">
                  <wp:extent cx="4972050" cy="3457575"/>
                  <wp:effectExtent l="19050" t="0" r="0" b="0"/>
                  <wp:docPr id="98" name="Picture 32" descr="C:\Users\melakaa\Desktop\Top Cima\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view marked questions.png"/>
                          <pic:cNvPicPr>
                            <a:picLocks noChangeAspect="1" noChangeArrowheads="1"/>
                          </pic:cNvPicPr>
                        </pic:nvPicPr>
                        <pic:blipFill>
                          <a:blip r:embed="rId33"/>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40233ED0"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717BC7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212AE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E76E1D0" w14:textId="77777777" w:rsidR="00057A2F" w:rsidRPr="005717B9" w:rsidRDefault="00057A2F" w:rsidP="00E17C5A">
            <w:pPr>
              <w:autoSpaceDE w:val="0"/>
              <w:autoSpaceDN w:val="0"/>
              <w:adjustRightInd w:val="0"/>
              <w:spacing w:after="0" w:line="240" w:lineRule="auto"/>
              <w:rPr>
                <w:rFonts w:cstheme="minorHAnsi"/>
                <w:sz w:val="24"/>
                <w:szCs w:val="24"/>
              </w:rPr>
            </w:pPr>
          </w:p>
          <w:p w14:paraId="71C1CDD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3303874E"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296A8418"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65A4E8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182972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09ECDF5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5F40432D"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3F5DFA6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135B92D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14:paraId="3B1C102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3EA472C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14:paraId="45D4D2A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marked questions.</w:t>
            </w:r>
          </w:p>
          <w:p w14:paraId="10A222A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D43594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A6786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166BADA"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D1AFB1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F1F562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039FECC"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BF0BB0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95426B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C5B87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B4175E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AF7ABA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5EC6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A817F08" w14:textId="77777777" w:rsidR="00057A2F" w:rsidRPr="007D6B51" w:rsidRDefault="00057A2F" w:rsidP="00057A2F"/>
    <w:p w14:paraId="54F353C9" w14:textId="77777777" w:rsidR="00057A2F" w:rsidRDefault="00057A2F" w:rsidP="00057A2F">
      <w:pPr>
        <w:pStyle w:val="Heading3"/>
      </w:pPr>
    </w:p>
    <w:p w14:paraId="15E225DB" w14:textId="77777777" w:rsidR="00057A2F" w:rsidRDefault="00057A2F" w:rsidP="00057A2F">
      <w:pPr>
        <w:pStyle w:val="Heading3"/>
      </w:pPr>
    </w:p>
    <w:p w14:paraId="1FD30240" w14:textId="77777777" w:rsidR="00057A2F" w:rsidRDefault="00057A2F" w:rsidP="00057A2F">
      <w:pPr>
        <w:pStyle w:val="Heading3"/>
      </w:pPr>
    </w:p>
    <w:p w14:paraId="7D0A13DC" w14:textId="77777777" w:rsidR="00057A2F" w:rsidRDefault="00057A2F" w:rsidP="00057A2F">
      <w:pPr>
        <w:pStyle w:val="Heading3"/>
      </w:pPr>
    </w:p>
    <w:p w14:paraId="06A8CB1F" w14:textId="77777777" w:rsidR="00057A2F" w:rsidRDefault="00057A2F" w:rsidP="00057A2F">
      <w:pPr>
        <w:pStyle w:val="Heading3"/>
      </w:pPr>
    </w:p>
    <w:p w14:paraId="148522D4" w14:textId="77777777" w:rsidR="00057A2F" w:rsidRDefault="00057A2F" w:rsidP="00057A2F">
      <w:pPr>
        <w:pStyle w:val="Heading3"/>
      </w:pPr>
    </w:p>
    <w:p w14:paraId="5295EC31" w14:textId="77777777" w:rsidR="00057A2F" w:rsidRDefault="00057A2F" w:rsidP="00057A2F">
      <w:pPr>
        <w:pStyle w:val="Heading3"/>
      </w:pPr>
    </w:p>
    <w:p w14:paraId="5C92F116" w14:textId="77777777" w:rsidR="00057A2F" w:rsidRDefault="00057A2F" w:rsidP="00057A2F">
      <w:pPr>
        <w:pStyle w:val="Heading3"/>
      </w:pPr>
    </w:p>
    <w:p w14:paraId="0C37B84E" w14:textId="77777777" w:rsidR="00057A2F" w:rsidRDefault="00057A2F" w:rsidP="00057A2F">
      <w:pPr>
        <w:pStyle w:val="Heading3"/>
      </w:pPr>
    </w:p>
    <w:p w14:paraId="50A63D9C" w14:textId="77777777" w:rsidR="00057A2F" w:rsidRDefault="00057A2F" w:rsidP="00057A2F">
      <w:pPr>
        <w:pStyle w:val="Heading3"/>
      </w:pPr>
    </w:p>
    <w:p w14:paraId="14966922" w14:textId="77777777" w:rsidR="00057A2F" w:rsidRDefault="00057A2F" w:rsidP="00057A2F">
      <w:pPr>
        <w:pStyle w:val="Heading3"/>
      </w:pPr>
    </w:p>
    <w:p w14:paraId="694C008F" w14:textId="77777777" w:rsidR="00057A2F" w:rsidRDefault="00057A2F" w:rsidP="00057A2F">
      <w:pPr>
        <w:pStyle w:val="Heading3"/>
      </w:pPr>
    </w:p>
    <w:p w14:paraId="23BE6B88" w14:textId="77777777" w:rsidR="00057A2F" w:rsidRDefault="00057A2F" w:rsidP="00057A2F">
      <w:pPr>
        <w:pStyle w:val="Heading3"/>
      </w:pPr>
    </w:p>
    <w:p w14:paraId="5B30045D" w14:textId="77777777" w:rsidR="00057A2F" w:rsidRDefault="00057A2F" w:rsidP="00057A2F">
      <w:pPr>
        <w:pStyle w:val="Heading3"/>
      </w:pPr>
    </w:p>
    <w:p w14:paraId="5C245A52" w14:textId="77777777" w:rsidR="00057A2F" w:rsidRDefault="00057A2F" w:rsidP="00057A2F">
      <w:pPr>
        <w:pStyle w:val="Heading3"/>
      </w:pPr>
    </w:p>
    <w:p w14:paraId="79A9E343" w14:textId="77777777" w:rsidR="00057A2F" w:rsidRDefault="00057A2F" w:rsidP="00057A2F">
      <w:pPr>
        <w:pStyle w:val="Heading3"/>
      </w:pPr>
    </w:p>
    <w:p w14:paraId="05807BA0" w14:textId="77777777" w:rsidR="00057A2F" w:rsidRDefault="00057A2F" w:rsidP="00057A2F">
      <w:pPr>
        <w:pStyle w:val="Heading3"/>
      </w:pPr>
    </w:p>
    <w:p w14:paraId="2D136D63" w14:textId="77777777" w:rsidR="00057A2F" w:rsidRDefault="00057A2F" w:rsidP="00057A2F">
      <w:pPr>
        <w:pStyle w:val="Heading3"/>
      </w:pPr>
    </w:p>
    <w:p w14:paraId="5D5834A6" w14:textId="77777777" w:rsidR="00057A2F" w:rsidRDefault="00057A2F" w:rsidP="00057A2F">
      <w:pPr>
        <w:pStyle w:val="Heading3"/>
      </w:pPr>
    </w:p>
    <w:p w14:paraId="1BE89B4D" w14:textId="77777777" w:rsidR="00057A2F" w:rsidRDefault="00057A2F" w:rsidP="00057A2F">
      <w:pPr>
        <w:pStyle w:val="Heading3"/>
      </w:pPr>
    </w:p>
    <w:p w14:paraId="459A8807" w14:textId="77777777" w:rsidR="00057A2F" w:rsidRDefault="00057A2F" w:rsidP="00057A2F">
      <w:pPr>
        <w:pStyle w:val="Heading3"/>
      </w:pPr>
    </w:p>
    <w:p w14:paraId="54615114" w14:textId="77777777" w:rsidR="00057A2F" w:rsidRDefault="00057A2F" w:rsidP="00057A2F">
      <w:pPr>
        <w:pStyle w:val="Heading3"/>
      </w:pPr>
    </w:p>
    <w:p w14:paraId="3470529E" w14:textId="77777777" w:rsidR="00057A2F" w:rsidRDefault="00057A2F" w:rsidP="00057A2F">
      <w:pPr>
        <w:pStyle w:val="Heading3"/>
      </w:pPr>
    </w:p>
    <w:p w14:paraId="541E55E2" w14:textId="77777777" w:rsidR="00057A2F" w:rsidRDefault="00057A2F" w:rsidP="00057A2F">
      <w:pPr>
        <w:pStyle w:val="Heading3"/>
      </w:pPr>
    </w:p>
    <w:p w14:paraId="2AD19AD1" w14:textId="77777777" w:rsidR="00057A2F" w:rsidRDefault="00057A2F" w:rsidP="00057A2F">
      <w:pPr>
        <w:pStyle w:val="Heading3"/>
      </w:pPr>
    </w:p>
    <w:p w14:paraId="462D03FD" w14:textId="77777777" w:rsidR="00057A2F" w:rsidRDefault="00057A2F" w:rsidP="00057A2F">
      <w:pPr>
        <w:pStyle w:val="Heading3"/>
      </w:pPr>
    </w:p>
    <w:p w14:paraId="47FEE65D" w14:textId="77777777" w:rsidR="00057A2F" w:rsidRDefault="00057A2F" w:rsidP="00057A2F">
      <w:pPr>
        <w:pStyle w:val="Heading3"/>
      </w:pPr>
      <w:bookmarkStart w:id="1709" w:name="_Toc388618393"/>
      <w:bookmarkStart w:id="1710" w:name="_Toc390091819"/>
      <w:r>
        <w:lastRenderedPageBreak/>
        <w:t>3.5.3 Go back to a marked question</w:t>
      </w:r>
      <w:bookmarkEnd w:id="1709"/>
      <w:bookmarkEnd w:id="171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0C2BCE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D8556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E502AA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8210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CCA8BA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5BFB4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3C8D21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9D712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AE379E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7B4763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2F714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291A675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go back to marked questions</w:t>
            </w:r>
          </w:p>
          <w:p w14:paraId="74FC7D8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go back to the marked question to do any changes</w:t>
            </w:r>
          </w:p>
          <w:p w14:paraId="156891F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D5598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26F7E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F00A14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2B7F358" wp14:editId="55FF3E86">
                  <wp:extent cx="4972050" cy="3457575"/>
                  <wp:effectExtent l="19050" t="0" r="0" b="0"/>
                  <wp:docPr id="100" name="Picture 32" descr="C:\Users\melakaa\Desktop\Top Cima\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view marked questions.png"/>
                          <pic:cNvPicPr>
                            <a:picLocks noChangeAspect="1" noChangeArrowheads="1"/>
                          </pic:cNvPicPr>
                        </pic:nvPicPr>
                        <pic:blipFill>
                          <a:blip r:embed="rId33"/>
                          <a:srcRect/>
                          <a:stretch>
                            <a:fillRect/>
                          </a:stretch>
                        </pic:blipFill>
                        <pic:spPr bwMode="auto">
                          <a:xfrm>
                            <a:off x="0" y="0"/>
                            <a:ext cx="4972050" cy="3457575"/>
                          </a:xfrm>
                          <a:prstGeom prst="rect">
                            <a:avLst/>
                          </a:prstGeom>
                          <a:noFill/>
                          <a:ln w="9525">
                            <a:noFill/>
                            <a:miter lim="800000"/>
                            <a:headEnd/>
                            <a:tailEnd/>
                          </a:ln>
                        </pic:spPr>
                      </pic:pic>
                    </a:graphicData>
                  </a:graphic>
                </wp:inline>
              </w:drawing>
            </w:r>
          </w:p>
          <w:p w14:paraId="7636C94C"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41C52D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D85FB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CDBE65D" w14:textId="77777777" w:rsidR="00057A2F" w:rsidRPr="005717B9" w:rsidRDefault="00057A2F" w:rsidP="00E17C5A">
            <w:pPr>
              <w:autoSpaceDE w:val="0"/>
              <w:autoSpaceDN w:val="0"/>
              <w:adjustRightInd w:val="0"/>
              <w:spacing w:after="0" w:line="240" w:lineRule="auto"/>
              <w:rPr>
                <w:rFonts w:cstheme="minorHAnsi"/>
                <w:sz w:val="24"/>
                <w:szCs w:val="24"/>
              </w:rPr>
            </w:pPr>
          </w:p>
          <w:p w14:paraId="6B21483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76DB416F"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46A440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BC06809"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6F63CA2E"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250274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8004755"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7DBD4E9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27DA27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08CFA44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20DEE05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click on the “view marked questions” link on the bottom next to </w:t>
            </w:r>
            <w:r>
              <w:rPr>
                <w:rFonts w:cstheme="minorHAnsi"/>
                <w:sz w:val="24"/>
                <w:szCs w:val="24"/>
              </w:rPr>
              <w:lastRenderedPageBreak/>
              <w:t>the “End Exam” button.</w:t>
            </w:r>
          </w:p>
          <w:p w14:paraId="215200B7"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a list of the question numbers of all the marked questions.</w:t>
            </w:r>
          </w:p>
          <w:p w14:paraId="61F23768"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click on the question number.</w:t>
            </w:r>
          </w:p>
          <w:p w14:paraId="24448333" w14:textId="77777777"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the question.</w:t>
            </w:r>
          </w:p>
          <w:p w14:paraId="7369FD0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29C886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A34B4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C8C2468"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75D916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BA024A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9AA6398"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8BBAB0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9FE54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29A9F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B6B2F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8FDF8D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F4DE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2410D0D" w14:textId="77777777" w:rsidR="00057A2F" w:rsidRDefault="00057A2F" w:rsidP="00057A2F"/>
    <w:p w14:paraId="249E929A" w14:textId="77777777" w:rsidR="00057A2F" w:rsidRDefault="00057A2F" w:rsidP="00057A2F"/>
    <w:p w14:paraId="726AE07B" w14:textId="77777777" w:rsidR="00057A2F" w:rsidRDefault="00057A2F" w:rsidP="00057A2F"/>
    <w:p w14:paraId="0932B3EA" w14:textId="77777777" w:rsidR="00057A2F" w:rsidRDefault="00057A2F" w:rsidP="00057A2F"/>
    <w:p w14:paraId="792CDAC4" w14:textId="77777777" w:rsidR="00057A2F" w:rsidRDefault="00057A2F" w:rsidP="00057A2F"/>
    <w:p w14:paraId="48D18B56" w14:textId="77777777" w:rsidR="00057A2F" w:rsidRDefault="00057A2F" w:rsidP="00057A2F"/>
    <w:p w14:paraId="29DB3F14" w14:textId="77777777" w:rsidR="00057A2F" w:rsidRDefault="00057A2F" w:rsidP="00057A2F"/>
    <w:p w14:paraId="5B0FBE20" w14:textId="77777777" w:rsidR="00057A2F" w:rsidRDefault="00057A2F" w:rsidP="00057A2F"/>
    <w:p w14:paraId="05FDC5FE" w14:textId="77777777" w:rsidR="00057A2F" w:rsidRDefault="00057A2F" w:rsidP="00057A2F"/>
    <w:p w14:paraId="73A1581E" w14:textId="77777777" w:rsidR="00057A2F" w:rsidRDefault="00057A2F" w:rsidP="00057A2F"/>
    <w:p w14:paraId="0FBE759B" w14:textId="77777777" w:rsidR="00057A2F" w:rsidRDefault="00057A2F" w:rsidP="00057A2F"/>
    <w:p w14:paraId="18B274C8" w14:textId="77777777" w:rsidR="00057A2F" w:rsidRDefault="00057A2F" w:rsidP="00057A2F"/>
    <w:p w14:paraId="1136DC59" w14:textId="77777777" w:rsidR="00057A2F" w:rsidRDefault="00057A2F" w:rsidP="00057A2F"/>
    <w:p w14:paraId="00B004F3" w14:textId="77777777" w:rsidR="00A144A6" w:rsidRDefault="00A144A6" w:rsidP="00057A2F"/>
    <w:p w14:paraId="7BBA7DBE" w14:textId="77777777" w:rsidR="00057A2F" w:rsidRDefault="00057A2F" w:rsidP="00057A2F"/>
    <w:p w14:paraId="3C76ED51" w14:textId="77777777" w:rsidR="00274A31" w:rsidRDefault="00274A31" w:rsidP="00057A2F"/>
    <w:p w14:paraId="397B1537" w14:textId="77777777" w:rsidR="00057A2F" w:rsidRPr="00575790" w:rsidRDefault="00057A2F" w:rsidP="00057A2F"/>
    <w:p w14:paraId="41E9C230" w14:textId="77777777" w:rsidR="00057A2F" w:rsidRDefault="00057A2F" w:rsidP="00057A2F">
      <w:pPr>
        <w:pStyle w:val="Heading3"/>
      </w:pPr>
      <w:bookmarkStart w:id="1711" w:name="_Toc388618394"/>
      <w:bookmarkStart w:id="1712" w:name="_Toc390091820"/>
      <w:r>
        <w:lastRenderedPageBreak/>
        <w:t>3.5.4 Scientific Calculator</w:t>
      </w:r>
      <w:bookmarkEnd w:id="1711"/>
      <w:bookmarkEnd w:id="1712"/>
    </w:p>
    <w:p w14:paraId="3FCB71CC" w14:textId="77777777" w:rsidR="00057A2F" w:rsidRPr="00F6799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8D0B07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AD968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17B11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949D9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123D2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652FD6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FE75C5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0D85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6D54C9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D6BB3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CE9DF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68F128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scientific calculator</w:t>
            </w:r>
          </w:p>
          <w:p w14:paraId="19C794C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w:t>
            </w:r>
            <w:r>
              <w:rPr>
                <w:rFonts w:cstheme="minorHAnsi"/>
                <w:color w:val="00000A"/>
                <w:sz w:val="24"/>
                <w:szCs w:val="24"/>
              </w:rPr>
              <w:t xml:space="preserve"> perform any calculations that is required to be done when answering certain questions.</w:t>
            </w:r>
          </w:p>
          <w:p w14:paraId="18A42D5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475E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D11F7E"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CB20C6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59286E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C0E866D" wp14:editId="1447E515">
                  <wp:extent cx="4086225" cy="2257425"/>
                  <wp:effectExtent l="19050" t="0" r="9525" b="0"/>
                  <wp:docPr id="102" name="Picture 30" descr="C:\Users\melakaa\Desktop\Top Cima\scientific 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scientific calculator.png"/>
                          <pic:cNvPicPr>
                            <a:picLocks noChangeAspect="1" noChangeArrowheads="1"/>
                          </pic:cNvPicPr>
                        </pic:nvPicPr>
                        <pic:blipFill>
                          <a:blip r:embed="rId34"/>
                          <a:srcRect/>
                          <a:stretch>
                            <a:fillRect/>
                          </a:stretch>
                        </pic:blipFill>
                        <pic:spPr bwMode="auto">
                          <a:xfrm>
                            <a:off x="0" y="0"/>
                            <a:ext cx="4086225" cy="2257425"/>
                          </a:xfrm>
                          <a:prstGeom prst="rect">
                            <a:avLst/>
                          </a:prstGeom>
                          <a:noFill/>
                          <a:ln w="9525">
                            <a:noFill/>
                            <a:miter lim="800000"/>
                            <a:headEnd/>
                            <a:tailEnd/>
                          </a:ln>
                        </pic:spPr>
                      </pic:pic>
                    </a:graphicData>
                  </a:graphic>
                </wp:inline>
              </w:drawing>
            </w:r>
          </w:p>
          <w:p w14:paraId="014E7B08"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Where the calculator would be displayed ? They need to see the question as well and at the same time the calculator as well </w:t>
            </w:r>
          </w:p>
          <w:p w14:paraId="3AD281FA" w14:textId="77777777" w:rsidR="006B6FEC" w:rsidRDefault="006B6FEC" w:rsidP="00E17C5A">
            <w:pPr>
              <w:autoSpaceDE w:val="0"/>
              <w:autoSpaceDN w:val="0"/>
              <w:adjustRightInd w:val="0"/>
              <w:spacing w:after="0" w:line="240" w:lineRule="auto"/>
              <w:jc w:val="center"/>
              <w:rPr>
                <w:rFonts w:cstheme="minorHAnsi"/>
                <w:b/>
                <w:color w:val="FF0000"/>
                <w:sz w:val="24"/>
                <w:szCs w:val="24"/>
              </w:rPr>
            </w:pPr>
          </w:p>
          <w:p w14:paraId="38D123C5" w14:textId="77777777" w:rsidR="006B6FEC" w:rsidRPr="004D060A" w:rsidRDefault="004D060A" w:rsidP="00E17C5A">
            <w:pPr>
              <w:autoSpaceDE w:val="0"/>
              <w:autoSpaceDN w:val="0"/>
              <w:adjustRightInd w:val="0"/>
              <w:spacing w:after="0" w:line="240" w:lineRule="auto"/>
              <w:jc w:val="center"/>
              <w:rPr>
                <w:rFonts w:cstheme="minorHAnsi"/>
                <w:b/>
                <w:color w:val="548DD4" w:themeColor="text2" w:themeTint="99"/>
                <w:sz w:val="24"/>
                <w:szCs w:val="24"/>
              </w:rPr>
            </w:pPr>
            <w:r w:rsidRPr="004D060A">
              <w:rPr>
                <w:rFonts w:cstheme="minorHAnsi"/>
                <w:b/>
                <w:color w:val="548DD4" w:themeColor="text2" w:themeTint="99"/>
                <w:sz w:val="24"/>
                <w:szCs w:val="24"/>
              </w:rPr>
              <w:t>Agreed to proceed with the proposed solution</w:t>
            </w:r>
          </w:p>
          <w:p w14:paraId="4A561A9A" w14:textId="77777777" w:rsidR="009E31BD" w:rsidRPr="005717B9" w:rsidRDefault="009E31BD" w:rsidP="00E17C5A">
            <w:pPr>
              <w:autoSpaceDE w:val="0"/>
              <w:autoSpaceDN w:val="0"/>
              <w:adjustRightInd w:val="0"/>
              <w:spacing w:after="0" w:line="240" w:lineRule="auto"/>
              <w:jc w:val="center"/>
              <w:rPr>
                <w:rFonts w:cstheme="minorHAnsi"/>
                <w:sz w:val="24"/>
                <w:szCs w:val="24"/>
              </w:rPr>
            </w:pPr>
          </w:p>
        </w:tc>
      </w:tr>
      <w:tr w:rsidR="00057A2F" w:rsidRPr="005717B9" w14:paraId="4877725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F6166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BC676FD" w14:textId="77777777" w:rsidR="00057A2F" w:rsidRPr="005717B9" w:rsidRDefault="00057A2F" w:rsidP="00E17C5A">
            <w:pPr>
              <w:autoSpaceDE w:val="0"/>
              <w:autoSpaceDN w:val="0"/>
              <w:adjustRightInd w:val="0"/>
              <w:spacing w:after="0" w:line="240" w:lineRule="auto"/>
              <w:rPr>
                <w:rFonts w:cstheme="minorHAnsi"/>
                <w:sz w:val="24"/>
                <w:szCs w:val="24"/>
              </w:rPr>
            </w:pPr>
          </w:p>
          <w:p w14:paraId="27CF8E4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6091B60B"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101C10D"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B57EFA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790E083"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5C01C01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4A32ABD6"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14F7122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5801AB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E8EA3D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“Calculator” button on the top left.</w:t>
            </w:r>
          </w:p>
          <w:p w14:paraId="412F7CF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scientific calculator will be shown to the Registered Student.</w:t>
            </w:r>
          </w:p>
          <w:p w14:paraId="55DADDA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930629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6B5A4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6739011"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A6AA51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84BE65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2D0EEBA"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4631BD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505AF1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4255D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5BE46BB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16D113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1BBEA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0392B17" w14:textId="77777777" w:rsidR="00057A2F" w:rsidRDefault="00057A2F" w:rsidP="00057A2F"/>
    <w:p w14:paraId="4C36E43A" w14:textId="77777777" w:rsidR="00057A2F" w:rsidRDefault="00057A2F" w:rsidP="00057A2F"/>
    <w:p w14:paraId="70DE5ADC" w14:textId="77777777" w:rsidR="00057A2F" w:rsidRDefault="00057A2F" w:rsidP="00057A2F"/>
    <w:p w14:paraId="1D50A94D" w14:textId="77777777" w:rsidR="00057A2F" w:rsidRDefault="00057A2F" w:rsidP="00057A2F"/>
    <w:p w14:paraId="3A7BC0B8" w14:textId="77777777" w:rsidR="00057A2F" w:rsidRDefault="00057A2F" w:rsidP="00057A2F"/>
    <w:p w14:paraId="389D3334" w14:textId="77777777" w:rsidR="00057A2F" w:rsidRDefault="00057A2F" w:rsidP="00057A2F"/>
    <w:p w14:paraId="01C21C00" w14:textId="77777777" w:rsidR="00057A2F" w:rsidRDefault="00057A2F" w:rsidP="00057A2F"/>
    <w:p w14:paraId="0EB8D1C4" w14:textId="77777777" w:rsidR="00057A2F" w:rsidRDefault="00057A2F" w:rsidP="00057A2F"/>
    <w:p w14:paraId="635414A9" w14:textId="77777777" w:rsidR="00057A2F" w:rsidRDefault="00057A2F" w:rsidP="00057A2F"/>
    <w:p w14:paraId="2BA97AAD" w14:textId="77777777" w:rsidR="00057A2F" w:rsidRDefault="00057A2F" w:rsidP="00057A2F"/>
    <w:p w14:paraId="1FD40C2D" w14:textId="77777777" w:rsidR="00057A2F" w:rsidRDefault="00057A2F" w:rsidP="00057A2F"/>
    <w:p w14:paraId="24E3DF35" w14:textId="77777777" w:rsidR="00057A2F" w:rsidRDefault="00057A2F" w:rsidP="00057A2F"/>
    <w:p w14:paraId="54F6CB52" w14:textId="77777777" w:rsidR="00057A2F" w:rsidRDefault="00057A2F" w:rsidP="00057A2F"/>
    <w:p w14:paraId="1AE2E52E" w14:textId="77777777" w:rsidR="00057A2F" w:rsidRDefault="00057A2F" w:rsidP="00057A2F"/>
    <w:p w14:paraId="0D7EC7C4" w14:textId="77777777" w:rsidR="00057A2F" w:rsidRDefault="00057A2F" w:rsidP="00057A2F"/>
    <w:p w14:paraId="53C26A91" w14:textId="77777777" w:rsidR="00057A2F" w:rsidRDefault="00057A2F" w:rsidP="00057A2F"/>
    <w:p w14:paraId="647F17A3" w14:textId="77777777" w:rsidR="00057A2F" w:rsidRDefault="00057A2F" w:rsidP="00057A2F"/>
    <w:p w14:paraId="7ABAB5AF" w14:textId="77777777" w:rsidR="00274A31" w:rsidRPr="00F67998" w:rsidRDefault="00274A31" w:rsidP="00057A2F"/>
    <w:p w14:paraId="67D8E2DF" w14:textId="77777777" w:rsidR="00057A2F" w:rsidRDefault="00057A2F" w:rsidP="00057A2F">
      <w:pPr>
        <w:pStyle w:val="Heading3"/>
      </w:pPr>
      <w:bookmarkStart w:id="1713" w:name="_Toc388618395"/>
      <w:bookmarkStart w:id="1714" w:name="_Toc390091821"/>
      <w:r>
        <w:lastRenderedPageBreak/>
        <w:t>3.5.5 Notepad</w:t>
      </w:r>
      <w:bookmarkEnd w:id="1713"/>
      <w:bookmarkEnd w:id="171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A4CC46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6847F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4116B0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B42A8C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752BD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C3AE41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E0243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17AE4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D850A1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C30C8B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D9228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7D0D52E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notepad</w:t>
            </w:r>
          </w:p>
          <w:p w14:paraId="03324F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type in any rough work that needs to be done while doing the exam</w:t>
            </w:r>
          </w:p>
        </w:tc>
      </w:tr>
      <w:tr w:rsidR="00057A2F" w:rsidRPr="005717B9" w14:paraId="0E935ED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90958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3C561B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642851F" w14:textId="77777777" w:rsidR="00057A2F" w:rsidRPr="009E31BD"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252C162C" wp14:editId="275B4AA9">
                  <wp:extent cx="4086225" cy="2314575"/>
                  <wp:effectExtent l="19050" t="0" r="9525" b="0"/>
                  <wp:docPr id="104" name="Picture 35" descr="C:\Users\melakaa\Desktop\Top Cima\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notepad.png"/>
                          <pic:cNvPicPr>
                            <a:picLocks noChangeAspect="1" noChangeArrowheads="1"/>
                          </pic:cNvPicPr>
                        </pic:nvPicPr>
                        <pic:blipFill>
                          <a:blip r:embed="rId35"/>
                          <a:srcRect/>
                          <a:stretch>
                            <a:fillRect/>
                          </a:stretch>
                        </pic:blipFill>
                        <pic:spPr bwMode="auto">
                          <a:xfrm>
                            <a:off x="0" y="0"/>
                            <a:ext cx="4086225" cy="2314575"/>
                          </a:xfrm>
                          <a:prstGeom prst="rect">
                            <a:avLst/>
                          </a:prstGeom>
                          <a:noFill/>
                          <a:ln w="9525">
                            <a:noFill/>
                            <a:miter lim="800000"/>
                            <a:headEnd/>
                            <a:tailEnd/>
                          </a:ln>
                        </pic:spPr>
                      </pic:pic>
                    </a:graphicData>
                  </a:graphic>
                </wp:inline>
              </w:drawing>
            </w:r>
          </w:p>
          <w:p w14:paraId="60F9AF5B"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Would all functions in word be available ?</w:t>
            </w:r>
          </w:p>
          <w:p w14:paraId="65C91FA1" w14:textId="77777777" w:rsidR="000B2DB9" w:rsidRDefault="000B2DB9" w:rsidP="00E17C5A">
            <w:pPr>
              <w:autoSpaceDE w:val="0"/>
              <w:autoSpaceDN w:val="0"/>
              <w:adjustRightInd w:val="0"/>
              <w:spacing w:after="0" w:line="240" w:lineRule="auto"/>
              <w:jc w:val="center"/>
              <w:rPr>
                <w:rFonts w:cstheme="minorHAnsi"/>
                <w:b/>
                <w:color w:val="FF0000"/>
                <w:sz w:val="24"/>
                <w:szCs w:val="24"/>
              </w:rPr>
            </w:pPr>
          </w:p>
          <w:p w14:paraId="6FCF6111" w14:textId="77777777" w:rsidR="000B2DB9" w:rsidRPr="004D060A" w:rsidRDefault="004D060A" w:rsidP="00E17C5A">
            <w:pPr>
              <w:autoSpaceDE w:val="0"/>
              <w:autoSpaceDN w:val="0"/>
              <w:adjustRightInd w:val="0"/>
              <w:spacing w:after="0" w:line="240" w:lineRule="auto"/>
              <w:jc w:val="center"/>
              <w:rPr>
                <w:rFonts w:cstheme="minorHAnsi"/>
                <w:b/>
                <w:color w:val="548DD4" w:themeColor="text2" w:themeTint="99"/>
                <w:sz w:val="24"/>
                <w:szCs w:val="24"/>
              </w:rPr>
            </w:pPr>
            <w:r w:rsidRPr="004D060A">
              <w:rPr>
                <w:rFonts w:cstheme="minorHAnsi"/>
                <w:b/>
                <w:color w:val="548DD4" w:themeColor="text2" w:themeTint="99"/>
                <w:sz w:val="24"/>
                <w:szCs w:val="24"/>
              </w:rPr>
              <w:t>Agreed to proceed with the proposed solution</w:t>
            </w:r>
          </w:p>
          <w:p w14:paraId="01CBB381" w14:textId="77777777" w:rsidR="000B2DB9" w:rsidRDefault="000B2DB9" w:rsidP="00E17C5A">
            <w:pPr>
              <w:autoSpaceDE w:val="0"/>
              <w:autoSpaceDN w:val="0"/>
              <w:adjustRightInd w:val="0"/>
              <w:spacing w:after="0" w:line="240" w:lineRule="auto"/>
              <w:jc w:val="center"/>
              <w:rPr>
                <w:rFonts w:cstheme="minorHAnsi"/>
                <w:b/>
                <w:color w:val="FF0000"/>
                <w:sz w:val="24"/>
                <w:szCs w:val="24"/>
              </w:rPr>
            </w:pPr>
          </w:p>
          <w:p w14:paraId="7EB205BF" w14:textId="77777777" w:rsidR="004E635A" w:rsidRPr="004E635A" w:rsidRDefault="004E635A" w:rsidP="00E17C5A">
            <w:pPr>
              <w:autoSpaceDE w:val="0"/>
              <w:autoSpaceDN w:val="0"/>
              <w:adjustRightInd w:val="0"/>
              <w:spacing w:after="0" w:line="240" w:lineRule="auto"/>
              <w:jc w:val="center"/>
              <w:rPr>
                <w:rFonts w:cstheme="minorHAnsi"/>
                <w:b/>
                <w:sz w:val="24"/>
                <w:szCs w:val="24"/>
              </w:rPr>
            </w:pPr>
            <w:r w:rsidRPr="004E635A">
              <w:rPr>
                <w:rFonts w:cstheme="minorHAnsi"/>
                <w:b/>
                <w:color w:val="FF0000"/>
                <w:sz w:val="24"/>
                <w:szCs w:val="24"/>
              </w:rPr>
              <w:t>Please use the name “Scratch Pad”. it is the term used by CIMA</w:t>
            </w:r>
            <w:r w:rsidR="000B2DB9">
              <w:rPr>
                <w:rFonts w:cstheme="minorHAnsi"/>
                <w:b/>
                <w:color w:val="FF0000"/>
                <w:sz w:val="24"/>
                <w:szCs w:val="24"/>
              </w:rPr>
              <w:t xml:space="preserve">. </w:t>
            </w:r>
          </w:p>
        </w:tc>
      </w:tr>
      <w:tr w:rsidR="00057A2F" w:rsidRPr="005717B9" w14:paraId="112791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A9F84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1A5BE84" w14:textId="77777777" w:rsidR="00057A2F" w:rsidRPr="005717B9" w:rsidRDefault="00057A2F" w:rsidP="00E17C5A">
            <w:pPr>
              <w:autoSpaceDE w:val="0"/>
              <w:autoSpaceDN w:val="0"/>
              <w:adjustRightInd w:val="0"/>
              <w:spacing w:after="0" w:line="240" w:lineRule="auto"/>
              <w:rPr>
                <w:rFonts w:cstheme="minorHAnsi"/>
                <w:sz w:val="24"/>
                <w:szCs w:val="24"/>
              </w:rPr>
            </w:pPr>
          </w:p>
          <w:p w14:paraId="4E8A8CD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344916FA"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3034D15"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0B11DC8"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05D064F1"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26BD1884"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F6244D0"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37F6B6A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EC91AE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5418DBC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“Notepad” button on the top left.</w:t>
            </w:r>
          </w:p>
          <w:p w14:paraId="58B4BB1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Notepad will be shown to the Registered Student.</w:t>
            </w:r>
          </w:p>
          <w:p w14:paraId="287AFC2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C4240A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120D9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DA02DB3"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35060FA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494768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E93FD9A"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E74A74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B6D27D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B857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3EEED4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4C86FF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9EB66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87B91A5" w14:textId="77777777" w:rsidR="00057A2F" w:rsidRDefault="00057A2F" w:rsidP="00057A2F"/>
    <w:p w14:paraId="178F5504" w14:textId="77777777" w:rsidR="00057A2F" w:rsidRDefault="00057A2F" w:rsidP="00057A2F"/>
    <w:p w14:paraId="70BD2768" w14:textId="77777777" w:rsidR="00057A2F" w:rsidRDefault="00057A2F" w:rsidP="00057A2F"/>
    <w:p w14:paraId="239DC063" w14:textId="77777777" w:rsidR="00057A2F" w:rsidRDefault="00057A2F" w:rsidP="00057A2F"/>
    <w:p w14:paraId="75EA5653" w14:textId="77777777" w:rsidR="00057A2F" w:rsidRDefault="00057A2F" w:rsidP="00057A2F"/>
    <w:p w14:paraId="39FEAF7B" w14:textId="77777777" w:rsidR="00057A2F" w:rsidRDefault="00057A2F" w:rsidP="00057A2F"/>
    <w:p w14:paraId="7A9EC8F0" w14:textId="77777777" w:rsidR="00057A2F" w:rsidRDefault="00057A2F" w:rsidP="00057A2F"/>
    <w:p w14:paraId="388F956D" w14:textId="77777777" w:rsidR="00057A2F" w:rsidRDefault="00057A2F" w:rsidP="00057A2F"/>
    <w:p w14:paraId="77644259" w14:textId="77777777" w:rsidR="00057A2F" w:rsidRDefault="00057A2F" w:rsidP="00057A2F"/>
    <w:p w14:paraId="5C5242AC" w14:textId="77777777" w:rsidR="00057A2F" w:rsidRDefault="00057A2F" w:rsidP="00057A2F"/>
    <w:p w14:paraId="5AD4A184" w14:textId="77777777" w:rsidR="00057A2F" w:rsidRDefault="00057A2F" w:rsidP="00057A2F"/>
    <w:p w14:paraId="2A452769" w14:textId="77777777" w:rsidR="00057A2F" w:rsidRDefault="00057A2F" w:rsidP="00057A2F"/>
    <w:p w14:paraId="3A05B48C" w14:textId="77777777" w:rsidR="00057A2F" w:rsidRDefault="00057A2F" w:rsidP="00057A2F"/>
    <w:p w14:paraId="07EC2AB1" w14:textId="77777777" w:rsidR="00057A2F" w:rsidRDefault="00057A2F" w:rsidP="00057A2F"/>
    <w:p w14:paraId="0A2E74E3" w14:textId="77777777" w:rsidR="00057A2F" w:rsidRDefault="00057A2F" w:rsidP="00057A2F"/>
    <w:p w14:paraId="3346DEDD" w14:textId="77777777" w:rsidR="00057A2F" w:rsidRDefault="00057A2F" w:rsidP="00057A2F"/>
    <w:p w14:paraId="40E0992E" w14:textId="77777777" w:rsidR="00057A2F" w:rsidRDefault="00057A2F" w:rsidP="00057A2F"/>
    <w:p w14:paraId="03614BD6" w14:textId="77777777" w:rsidR="00057A2F" w:rsidRDefault="00057A2F" w:rsidP="00057A2F"/>
    <w:p w14:paraId="46A70737" w14:textId="77777777" w:rsidR="00A144A6" w:rsidRDefault="00A144A6" w:rsidP="00057A2F"/>
    <w:p w14:paraId="10CCA4D9" w14:textId="77777777" w:rsidR="00057A2F" w:rsidRDefault="00057A2F" w:rsidP="00057A2F"/>
    <w:p w14:paraId="15DCC079" w14:textId="77777777" w:rsidR="00057A2F" w:rsidRDefault="00057A2F" w:rsidP="00057A2F"/>
    <w:p w14:paraId="50D098CE" w14:textId="77777777" w:rsidR="00057A2F" w:rsidRDefault="00057A2F" w:rsidP="00057A2F">
      <w:pPr>
        <w:pStyle w:val="Heading3"/>
      </w:pPr>
      <w:bookmarkStart w:id="1715" w:name="_Toc388618396"/>
      <w:bookmarkStart w:id="1716" w:name="_Toc390091822"/>
      <w:r>
        <w:lastRenderedPageBreak/>
        <w:t>3.5.6 View Sample Exam</w:t>
      </w:r>
      <w:bookmarkEnd w:id="1715"/>
      <w:bookmarkEnd w:id="171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985378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82EF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31E711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E5F80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E6992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32C675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9CEF5C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AFA4A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B4CBBD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A369AE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B7C9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0CA712F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sample exam</w:t>
            </w:r>
          </w:p>
          <w:p w14:paraId="009055C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the opportunity to experience the system before making any payments</w:t>
            </w:r>
          </w:p>
          <w:p w14:paraId="3C37229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64399E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E2518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45DD92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F603004" w14:textId="77777777" w:rsidR="00057A2F" w:rsidRPr="009E31BD"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744C0378" wp14:editId="232DF6C6">
                  <wp:extent cx="4899660" cy="3114040"/>
                  <wp:effectExtent l="19050" t="0" r="0" b="0"/>
                  <wp:docPr id="106" name="Picture 36" descr="C:\Users\melakaa\Desktop\Top Cima\Samp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lakaa\Desktop\Top Cima\Sample exam.png"/>
                          <pic:cNvPicPr>
                            <a:picLocks noChangeAspect="1" noChangeArrowheads="1"/>
                          </pic:cNvPicPr>
                        </pic:nvPicPr>
                        <pic:blipFill>
                          <a:blip r:embed="rId36"/>
                          <a:srcRect/>
                          <a:stretch>
                            <a:fillRect/>
                          </a:stretch>
                        </pic:blipFill>
                        <pic:spPr bwMode="auto">
                          <a:xfrm>
                            <a:off x="0" y="0"/>
                            <a:ext cx="4899660" cy="3114040"/>
                          </a:xfrm>
                          <a:prstGeom prst="rect">
                            <a:avLst/>
                          </a:prstGeom>
                          <a:noFill/>
                          <a:ln w="9525">
                            <a:noFill/>
                            <a:miter lim="800000"/>
                            <a:headEnd/>
                            <a:tailEnd/>
                          </a:ln>
                        </pic:spPr>
                      </pic:pic>
                    </a:graphicData>
                  </a:graphic>
                </wp:inline>
              </w:drawing>
            </w:r>
          </w:p>
          <w:p w14:paraId="481EDF8C" w14:textId="77777777" w:rsidR="004E635A" w:rsidRDefault="009E31BD" w:rsidP="004E63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 xml:space="preserve">I think its better all samples exam papers at one place as this will be referred by a student only ones so no need fro them to see this each time when they try to do a paper. By keeping them at once place may be we can have a little advertisement there as well. </w:t>
            </w:r>
          </w:p>
          <w:p w14:paraId="6372CC62" w14:textId="77777777" w:rsidR="006545A7" w:rsidRDefault="006545A7" w:rsidP="004E635A">
            <w:pPr>
              <w:autoSpaceDE w:val="0"/>
              <w:autoSpaceDN w:val="0"/>
              <w:adjustRightInd w:val="0"/>
              <w:spacing w:after="0" w:line="240" w:lineRule="auto"/>
              <w:jc w:val="center"/>
              <w:rPr>
                <w:rFonts w:cstheme="minorHAnsi"/>
                <w:b/>
                <w:color w:val="FF0000"/>
                <w:sz w:val="24"/>
                <w:szCs w:val="24"/>
              </w:rPr>
            </w:pPr>
          </w:p>
          <w:p w14:paraId="4617B33A" w14:textId="77777777" w:rsidR="00947B94" w:rsidRPr="004E635A" w:rsidRDefault="004D060A" w:rsidP="004E635A">
            <w:pPr>
              <w:autoSpaceDE w:val="0"/>
              <w:autoSpaceDN w:val="0"/>
              <w:adjustRightInd w:val="0"/>
              <w:spacing w:after="0" w:line="240" w:lineRule="auto"/>
              <w:jc w:val="center"/>
              <w:rPr>
                <w:rFonts w:cstheme="minorHAnsi"/>
                <w:b/>
                <w:color w:val="FF0000"/>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sidRPr="004D060A">
              <w:rPr>
                <w:rFonts w:cstheme="minorHAnsi"/>
                <w:b/>
                <w:color w:val="548DD4" w:themeColor="text2" w:themeTint="99"/>
                <w:sz w:val="24"/>
                <w:szCs w:val="24"/>
              </w:rPr>
              <w:t>stories 3.11.17</w:t>
            </w:r>
          </w:p>
        </w:tc>
      </w:tr>
      <w:tr w:rsidR="00057A2F" w:rsidRPr="005717B9" w14:paraId="5A8613C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74FB7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4E0641E" w14:textId="77777777" w:rsidR="00057A2F" w:rsidRPr="005717B9" w:rsidRDefault="00057A2F" w:rsidP="00E17C5A">
            <w:pPr>
              <w:autoSpaceDE w:val="0"/>
              <w:autoSpaceDN w:val="0"/>
              <w:adjustRightInd w:val="0"/>
              <w:spacing w:after="0" w:line="240" w:lineRule="auto"/>
              <w:rPr>
                <w:rFonts w:cstheme="minorHAnsi"/>
                <w:sz w:val="24"/>
                <w:szCs w:val="24"/>
              </w:rPr>
            </w:pPr>
          </w:p>
          <w:p w14:paraId="1F6DA2D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4C0D3167"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12D1CB4" w14:textId="77777777"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2AB2E887"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C8F534B"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17B2C55" w14:textId="77777777"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3D606251" w14:textId="77777777"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35A8821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“View Sample Exam” button.</w:t>
            </w:r>
          </w:p>
          <w:p w14:paraId="1C9261FA" w14:textId="77777777" w:rsidR="00057A2F" w:rsidRDefault="00057A2F" w:rsidP="006F1CF3">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sz w:val="24"/>
                <w:szCs w:val="24"/>
              </w:rPr>
              <w:lastRenderedPageBreak/>
              <w:t>Registered Student will click on the “View Sample Exam” Button, to view the sample exam.</w:t>
            </w:r>
            <w:r w:rsidR="006F1CF3" w:rsidRPr="006F1CF3">
              <w:rPr>
                <w:rFonts w:cstheme="minorHAnsi"/>
                <w:b/>
                <w:color w:val="FF0000"/>
                <w:sz w:val="24"/>
                <w:szCs w:val="24"/>
              </w:rPr>
              <w:t>Student should be able to attempt it and the system should mark and return the results.</w:t>
            </w:r>
          </w:p>
          <w:p w14:paraId="36C57635" w14:textId="77777777" w:rsidR="009F59CB" w:rsidRPr="004D060A" w:rsidRDefault="004D060A" w:rsidP="009F59CB">
            <w:pPr>
              <w:pStyle w:val="ListParagraph"/>
              <w:autoSpaceDE w:val="0"/>
              <w:autoSpaceDN w:val="0"/>
              <w:adjustRightInd w:val="0"/>
              <w:spacing w:after="0" w:line="240" w:lineRule="auto"/>
              <w:rPr>
                <w:rFonts w:cstheme="minorHAnsi"/>
                <w:b/>
                <w:color w:val="548DD4" w:themeColor="text2" w:themeTint="99"/>
                <w:sz w:val="24"/>
                <w:szCs w:val="24"/>
              </w:rPr>
            </w:pPr>
            <w:r w:rsidRPr="004D060A">
              <w:rPr>
                <w:rFonts w:cstheme="minorHAnsi"/>
                <w:color w:val="548DD4" w:themeColor="text2" w:themeTint="99"/>
                <w:sz w:val="24"/>
                <w:szCs w:val="24"/>
              </w:rPr>
              <w:t xml:space="preserve">This </w:t>
            </w:r>
            <w:r>
              <w:rPr>
                <w:rFonts w:cstheme="minorHAnsi"/>
                <w:color w:val="548DD4" w:themeColor="text2" w:themeTint="99"/>
                <w:sz w:val="24"/>
                <w:szCs w:val="24"/>
              </w:rPr>
              <w:t>issue</w:t>
            </w:r>
            <w:r w:rsidRPr="004D060A">
              <w:rPr>
                <w:rFonts w:cstheme="minorHAnsi"/>
                <w:color w:val="548DD4" w:themeColor="text2" w:themeTint="99"/>
                <w:sz w:val="24"/>
                <w:szCs w:val="24"/>
              </w:rPr>
              <w:t xml:space="preserve"> is already addressed</w:t>
            </w:r>
          </w:p>
          <w:p w14:paraId="5054A68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6F6D7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B1F86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A94A22D" w14:textId="77777777"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31E68B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0A53D6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E318656" w14:textId="77777777"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CFB7CF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BD4495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B7BD0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1DC4F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5174F6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0DF9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A4DA50A" w14:textId="77777777" w:rsidR="00057A2F" w:rsidRPr="004254A3" w:rsidRDefault="00057A2F" w:rsidP="00057A2F"/>
    <w:p w14:paraId="3FC1582F" w14:textId="77777777" w:rsidR="00057A2F" w:rsidRDefault="00057A2F" w:rsidP="00057A2F"/>
    <w:p w14:paraId="7760DDF6" w14:textId="77777777" w:rsidR="00057A2F" w:rsidRDefault="00057A2F" w:rsidP="00057A2F"/>
    <w:p w14:paraId="5A300CDE" w14:textId="77777777" w:rsidR="00057A2F" w:rsidRDefault="00057A2F" w:rsidP="00057A2F"/>
    <w:p w14:paraId="006A8D13" w14:textId="77777777" w:rsidR="00057A2F" w:rsidRDefault="00057A2F" w:rsidP="00057A2F"/>
    <w:p w14:paraId="12B2BF03" w14:textId="77777777" w:rsidR="00057A2F" w:rsidRPr="00CD276E" w:rsidRDefault="00057A2F" w:rsidP="00057A2F"/>
    <w:p w14:paraId="6E5696E7" w14:textId="77777777" w:rsidR="00057A2F" w:rsidRDefault="00057A2F" w:rsidP="00057A2F"/>
    <w:p w14:paraId="0AE805D5" w14:textId="77777777" w:rsidR="00057A2F" w:rsidRDefault="00057A2F" w:rsidP="00057A2F"/>
    <w:p w14:paraId="02347973" w14:textId="77777777" w:rsidR="00057A2F" w:rsidRDefault="00057A2F" w:rsidP="00057A2F"/>
    <w:p w14:paraId="3223E5AE" w14:textId="77777777" w:rsidR="00057A2F" w:rsidRDefault="00057A2F" w:rsidP="00057A2F"/>
    <w:p w14:paraId="262F00D5" w14:textId="77777777" w:rsidR="00057A2F" w:rsidRDefault="00057A2F" w:rsidP="00057A2F"/>
    <w:p w14:paraId="743FB3D5" w14:textId="77777777" w:rsidR="00057A2F" w:rsidRPr="00D33BC4" w:rsidRDefault="00057A2F" w:rsidP="00057A2F"/>
    <w:p w14:paraId="4AE2E505" w14:textId="77777777" w:rsidR="00057A2F" w:rsidRDefault="00057A2F" w:rsidP="00057A2F"/>
    <w:p w14:paraId="7D78C75B" w14:textId="77777777" w:rsidR="00057A2F" w:rsidRDefault="00057A2F" w:rsidP="00057A2F"/>
    <w:p w14:paraId="1D84E665" w14:textId="77777777" w:rsidR="00057A2F" w:rsidRDefault="00057A2F" w:rsidP="00057A2F"/>
    <w:p w14:paraId="0E877FBE" w14:textId="77777777" w:rsidR="00057A2F" w:rsidRDefault="00057A2F" w:rsidP="00057A2F"/>
    <w:p w14:paraId="7F3C67B3" w14:textId="77777777" w:rsidR="00057A2F" w:rsidRDefault="00057A2F" w:rsidP="00057A2F">
      <w:pPr>
        <w:pStyle w:val="Heading2"/>
      </w:pPr>
      <w:bookmarkStart w:id="1717" w:name="_Toc388618397"/>
      <w:bookmarkStart w:id="1718" w:name="_Toc390091823"/>
      <w:r>
        <w:lastRenderedPageBreak/>
        <w:t>3.6 Student Management (Admin)</w:t>
      </w:r>
      <w:bookmarkEnd w:id="1717"/>
      <w:bookmarkEnd w:id="1718"/>
    </w:p>
    <w:p w14:paraId="4B632966" w14:textId="77777777" w:rsidR="00057A2F" w:rsidRDefault="00057A2F" w:rsidP="00057A2F">
      <w:pPr>
        <w:pStyle w:val="Heading3"/>
      </w:pPr>
      <w:bookmarkStart w:id="1719" w:name="_Toc388618398"/>
      <w:bookmarkStart w:id="1720" w:name="_Toc390091824"/>
      <w:r>
        <w:t>3.6.1 View Registered Students</w:t>
      </w:r>
      <w:bookmarkEnd w:id="1719"/>
      <w:bookmarkEnd w:id="17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398A3F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38132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42DA7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C3DC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7E6497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89E150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DFC991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D774C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1A7D0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58D3C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8AF6C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42B0DB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students</w:t>
            </w:r>
          </w:p>
          <w:p w14:paraId="22B8CC0A"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267870D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2E2590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5C78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48DA27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289E9C7A" w14:textId="77777777" w:rsidR="00057A2F" w:rsidRPr="009E31BD" w:rsidRDefault="00057A2F" w:rsidP="00E17C5A">
            <w:pPr>
              <w:autoSpaceDE w:val="0"/>
              <w:autoSpaceDN w:val="0"/>
              <w:adjustRightInd w:val="0"/>
              <w:spacing w:after="0" w:line="240" w:lineRule="auto"/>
              <w:jc w:val="center"/>
              <w:rPr>
                <w:rFonts w:cstheme="minorHAnsi"/>
                <w:b/>
                <w:color w:val="FF0000"/>
                <w:sz w:val="24"/>
                <w:szCs w:val="24"/>
              </w:rPr>
            </w:pPr>
            <w:r>
              <w:rPr>
                <w:rFonts w:cstheme="minorHAnsi"/>
                <w:noProof/>
                <w:sz w:val="24"/>
                <w:szCs w:val="24"/>
              </w:rPr>
              <w:drawing>
                <wp:inline distT="0" distB="0" distL="0" distR="0" wp14:anchorId="3560DE3A" wp14:editId="603A17CF">
                  <wp:extent cx="5001523" cy="3223653"/>
                  <wp:effectExtent l="19050" t="0" r="8627" b="0"/>
                  <wp:docPr id="107" name="Picture 38" descr="C:\Users\melakaa\Desktop\Top Cima\admin View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admin View Students.png"/>
                          <pic:cNvPicPr>
                            <a:picLocks noChangeAspect="1" noChangeArrowheads="1"/>
                          </pic:cNvPicPr>
                        </pic:nvPicPr>
                        <pic:blipFill>
                          <a:blip r:embed="rId37"/>
                          <a:srcRect/>
                          <a:stretch>
                            <a:fillRect/>
                          </a:stretch>
                        </pic:blipFill>
                        <pic:spPr bwMode="auto">
                          <a:xfrm>
                            <a:off x="0" y="0"/>
                            <a:ext cx="5002216" cy="3224099"/>
                          </a:xfrm>
                          <a:prstGeom prst="rect">
                            <a:avLst/>
                          </a:prstGeom>
                          <a:noFill/>
                          <a:ln w="9525">
                            <a:noFill/>
                            <a:miter lim="800000"/>
                            <a:headEnd/>
                            <a:tailEnd/>
                          </a:ln>
                        </pic:spPr>
                      </pic:pic>
                    </a:graphicData>
                  </a:graphic>
                </wp:inline>
              </w:drawing>
            </w:r>
          </w:p>
          <w:p w14:paraId="67E5C7B7" w14:textId="77777777" w:rsidR="00057A2F" w:rsidRDefault="009E31BD" w:rsidP="00E17C5A">
            <w:pPr>
              <w:autoSpaceDE w:val="0"/>
              <w:autoSpaceDN w:val="0"/>
              <w:adjustRightInd w:val="0"/>
              <w:spacing w:after="0" w:line="240" w:lineRule="auto"/>
              <w:jc w:val="center"/>
              <w:rPr>
                <w:rFonts w:cstheme="minorHAnsi"/>
                <w:b/>
                <w:color w:val="FF0000"/>
                <w:sz w:val="24"/>
                <w:szCs w:val="24"/>
              </w:rPr>
            </w:pPr>
            <w:r w:rsidRPr="009E31BD">
              <w:rPr>
                <w:rFonts w:cstheme="minorHAnsi"/>
                <w:b/>
                <w:color w:val="FF0000"/>
                <w:sz w:val="24"/>
                <w:szCs w:val="24"/>
              </w:rPr>
              <w:t>This details will not be good enough as we  need to see what exams and registred when, status and all that a nd then filtering facility to see filter whatever admin needs</w:t>
            </w:r>
          </w:p>
          <w:p w14:paraId="752B97AF" w14:textId="77777777" w:rsidR="00E303BC" w:rsidRPr="00C01C72" w:rsidRDefault="00E303BC" w:rsidP="00E17C5A">
            <w:pPr>
              <w:autoSpaceDE w:val="0"/>
              <w:autoSpaceDN w:val="0"/>
              <w:adjustRightInd w:val="0"/>
              <w:spacing w:after="0" w:line="240" w:lineRule="auto"/>
              <w:jc w:val="center"/>
              <w:rPr>
                <w:rFonts w:cstheme="minorHAnsi"/>
                <w:b/>
                <w:color w:val="76923C" w:themeColor="accent3" w:themeShade="BF"/>
                <w:sz w:val="24"/>
                <w:szCs w:val="24"/>
              </w:rPr>
            </w:pPr>
          </w:p>
          <w:p w14:paraId="24671D78" w14:textId="77777777" w:rsidR="00BE0D1F" w:rsidRPr="001A6A94" w:rsidRDefault="001A6A94" w:rsidP="00E17C5A">
            <w:pPr>
              <w:autoSpaceDE w:val="0"/>
              <w:autoSpaceDN w:val="0"/>
              <w:adjustRightInd w:val="0"/>
              <w:spacing w:after="0" w:line="240" w:lineRule="auto"/>
              <w:jc w:val="center"/>
              <w:rPr>
                <w:rFonts w:cstheme="minorHAnsi"/>
                <w:color w:val="548DD4" w:themeColor="text2" w:themeTint="99"/>
                <w:sz w:val="24"/>
                <w:szCs w:val="24"/>
              </w:rPr>
            </w:pPr>
            <w:r w:rsidRPr="001A6A94">
              <w:rPr>
                <w:rFonts w:cstheme="minorHAnsi"/>
                <w:b/>
                <w:color w:val="548DD4" w:themeColor="text2" w:themeTint="99"/>
                <w:sz w:val="24"/>
                <w:szCs w:val="24"/>
              </w:rPr>
              <w:t>Agreed to proceed with the proposed solution</w:t>
            </w:r>
          </w:p>
        </w:tc>
      </w:tr>
      <w:tr w:rsidR="00057A2F" w:rsidRPr="005717B9" w14:paraId="288CAE0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7EA34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54BDCE5" w14:textId="77777777" w:rsidR="00057A2F" w:rsidRPr="005717B9" w:rsidRDefault="00057A2F" w:rsidP="00E17C5A">
            <w:pPr>
              <w:autoSpaceDE w:val="0"/>
              <w:autoSpaceDN w:val="0"/>
              <w:adjustRightInd w:val="0"/>
              <w:spacing w:after="0" w:line="240" w:lineRule="auto"/>
              <w:rPr>
                <w:rFonts w:cstheme="minorHAnsi"/>
                <w:sz w:val="24"/>
                <w:szCs w:val="24"/>
              </w:rPr>
            </w:pPr>
          </w:p>
          <w:p w14:paraId="7A663D2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3F457DC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7F6149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668045D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Students” Link</w:t>
            </w:r>
          </w:p>
          <w:p w14:paraId="6203F4F0"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Students</w:t>
            </w:r>
          </w:p>
          <w:p w14:paraId="4CD87EF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562D8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FC9D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13FA7B4"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32118E7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6694330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E76FA7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573C6C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159CA8F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3609DC5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4B552A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1D519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5BCEB9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F52F0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30845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BE9DC98" w14:textId="77777777" w:rsidR="00057A2F" w:rsidRDefault="00057A2F" w:rsidP="00057A2F"/>
    <w:p w14:paraId="35C0A8EF" w14:textId="77777777" w:rsidR="00057A2F" w:rsidRDefault="00057A2F" w:rsidP="00057A2F"/>
    <w:p w14:paraId="3B1D9A03" w14:textId="77777777" w:rsidR="00057A2F" w:rsidRDefault="00057A2F" w:rsidP="00057A2F"/>
    <w:p w14:paraId="79AA3FFA" w14:textId="77777777" w:rsidR="00057A2F" w:rsidRDefault="00057A2F" w:rsidP="00057A2F"/>
    <w:p w14:paraId="13654053" w14:textId="77777777" w:rsidR="00057A2F" w:rsidRDefault="00057A2F" w:rsidP="00057A2F"/>
    <w:p w14:paraId="2E617636" w14:textId="77777777" w:rsidR="00057A2F" w:rsidRDefault="00057A2F" w:rsidP="00057A2F"/>
    <w:p w14:paraId="6C00C916" w14:textId="77777777" w:rsidR="00057A2F" w:rsidRDefault="00057A2F" w:rsidP="00057A2F"/>
    <w:p w14:paraId="752F382A" w14:textId="77777777" w:rsidR="00057A2F" w:rsidRDefault="00057A2F" w:rsidP="00057A2F"/>
    <w:p w14:paraId="2F8AA81B" w14:textId="77777777" w:rsidR="00057A2F" w:rsidRDefault="00057A2F" w:rsidP="00057A2F"/>
    <w:p w14:paraId="755FEF98" w14:textId="77777777" w:rsidR="00057A2F" w:rsidRDefault="00057A2F" w:rsidP="00057A2F"/>
    <w:p w14:paraId="7C77879C" w14:textId="77777777" w:rsidR="00057A2F" w:rsidRDefault="00057A2F" w:rsidP="00057A2F"/>
    <w:p w14:paraId="109A735F" w14:textId="77777777" w:rsidR="00057A2F" w:rsidRDefault="00057A2F" w:rsidP="00057A2F"/>
    <w:p w14:paraId="1048B531" w14:textId="77777777" w:rsidR="00A144A6" w:rsidRDefault="00A144A6" w:rsidP="00057A2F"/>
    <w:p w14:paraId="505BDCAF" w14:textId="77777777" w:rsidR="00A144A6" w:rsidRDefault="00A144A6" w:rsidP="00057A2F"/>
    <w:p w14:paraId="6F2E1524" w14:textId="77777777" w:rsidR="00A144A6" w:rsidRDefault="00A144A6" w:rsidP="00057A2F"/>
    <w:p w14:paraId="55EDF1AD" w14:textId="77777777" w:rsidR="00057A2F" w:rsidRDefault="00057A2F" w:rsidP="00057A2F"/>
    <w:p w14:paraId="245D4D65" w14:textId="77777777" w:rsidR="00057A2F" w:rsidRDefault="00057A2F" w:rsidP="00057A2F"/>
    <w:p w14:paraId="2A6EE379" w14:textId="77777777" w:rsidR="00057A2F" w:rsidRDefault="00057A2F" w:rsidP="00057A2F"/>
    <w:p w14:paraId="7B19733E" w14:textId="77777777" w:rsidR="00057A2F" w:rsidRDefault="00057A2F" w:rsidP="00057A2F"/>
    <w:p w14:paraId="1A670D02" w14:textId="77777777" w:rsidR="00057A2F" w:rsidRPr="00D454DC" w:rsidRDefault="00057A2F" w:rsidP="00057A2F"/>
    <w:p w14:paraId="7E6AC663" w14:textId="77777777" w:rsidR="00057A2F" w:rsidRDefault="00057A2F" w:rsidP="00057A2F">
      <w:pPr>
        <w:pStyle w:val="Heading3"/>
      </w:pPr>
      <w:bookmarkStart w:id="1721" w:name="_Toc388618399"/>
      <w:bookmarkStart w:id="1722" w:name="_Toc390091825"/>
      <w:r>
        <w:lastRenderedPageBreak/>
        <w:t>3.6.2 Create new Student</w:t>
      </w:r>
      <w:bookmarkEnd w:id="1721"/>
      <w:bookmarkEnd w:id="1722"/>
    </w:p>
    <w:p w14:paraId="6149BACD" w14:textId="77777777" w:rsidR="00057A2F" w:rsidRPr="00711FFE"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16BD2F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90279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94C5D0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9A52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86A3A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E43284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1C99D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0889AD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3A990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508C4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346B4B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A904BC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14:paraId="3CB866C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094B33A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C2A3CB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5A51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002124D"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FB037A4" wp14:editId="16536772">
                  <wp:extent cx="3966354" cy="3476099"/>
                  <wp:effectExtent l="19050" t="0" r="0" b="0"/>
                  <wp:docPr id="108" name="Picture 39" descr="C:\Users\melakaa\Desktop\Top Cima\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create profile.png"/>
                          <pic:cNvPicPr>
                            <a:picLocks noChangeAspect="1" noChangeArrowheads="1"/>
                          </pic:cNvPicPr>
                        </pic:nvPicPr>
                        <pic:blipFill>
                          <a:blip r:embed="rId38"/>
                          <a:srcRect/>
                          <a:stretch>
                            <a:fillRect/>
                          </a:stretch>
                        </pic:blipFill>
                        <pic:spPr bwMode="auto">
                          <a:xfrm>
                            <a:off x="0" y="0"/>
                            <a:ext cx="3967760" cy="3477331"/>
                          </a:xfrm>
                          <a:prstGeom prst="rect">
                            <a:avLst/>
                          </a:prstGeom>
                          <a:noFill/>
                          <a:ln w="9525">
                            <a:noFill/>
                            <a:miter lim="800000"/>
                            <a:headEnd/>
                            <a:tailEnd/>
                          </a:ln>
                        </pic:spPr>
                      </pic:pic>
                    </a:graphicData>
                  </a:graphic>
                </wp:inline>
              </w:drawing>
            </w:r>
          </w:p>
          <w:p w14:paraId="3A84D71C" w14:textId="77777777" w:rsidR="00057A2F" w:rsidRDefault="00057A2F" w:rsidP="00E17C5A">
            <w:pPr>
              <w:autoSpaceDE w:val="0"/>
              <w:autoSpaceDN w:val="0"/>
              <w:adjustRightInd w:val="0"/>
              <w:spacing w:after="0" w:line="240" w:lineRule="auto"/>
              <w:jc w:val="center"/>
              <w:rPr>
                <w:rFonts w:cstheme="minorHAnsi"/>
                <w:sz w:val="24"/>
                <w:szCs w:val="24"/>
              </w:rPr>
            </w:pPr>
          </w:p>
          <w:p w14:paraId="153D1D6C" w14:textId="77777777" w:rsidR="00057A2F" w:rsidRDefault="00A01935" w:rsidP="00E17C5A">
            <w:pPr>
              <w:autoSpaceDE w:val="0"/>
              <w:autoSpaceDN w:val="0"/>
              <w:adjustRightInd w:val="0"/>
              <w:spacing w:after="0" w:line="240" w:lineRule="auto"/>
              <w:jc w:val="center"/>
              <w:rPr>
                <w:rFonts w:cstheme="minorHAnsi"/>
                <w:b/>
                <w:color w:val="FF0000"/>
                <w:sz w:val="24"/>
                <w:szCs w:val="24"/>
              </w:rPr>
            </w:pPr>
            <w:r w:rsidRPr="00A01935">
              <w:rPr>
                <w:rFonts w:cstheme="minorHAnsi"/>
                <w:b/>
                <w:color w:val="FF0000"/>
                <w:sz w:val="24"/>
                <w:szCs w:val="24"/>
              </w:rPr>
              <w:t>More details needs such as exam and we will need to put soenoets about the student so every time when we see this student we will be able to see the note</w:t>
            </w:r>
          </w:p>
          <w:p w14:paraId="649E8050" w14:textId="77777777" w:rsidR="007F0302" w:rsidRDefault="007F0302" w:rsidP="00E17C5A">
            <w:pPr>
              <w:autoSpaceDE w:val="0"/>
              <w:autoSpaceDN w:val="0"/>
              <w:adjustRightInd w:val="0"/>
              <w:spacing w:after="0" w:line="240" w:lineRule="auto"/>
              <w:jc w:val="center"/>
              <w:rPr>
                <w:rFonts w:cstheme="minorHAnsi"/>
                <w:b/>
                <w:color w:val="FF0000"/>
                <w:sz w:val="24"/>
                <w:szCs w:val="24"/>
              </w:rPr>
            </w:pPr>
          </w:p>
          <w:p w14:paraId="2FAD733A" w14:textId="77777777" w:rsidR="009F046B" w:rsidRPr="00044AB9" w:rsidRDefault="001A6A94" w:rsidP="001A6A94">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sidRPr="001A6A94">
              <w:rPr>
                <w:rFonts w:cstheme="minorHAnsi"/>
                <w:b/>
                <w:color w:val="548DD4" w:themeColor="text2" w:themeTint="99"/>
                <w:sz w:val="24"/>
                <w:szCs w:val="24"/>
              </w:rPr>
              <w:t xml:space="preserve">story </w:t>
            </w:r>
            <w:r w:rsidR="00283F74" w:rsidRPr="001A6A94">
              <w:rPr>
                <w:rFonts w:cstheme="minorHAnsi"/>
                <w:b/>
                <w:color w:val="548DD4" w:themeColor="text2" w:themeTint="99"/>
                <w:sz w:val="24"/>
                <w:szCs w:val="24"/>
              </w:rPr>
              <w:t>3.11.7</w:t>
            </w:r>
          </w:p>
        </w:tc>
      </w:tr>
      <w:tr w:rsidR="00057A2F" w:rsidRPr="005717B9" w14:paraId="21602B1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67ADE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387D2C3" w14:textId="77777777" w:rsidR="00057A2F" w:rsidRPr="005717B9" w:rsidRDefault="00057A2F" w:rsidP="00E17C5A">
            <w:pPr>
              <w:autoSpaceDE w:val="0"/>
              <w:autoSpaceDN w:val="0"/>
              <w:adjustRightInd w:val="0"/>
              <w:spacing w:after="0" w:line="240" w:lineRule="auto"/>
              <w:rPr>
                <w:rFonts w:cstheme="minorHAnsi"/>
                <w:sz w:val="24"/>
                <w:szCs w:val="24"/>
              </w:rPr>
            </w:pPr>
          </w:p>
          <w:p w14:paraId="0CAD33E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6BAD973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D8FC2F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0F378CC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612031F6"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with fields for the first and last names, email, phone number, </w:t>
            </w:r>
            <w:r>
              <w:rPr>
                <w:rFonts w:cstheme="minorHAnsi"/>
                <w:color w:val="00000A"/>
                <w:sz w:val="24"/>
                <w:szCs w:val="24"/>
              </w:rPr>
              <w:lastRenderedPageBreak/>
              <w:t>address and country.</w:t>
            </w:r>
          </w:p>
          <w:p w14:paraId="2B29A6C0"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77EEDB4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7912A5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61A64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A3425D1"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5D9B95B9"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34CBB48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5D9B12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B6E06A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701F436"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4102704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159ABB53"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6C111CF7"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737178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111F32"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76E69CB9" w14:textId="77777777" w:rsidR="004B29D3" w:rsidRDefault="004B29D3" w:rsidP="004B29D3">
            <w:pPr>
              <w:autoSpaceDE w:val="0"/>
              <w:autoSpaceDN w:val="0"/>
              <w:adjustRightInd w:val="0"/>
              <w:spacing w:after="0" w:line="240" w:lineRule="auto"/>
              <w:rPr>
                <w:rFonts w:cstheme="minorHAnsi"/>
                <w:b/>
                <w:color w:val="FF0000"/>
                <w:sz w:val="24"/>
                <w:szCs w:val="24"/>
              </w:rPr>
            </w:pPr>
            <w:r w:rsidRPr="004B29D3">
              <w:rPr>
                <w:rFonts w:cstheme="minorHAnsi"/>
                <w:b/>
                <w:color w:val="FF0000"/>
                <w:sz w:val="24"/>
                <w:szCs w:val="24"/>
              </w:rPr>
              <w:t>Email the auto generated password to student’s email address</w:t>
            </w:r>
          </w:p>
          <w:p w14:paraId="08176410" w14:textId="77777777" w:rsidR="007B3331" w:rsidRDefault="007B3331" w:rsidP="004B29D3">
            <w:pPr>
              <w:autoSpaceDE w:val="0"/>
              <w:autoSpaceDN w:val="0"/>
              <w:adjustRightInd w:val="0"/>
              <w:spacing w:after="0" w:line="240" w:lineRule="auto"/>
              <w:rPr>
                <w:rFonts w:cstheme="minorHAnsi"/>
                <w:b/>
                <w:color w:val="FF0000"/>
                <w:sz w:val="24"/>
                <w:szCs w:val="24"/>
              </w:rPr>
            </w:pPr>
          </w:p>
          <w:p w14:paraId="04668139" w14:textId="77777777" w:rsidR="007B3331" w:rsidRPr="001A6A94" w:rsidRDefault="001A6A94" w:rsidP="004B29D3">
            <w:pPr>
              <w:autoSpaceDE w:val="0"/>
              <w:autoSpaceDN w:val="0"/>
              <w:adjustRightInd w:val="0"/>
              <w:spacing w:after="0" w:line="240" w:lineRule="auto"/>
              <w:rPr>
                <w:rFonts w:cstheme="minorHAnsi"/>
                <w:b/>
                <w:color w:val="548DD4" w:themeColor="text2" w:themeTint="99"/>
                <w:sz w:val="24"/>
                <w:szCs w:val="24"/>
              </w:rPr>
            </w:pPr>
            <w:r w:rsidRPr="001A6A94">
              <w:rPr>
                <w:rFonts w:cstheme="minorHAnsi"/>
                <w:b/>
                <w:color w:val="548DD4" w:themeColor="text2" w:themeTint="99"/>
                <w:sz w:val="24"/>
                <w:szCs w:val="24"/>
              </w:rPr>
              <w:t>This will be accommodated</w:t>
            </w:r>
          </w:p>
          <w:p w14:paraId="6B781F27" w14:textId="77777777" w:rsidR="004B29D3" w:rsidRPr="004B29D3" w:rsidRDefault="004B29D3" w:rsidP="004B29D3">
            <w:pPr>
              <w:autoSpaceDE w:val="0"/>
              <w:autoSpaceDN w:val="0"/>
              <w:adjustRightInd w:val="0"/>
              <w:spacing w:after="0" w:line="240" w:lineRule="auto"/>
              <w:rPr>
                <w:rFonts w:cstheme="minorHAnsi"/>
                <w:b/>
                <w:color w:val="FF0000"/>
                <w:sz w:val="24"/>
                <w:szCs w:val="24"/>
              </w:rPr>
            </w:pPr>
          </w:p>
          <w:p w14:paraId="7A5004E3" w14:textId="77777777" w:rsidR="004B29D3" w:rsidRDefault="004B29D3" w:rsidP="004B29D3">
            <w:pPr>
              <w:autoSpaceDE w:val="0"/>
              <w:autoSpaceDN w:val="0"/>
              <w:adjustRightInd w:val="0"/>
              <w:spacing w:after="0" w:line="240" w:lineRule="auto"/>
              <w:rPr>
                <w:rFonts w:cstheme="minorHAnsi"/>
                <w:b/>
                <w:color w:val="FF0000"/>
                <w:sz w:val="24"/>
                <w:szCs w:val="24"/>
              </w:rPr>
            </w:pPr>
            <w:r w:rsidRPr="004B29D3">
              <w:rPr>
                <w:rFonts w:cstheme="minorHAnsi"/>
                <w:b/>
                <w:color w:val="FF0000"/>
                <w:sz w:val="24"/>
                <w:szCs w:val="24"/>
              </w:rPr>
              <w:t>Admin should be able to select the paper and the quantity of papers that a student can attempt.</w:t>
            </w:r>
          </w:p>
          <w:p w14:paraId="6AD8840E" w14:textId="77777777" w:rsidR="00D269EF" w:rsidRDefault="00D269EF" w:rsidP="004B29D3">
            <w:pPr>
              <w:autoSpaceDE w:val="0"/>
              <w:autoSpaceDN w:val="0"/>
              <w:adjustRightInd w:val="0"/>
              <w:spacing w:after="0" w:line="240" w:lineRule="auto"/>
              <w:rPr>
                <w:rFonts w:cstheme="minorHAnsi"/>
                <w:b/>
                <w:color w:val="FF0000"/>
                <w:sz w:val="24"/>
                <w:szCs w:val="24"/>
              </w:rPr>
            </w:pPr>
          </w:p>
          <w:p w14:paraId="0F4EF637" w14:textId="77777777" w:rsidR="00D269EF" w:rsidRPr="00B02F8E" w:rsidRDefault="001A6A94" w:rsidP="004B29D3">
            <w:pPr>
              <w:autoSpaceDE w:val="0"/>
              <w:autoSpaceDN w:val="0"/>
              <w:adjustRightInd w:val="0"/>
              <w:spacing w:after="0" w:line="240" w:lineRule="auto"/>
              <w:rPr>
                <w:rFonts w:cstheme="minorHAnsi"/>
                <w:b/>
                <w:color w:val="548DD4" w:themeColor="text2" w:themeTint="99"/>
                <w:sz w:val="24"/>
                <w:szCs w:val="24"/>
              </w:rPr>
            </w:pPr>
            <w:r w:rsidRPr="00B02F8E">
              <w:rPr>
                <w:rFonts w:cstheme="minorHAnsi"/>
                <w:b/>
                <w:color w:val="548DD4" w:themeColor="text2" w:themeTint="99"/>
                <w:sz w:val="24"/>
                <w:szCs w:val="24"/>
              </w:rPr>
              <w:t>Agreed to proceed with the proposed solution</w:t>
            </w:r>
          </w:p>
          <w:p w14:paraId="6348497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64020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8E39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531F2B2" w14:textId="77777777" w:rsidR="00057A2F" w:rsidRDefault="00057A2F" w:rsidP="00057A2F"/>
    <w:p w14:paraId="783887CD" w14:textId="77777777" w:rsidR="00057A2F" w:rsidRDefault="00057A2F" w:rsidP="00057A2F"/>
    <w:p w14:paraId="2BBECE51" w14:textId="77777777" w:rsidR="00057A2F" w:rsidRDefault="00057A2F" w:rsidP="00057A2F"/>
    <w:p w14:paraId="51FDC33B" w14:textId="77777777" w:rsidR="00057A2F" w:rsidRDefault="00057A2F" w:rsidP="00057A2F"/>
    <w:p w14:paraId="0F37850E" w14:textId="77777777" w:rsidR="00A144A6" w:rsidRDefault="00A144A6" w:rsidP="00057A2F"/>
    <w:p w14:paraId="5FF81CA9" w14:textId="77777777" w:rsidR="00A144A6" w:rsidRDefault="00A144A6" w:rsidP="00057A2F"/>
    <w:p w14:paraId="4C707089" w14:textId="77777777" w:rsidR="00A144A6" w:rsidRDefault="00A144A6" w:rsidP="00057A2F"/>
    <w:p w14:paraId="109A1C40" w14:textId="77777777" w:rsidR="00A144A6" w:rsidRDefault="00A144A6" w:rsidP="00057A2F"/>
    <w:p w14:paraId="033A8CFC" w14:textId="77777777" w:rsidR="00057A2F" w:rsidRDefault="00057A2F" w:rsidP="00057A2F"/>
    <w:p w14:paraId="783F48D4" w14:textId="77777777" w:rsidR="00057A2F" w:rsidRDefault="00057A2F" w:rsidP="00057A2F"/>
    <w:p w14:paraId="2ED9F072" w14:textId="77777777" w:rsidR="00057A2F" w:rsidRDefault="00057A2F" w:rsidP="00057A2F"/>
    <w:p w14:paraId="79EA0087" w14:textId="77777777" w:rsidR="006C29D5" w:rsidRDefault="006C29D5" w:rsidP="00057A2F">
      <w:pPr>
        <w:pStyle w:val="Heading3"/>
        <w:rPr>
          <w:rFonts w:cstheme="minorBidi"/>
          <w:b w:val="0"/>
          <w:bCs w:val="0"/>
          <w:color w:val="auto"/>
          <w:sz w:val="22"/>
          <w:szCs w:val="22"/>
        </w:rPr>
      </w:pPr>
      <w:bookmarkStart w:id="1723" w:name="_Toc388618400"/>
    </w:p>
    <w:p w14:paraId="21234750" w14:textId="77777777" w:rsidR="00057A2F" w:rsidRDefault="00057A2F" w:rsidP="00057A2F">
      <w:pPr>
        <w:pStyle w:val="Heading3"/>
      </w:pPr>
      <w:bookmarkStart w:id="1724" w:name="_Toc390091826"/>
      <w:r>
        <w:t>3.6.3 Edit Student</w:t>
      </w:r>
      <w:bookmarkEnd w:id="1723"/>
      <w:bookmarkEnd w:id="17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C2EDA5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737CB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6852C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E120C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57578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69E264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A0252E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7B1B1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9CA1E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7A9F60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3409F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56F279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14:paraId="044EA40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14:paraId="57F8322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F76207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50A39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6A1B0E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340C52EE"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8B4443A" wp14:editId="56AA274E">
                  <wp:extent cx="4378531" cy="3837330"/>
                  <wp:effectExtent l="19050" t="0" r="2969" b="0"/>
                  <wp:docPr id="109" name="Picture 40" descr="C:\Users\melakaa\Desktop\Top Cima\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admin edit profile.png"/>
                          <pic:cNvPicPr>
                            <a:picLocks noChangeAspect="1" noChangeArrowheads="1"/>
                          </pic:cNvPicPr>
                        </pic:nvPicPr>
                        <pic:blipFill>
                          <a:blip r:embed="rId39"/>
                          <a:srcRect/>
                          <a:stretch>
                            <a:fillRect/>
                          </a:stretch>
                        </pic:blipFill>
                        <pic:spPr bwMode="auto">
                          <a:xfrm>
                            <a:off x="0" y="0"/>
                            <a:ext cx="4380083" cy="3838690"/>
                          </a:xfrm>
                          <a:prstGeom prst="rect">
                            <a:avLst/>
                          </a:prstGeom>
                          <a:noFill/>
                          <a:ln w="9525">
                            <a:noFill/>
                            <a:miter lim="800000"/>
                            <a:headEnd/>
                            <a:tailEnd/>
                          </a:ln>
                        </pic:spPr>
                      </pic:pic>
                    </a:graphicData>
                  </a:graphic>
                </wp:inline>
              </w:drawing>
            </w:r>
          </w:p>
          <w:p w14:paraId="57D6332D"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AF0CD7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C823E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61681B3" w14:textId="77777777" w:rsidR="00057A2F" w:rsidRPr="005717B9" w:rsidRDefault="00057A2F" w:rsidP="00E17C5A">
            <w:pPr>
              <w:autoSpaceDE w:val="0"/>
              <w:autoSpaceDN w:val="0"/>
              <w:adjustRightInd w:val="0"/>
              <w:spacing w:after="0" w:line="240" w:lineRule="auto"/>
              <w:rPr>
                <w:rFonts w:cstheme="minorHAnsi"/>
                <w:sz w:val="24"/>
                <w:szCs w:val="24"/>
              </w:rPr>
            </w:pPr>
          </w:p>
          <w:p w14:paraId="587AAAF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4FE792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17AFE2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4674D32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0AD4F60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26EF3E3D"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58B2CB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0.2pt" o:ole="">
                  <v:imagedata r:id="rId40" o:title=""/>
                </v:shape>
                <o:OLEObject Type="Embed" ProgID="PBrush" ShapeID="_x0000_i1025" DrawAspect="Content" ObjectID="_1645611259" r:id="rId41"/>
              </w:object>
            </w:r>
            <w:r>
              <w:t xml:space="preserve">) </w:t>
            </w:r>
            <w:r w:rsidRPr="00C96B02">
              <w:rPr>
                <w:sz w:val="24"/>
                <w:szCs w:val="24"/>
              </w:rPr>
              <w:t xml:space="preserve">on the </w:t>
            </w:r>
            <w:r>
              <w:rPr>
                <w:sz w:val="24"/>
                <w:szCs w:val="24"/>
              </w:rPr>
              <w:t>“Actions” column</w:t>
            </w:r>
          </w:p>
          <w:p w14:paraId="43337FE1"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29BDACC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14:paraId="6C9A70E3"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“Save” button</w:t>
            </w:r>
          </w:p>
          <w:p w14:paraId="7BE99472"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A40388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07A91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7EEED8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141A94BB"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5AC8911D"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B73F4CD"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A83529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B031BFA"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7155327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6C7DE7C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3530BFF0"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DBB83F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C53A7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356062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B015BC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C2F36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E2A2666" w14:textId="77777777" w:rsidR="00057A2F" w:rsidRDefault="00057A2F" w:rsidP="00057A2F"/>
    <w:p w14:paraId="620FF9BC" w14:textId="77777777" w:rsidR="00057A2F" w:rsidRDefault="00057A2F" w:rsidP="00057A2F"/>
    <w:p w14:paraId="19EC83AE" w14:textId="77777777" w:rsidR="00057A2F" w:rsidRDefault="00057A2F" w:rsidP="00057A2F"/>
    <w:p w14:paraId="218470A5" w14:textId="77777777" w:rsidR="00057A2F" w:rsidRDefault="00057A2F" w:rsidP="00057A2F"/>
    <w:p w14:paraId="70E239E3" w14:textId="77777777" w:rsidR="00057A2F" w:rsidRDefault="00057A2F" w:rsidP="00057A2F"/>
    <w:p w14:paraId="31D3B266" w14:textId="77777777" w:rsidR="00057A2F" w:rsidRDefault="00057A2F" w:rsidP="00057A2F"/>
    <w:p w14:paraId="216FD37D" w14:textId="77777777" w:rsidR="00057A2F" w:rsidRDefault="00057A2F" w:rsidP="00057A2F"/>
    <w:p w14:paraId="5A11337B" w14:textId="77777777" w:rsidR="00057A2F" w:rsidRDefault="00057A2F" w:rsidP="00057A2F"/>
    <w:p w14:paraId="60F0E40D" w14:textId="77777777" w:rsidR="00057A2F" w:rsidRDefault="00057A2F" w:rsidP="00057A2F"/>
    <w:p w14:paraId="1469B5EB" w14:textId="77777777" w:rsidR="00057A2F" w:rsidRDefault="00057A2F" w:rsidP="00057A2F"/>
    <w:p w14:paraId="3674C121" w14:textId="77777777" w:rsidR="00057A2F" w:rsidRDefault="00057A2F" w:rsidP="00057A2F"/>
    <w:p w14:paraId="3821D0C7" w14:textId="77777777" w:rsidR="00057A2F" w:rsidRDefault="00057A2F" w:rsidP="00057A2F"/>
    <w:p w14:paraId="04532834" w14:textId="77777777" w:rsidR="00057A2F" w:rsidRDefault="00057A2F" w:rsidP="00057A2F"/>
    <w:p w14:paraId="053A186E" w14:textId="77777777" w:rsidR="00057A2F" w:rsidRDefault="00057A2F" w:rsidP="00057A2F"/>
    <w:p w14:paraId="20C7D6A8" w14:textId="77777777" w:rsidR="00057A2F" w:rsidRDefault="00057A2F" w:rsidP="00057A2F"/>
    <w:p w14:paraId="2D82A254" w14:textId="77777777" w:rsidR="00057A2F" w:rsidRDefault="00057A2F" w:rsidP="00057A2F"/>
    <w:p w14:paraId="079A4C4E" w14:textId="77777777" w:rsidR="00057A2F" w:rsidRDefault="00057A2F" w:rsidP="00057A2F"/>
    <w:p w14:paraId="456E135E" w14:textId="77777777" w:rsidR="00057A2F" w:rsidRDefault="00057A2F" w:rsidP="00057A2F">
      <w:pPr>
        <w:pStyle w:val="Heading3"/>
      </w:pPr>
      <w:bookmarkStart w:id="1725" w:name="_Toc388618401"/>
      <w:bookmarkStart w:id="1726" w:name="_Toc390091827"/>
      <w:r>
        <w:lastRenderedPageBreak/>
        <w:t>3.6.4 Delete Students</w:t>
      </w:r>
      <w:bookmarkEnd w:id="1725"/>
      <w:bookmarkEnd w:id="172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6A1EBD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AE9DE7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908ECA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6B7F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50A6AD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BB0BF2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A4EE8F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CE2A6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E1C2F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CAD45E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4C700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F73633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Students</w:t>
            </w:r>
          </w:p>
          <w:p w14:paraId="18B2DDB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accounts of Students</w:t>
            </w:r>
          </w:p>
          <w:p w14:paraId="20EFDAE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0BB2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5E958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D9BAFF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8B97E1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E24AB41" wp14:editId="3FCACE48">
                  <wp:extent cx="5027403" cy="3166759"/>
                  <wp:effectExtent l="19050" t="0" r="1797" b="0"/>
                  <wp:docPr id="110" name="Picture 43" descr="C:\Users\melakaa\Desktop\Top Cima\admin dele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lakaa\Desktop\Top Cima\admin delete  student.png"/>
                          <pic:cNvPicPr>
                            <a:picLocks noChangeAspect="1" noChangeArrowheads="1"/>
                          </pic:cNvPicPr>
                        </pic:nvPicPr>
                        <pic:blipFill>
                          <a:blip r:embed="rId42"/>
                          <a:srcRect/>
                          <a:stretch>
                            <a:fillRect/>
                          </a:stretch>
                        </pic:blipFill>
                        <pic:spPr bwMode="auto">
                          <a:xfrm>
                            <a:off x="0" y="0"/>
                            <a:ext cx="5030125" cy="3168473"/>
                          </a:xfrm>
                          <a:prstGeom prst="rect">
                            <a:avLst/>
                          </a:prstGeom>
                          <a:noFill/>
                          <a:ln w="9525">
                            <a:noFill/>
                            <a:miter lim="800000"/>
                            <a:headEnd/>
                            <a:tailEnd/>
                          </a:ln>
                        </pic:spPr>
                      </pic:pic>
                    </a:graphicData>
                  </a:graphic>
                </wp:inline>
              </w:drawing>
            </w:r>
          </w:p>
          <w:p w14:paraId="3F278536" w14:textId="77777777" w:rsidR="00057A2F" w:rsidRPr="00A01935" w:rsidRDefault="00057A2F" w:rsidP="00E17C5A">
            <w:pPr>
              <w:autoSpaceDE w:val="0"/>
              <w:autoSpaceDN w:val="0"/>
              <w:adjustRightInd w:val="0"/>
              <w:spacing w:after="0" w:line="240" w:lineRule="auto"/>
              <w:jc w:val="center"/>
              <w:rPr>
                <w:rFonts w:cstheme="minorHAnsi"/>
                <w:b/>
                <w:color w:val="FF0000"/>
                <w:sz w:val="24"/>
                <w:szCs w:val="24"/>
              </w:rPr>
            </w:pPr>
          </w:p>
          <w:p w14:paraId="6A2E3352" w14:textId="77777777" w:rsidR="00A01935" w:rsidRDefault="00A01935" w:rsidP="00E17C5A">
            <w:pPr>
              <w:autoSpaceDE w:val="0"/>
              <w:autoSpaceDN w:val="0"/>
              <w:adjustRightInd w:val="0"/>
              <w:spacing w:after="0" w:line="240" w:lineRule="auto"/>
              <w:jc w:val="center"/>
              <w:rPr>
                <w:rFonts w:cstheme="minorHAnsi"/>
                <w:b/>
                <w:color w:val="FF0000"/>
                <w:sz w:val="24"/>
                <w:szCs w:val="24"/>
              </w:rPr>
            </w:pPr>
            <w:r w:rsidRPr="00A01935">
              <w:rPr>
                <w:rFonts w:cstheme="minorHAnsi"/>
                <w:b/>
                <w:color w:val="FF0000"/>
                <w:sz w:val="24"/>
                <w:szCs w:val="24"/>
              </w:rPr>
              <w:t xml:space="preserve">I think inactive is what is needed </w:t>
            </w:r>
          </w:p>
          <w:p w14:paraId="0973AE4E" w14:textId="77777777" w:rsidR="003A7C26" w:rsidRPr="003A7C26" w:rsidRDefault="003A7C26" w:rsidP="00E17C5A">
            <w:pPr>
              <w:autoSpaceDE w:val="0"/>
              <w:autoSpaceDN w:val="0"/>
              <w:adjustRightInd w:val="0"/>
              <w:spacing w:after="0" w:line="240" w:lineRule="auto"/>
              <w:jc w:val="center"/>
              <w:rPr>
                <w:rFonts w:cstheme="minorHAnsi"/>
                <w:b/>
                <w:color w:val="76923C" w:themeColor="accent3" w:themeShade="BF"/>
                <w:sz w:val="24"/>
                <w:szCs w:val="24"/>
              </w:rPr>
            </w:pPr>
          </w:p>
          <w:p w14:paraId="35F28DD3" w14:textId="77777777" w:rsidR="00775A63" w:rsidRPr="00B02F8E" w:rsidRDefault="00B02F8E" w:rsidP="00775A63">
            <w:pPr>
              <w:autoSpaceDE w:val="0"/>
              <w:autoSpaceDN w:val="0"/>
              <w:adjustRightInd w:val="0"/>
              <w:jc w:val="center"/>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 xml:space="preserve">story </w:t>
            </w:r>
            <w:r w:rsidR="0005437E" w:rsidRPr="00B02F8E">
              <w:rPr>
                <w:rFonts w:cstheme="minorHAnsi"/>
                <w:b/>
                <w:color w:val="548DD4" w:themeColor="text2" w:themeTint="99"/>
                <w:sz w:val="24"/>
                <w:szCs w:val="24"/>
              </w:rPr>
              <w:t>3.11.4</w:t>
            </w:r>
          </w:p>
          <w:p w14:paraId="3537A6ED" w14:textId="77777777" w:rsidR="00775A63" w:rsidRPr="005717B9" w:rsidRDefault="00775A63" w:rsidP="00775A63">
            <w:pPr>
              <w:autoSpaceDE w:val="0"/>
              <w:autoSpaceDN w:val="0"/>
              <w:adjustRightInd w:val="0"/>
              <w:spacing w:after="0" w:line="240" w:lineRule="auto"/>
              <w:jc w:val="center"/>
              <w:rPr>
                <w:rFonts w:cstheme="minorHAnsi"/>
                <w:sz w:val="24"/>
                <w:szCs w:val="24"/>
              </w:rPr>
            </w:pPr>
          </w:p>
        </w:tc>
      </w:tr>
      <w:tr w:rsidR="00057A2F" w:rsidRPr="005717B9" w14:paraId="05B12B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D29C3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4BFF679" w14:textId="77777777" w:rsidR="00057A2F" w:rsidRPr="005717B9" w:rsidRDefault="00057A2F" w:rsidP="00E17C5A">
            <w:pPr>
              <w:autoSpaceDE w:val="0"/>
              <w:autoSpaceDN w:val="0"/>
              <w:adjustRightInd w:val="0"/>
              <w:spacing w:after="0" w:line="240" w:lineRule="auto"/>
              <w:rPr>
                <w:rFonts w:cstheme="minorHAnsi"/>
                <w:sz w:val="24"/>
                <w:szCs w:val="24"/>
              </w:rPr>
            </w:pPr>
          </w:p>
          <w:p w14:paraId="135F498A"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994F4D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281E7C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7CA5609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6F77233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4890101D"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625868AF">
                <v:shape id="_x0000_i1026" type="#_x0000_t75" style="width:11.4pt;height:7.2pt" o:ole="">
                  <v:imagedata r:id="rId43" o:title=""/>
                </v:shape>
                <o:OLEObject Type="Embed" ProgID="PBrush" ShapeID="_x0000_i1026" DrawAspect="Content" ObjectID="_1645611260" r:id="rId44"/>
              </w:object>
            </w:r>
            <w:r>
              <w:t xml:space="preserve">) </w:t>
            </w:r>
            <w:r w:rsidRPr="00C96B02">
              <w:rPr>
                <w:sz w:val="24"/>
                <w:szCs w:val="24"/>
              </w:rPr>
              <w:t xml:space="preserve">on the </w:t>
            </w:r>
            <w:r>
              <w:rPr>
                <w:sz w:val="24"/>
                <w:szCs w:val="24"/>
              </w:rPr>
              <w:t>“Actions” column</w:t>
            </w:r>
          </w:p>
          <w:p w14:paraId="59C6F57C"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an alert with the message “Are you sure that you want to delete this </w:t>
            </w:r>
            <w:r>
              <w:rPr>
                <w:rFonts w:cstheme="minorHAnsi"/>
                <w:color w:val="00000A"/>
                <w:sz w:val="24"/>
                <w:szCs w:val="24"/>
              </w:rPr>
              <w:lastRenderedPageBreak/>
              <w:t>Student?”</w:t>
            </w:r>
          </w:p>
          <w:p w14:paraId="40C484C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deleted.</w:t>
            </w:r>
          </w:p>
          <w:p w14:paraId="4E27250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4EC5649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6C880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E2B3F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C1F290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276D09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32CBD7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66C85A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C50E75C"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9D1D4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E44A9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50E1F4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62534C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CD90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C67BF72" w14:textId="77777777" w:rsidR="00057A2F" w:rsidRDefault="00057A2F" w:rsidP="00057A2F"/>
    <w:p w14:paraId="03282E97" w14:textId="77777777" w:rsidR="00057A2F" w:rsidRDefault="00057A2F" w:rsidP="00057A2F"/>
    <w:p w14:paraId="379016D8" w14:textId="77777777" w:rsidR="00057A2F" w:rsidRDefault="00057A2F" w:rsidP="00057A2F"/>
    <w:p w14:paraId="2DC93AF5" w14:textId="77777777" w:rsidR="00057A2F" w:rsidRDefault="00057A2F" w:rsidP="00057A2F"/>
    <w:p w14:paraId="1BE7955C" w14:textId="77777777" w:rsidR="00057A2F" w:rsidRDefault="00057A2F" w:rsidP="00057A2F"/>
    <w:p w14:paraId="1E59A16C" w14:textId="77777777" w:rsidR="00057A2F" w:rsidRDefault="00057A2F" w:rsidP="00057A2F"/>
    <w:p w14:paraId="6F926C25" w14:textId="77777777" w:rsidR="00057A2F" w:rsidRDefault="00057A2F" w:rsidP="00057A2F"/>
    <w:p w14:paraId="5F4BC552" w14:textId="77777777" w:rsidR="00057A2F" w:rsidRDefault="00057A2F" w:rsidP="00057A2F"/>
    <w:p w14:paraId="78DDBA9F" w14:textId="77777777" w:rsidR="00057A2F" w:rsidRDefault="00057A2F" w:rsidP="00057A2F"/>
    <w:p w14:paraId="6D4D4BD0" w14:textId="77777777" w:rsidR="00057A2F" w:rsidRDefault="00057A2F" w:rsidP="00057A2F"/>
    <w:p w14:paraId="496253B0" w14:textId="77777777" w:rsidR="00057A2F" w:rsidRDefault="00057A2F" w:rsidP="00057A2F"/>
    <w:p w14:paraId="5C315AC8" w14:textId="77777777" w:rsidR="00057A2F" w:rsidRDefault="00057A2F" w:rsidP="00057A2F"/>
    <w:p w14:paraId="6C748E4F" w14:textId="77777777" w:rsidR="00057A2F" w:rsidRDefault="00057A2F" w:rsidP="00057A2F"/>
    <w:p w14:paraId="4E845CDE" w14:textId="77777777" w:rsidR="00057A2F" w:rsidRDefault="00057A2F" w:rsidP="00057A2F"/>
    <w:p w14:paraId="46EB8757" w14:textId="77777777" w:rsidR="00057A2F" w:rsidRDefault="00057A2F" w:rsidP="00057A2F"/>
    <w:p w14:paraId="54B3F483" w14:textId="77777777" w:rsidR="00057A2F" w:rsidRDefault="00057A2F" w:rsidP="00057A2F"/>
    <w:p w14:paraId="16B8329D" w14:textId="77777777" w:rsidR="00057A2F" w:rsidRDefault="00057A2F" w:rsidP="00057A2F"/>
    <w:p w14:paraId="337A6F87" w14:textId="77777777" w:rsidR="00057A2F" w:rsidRDefault="00057A2F" w:rsidP="00057A2F">
      <w:pPr>
        <w:pStyle w:val="Heading3"/>
      </w:pPr>
      <w:bookmarkStart w:id="1727" w:name="_Toc388618402"/>
      <w:bookmarkStart w:id="1728" w:name="_Toc390091828"/>
      <w:r>
        <w:lastRenderedPageBreak/>
        <w:t>3.6.5 Suspend Students</w:t>
      </w:r>
      <w:bookmarkEnd w:id="1727"/>
      <w:bookmarkEnd w:id="1728"/>
    </w:p>
    <w:p w14:paraId="7B15543F"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1CB750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4DFC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E297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ECBD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E40816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BB109A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797B99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564E7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B0CDD6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8B015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B901D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E88A9B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14:paraId="3BE2A632"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14:paraId="010E9D2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65893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2DD191"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6CD553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E4A331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4B4FB2E" wp14:editId="5E150C58">
                  <wp:extent cx="4708226" cy="2965710"/>
                  <wp:effectExtent l="19050" t="0" r="0" b="0"/>
                  <wp:docPr id="111" name="Picture 47"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Suspend student.png"/>
                          <pic:cNvPicPr>
                            <a:picLocks noChangeAspect="1" noChangeArrowheads="1"/>
                          </pic:cNvPicPr>
                        </pic:nvPicPr>
                        <pic:blipFill>
                          <a:blip r:embed="rId42"/>
                          <a:srcRect/>
                          <a:stretch>
                            <a:fillRect/>
                          </a:stretch>
                        </pic:blipFill>
                        <pic:spPr bwMode="auto">
                          <a:xfrm>
                            <a:off x="0" y="0"/>
                            <a:ext cx="4710775" cy="2967315"/>
                          </a:xfrm>
                          <a:prstGeom prst="rect">
                            <a:avLst/>
                          </a:prstGeom>
                          <a:noFill/>
                          <a:ln w="9525">
                            <a:noFill/>
                            <a:miter lim="800000"/>
                            <a:headEnd/>
                            <a:tailEnd/>
                          </a:ln>
                        </pic:spPr>
                      </pic:pic>
                    </a:graphicData>
                  </a:graphic>
                </wp:inline>
              </w:drawing>
            </w:r>
          </w:p>
          <w:p w14:paraId="6F98072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4120E1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1588D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82E84DA" w14:textId="77777777" w:rsidR="00057A2F" w:rsidRPr="005717B9" w:rsidRDefault="00057A2F" w:rsidP="00E17C5A">
            <w:pPr>
              <w:autoSpaceDE w:val="0"/>
              <w:autoSpaceDN w:val="0"/>
              <w:adjustRightInd w:val="0"/>
              <w:spacing w:after="0" w:line="240" w:lineRule="auto"/>
              <w:rPr>
                <w:rFonts w:cstheme="minorHAnsi"/>
                <w:sz w:val="24"/>
                <w:szCs w:val="24"/>
              </w:rPr>
            </w:pPr>
          </w:p>
          <w:p w14:paraId="2BAB919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FFDF59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CC3C5F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7D8DCD5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440ABF1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6B51E2B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w:t>
            </w:r>
            <w:r w:rsidRPr="00C96B02">
              <w:rPr>
                <w:sz w:val="24"/>
                <w:szCs w:val="24"/>
              </w:rPr>
              <w:t xml:space="preserve">on the </w:t>
            </w:r>
            <w:r>
              <w:rPr>
                <w:sz w:val="24"/>
                <w:szCs w:val="24"/>
              </w:rPr>
              <w:t>“Status” column</w:t>
            </w:r>
          </w:p>
          <w:p w14:paraId="3F7489DC"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14:paraId="74D99A0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14:paraId="5AF802D2"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7791165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07BD1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B2B11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93F9B90"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83FBA9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2FE6973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C44CB3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634BE7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CF4C33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33D34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43DABC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748B08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F21CD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AAA129F" w14:textId="77777777" w:rsidR="00057A2F" w:rsidRDefault="00057A2F" w:rsidP="00057A2F"/>
    <w:p w14:paraId="49995233" w14:textId="77777777" w:rsidR="00057A2F" w:rsidRDefault="00057A2F" w:rsidP="00057A2F"/>
    <w:p w14:paraId="19F352B6" w14:textId="77777777" w:rsidR="00057A2F" w:rsidRDefault="00057A2F" w:rsidP="00057A2F"/>
    <w:p w14:paraId="26B8BDFA" w14:textId="77777777" w:rsidR="00057A2F" w:rsidRDefault="00057A2F" w:rsidP="00057A2F"/>
    <w:p w14:paraId="185CD998" w14:textId="77777777" w:rsidR="00057A2F" w:rsidRDefault="00057A2F" w:rsidP="00057A2F"/>
    <w:p w14:paraId="3D14516B" w14:textId="77777777" w:rsidR="00057A2F" w:rsidRDefault="00057A2F" w:rsidP="00057A2F"/>
    <w:p w14:paraId="4F844E5C" w14:textId="77777777" w:rsidR="00057A2F" w:rsidRDefault="00057A2F" w:rsidP="00057A2F"/>
    <w:p w14:paraId="21BF0D1E" w14:textId="77777777" w:rsidR="00057A2F" w:rsidRDefault="00057A2F" w:rsidP="00057A2F"/>
    <w:p w14:paraId="39670EBE" w14:textId="77777777" w:rsidR="00057A2F" w:rsidRDefault="00057A2F" w:rsidP="00057A2F"/>
    <w:p w14:paraId="41AD5681" w14:textId="77777777" w:rsidR="00057A2F" w:rsidRDefault="00057A2F" w:rsidP="00057A2F"/>
    <w:p w14:paraId="31DC77A5" w14:textId="77777777" w:rsidR="00057A2F" w:rsidRDefault="00057A2F" w:rsidP="00057A2F"/>
    <w:p w14:paraId="71E6B42E" w14:textId="77777777" w:rsidR="00057A2F" w:rsidRDefault="00057A2F" w:rsidP="00057A2F"/>
    <w:p w14:paraId="3A9B2E3D" w14:textId="77777777" w:rsidR="00057A2F" w:rsidRDefault="00057A2F" w:rsidP="00057A2F"/>
    <w:p w14:paraId="6E49B8CB" w14:textId="77777777" w:rsidR="00057A2F" w:rsidRDefault="00057A2F" w:rsidP="00057A2F"/>
    <w:p w14:paraId="1D432D66" w14:textId="77777777" w:rsidR="00057A2F" w:rsidRDefault="00057A2F" w:rsidP="00057A2F"/>
    <w:p w14:paraId="35315A07" w14:textId="77777777" w:rsidR="00057A2F" w:rsidRDefault="00057A2F" w:rsidP="00057A2F"/>
    <w:p w14:paraId="41578C52" w14:textId="77777777" w:rsidR="00057A2F" w:rsidRDefault="00057A2F" w:rsidP="00057A2F"/>
    <w:p w14:paraId="56AEEE18" w14:textId="77777777" w:rsidR="00057A2F" w:rsidRDefault="00057A2F" w:rsidP="00057A2F"/>
    <w:p w14:paraId="0FF0F36D" w14:textId="77777777" w:rsidR="00057A2F" w:rsidRDefault="00057A2F" w:rsidP="00057A2F"/>
    <w:p w14:paraId="29B754DF" w14:textId="77777777" w:rsidR="00057A2F" w:rsidRDefault="00057A2F" w:rsidP="00057A2F"/>
    <w:p w14:paraId="793FB24B" w14:textId="77777777" w:rsidR="00057A2F" w:rsidRDefault="00057A2F" w:rsidP="00057A2F">
      <w:pPr>
        <w:pStyle w:val="Heading3"/>
      </w:pPr>
      <w:bookmarkStart w:id="1729" w:name="_Toc388618403"/>
      <w:bookmarkStart w:id="1730" w:name="_Toc390091829"/>
      <w:r>
        <w:lastRenderedPageBreak/>
        <w:t>3.6.6 Manage Students</w:t>
      </w:r>
      <w:bookmarkEnd w:id="1729"/>
      <w:bookmarkEnd w:id="173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6BE8E4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BA7EBC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40DB1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4D0AB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2A02E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624A44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8A3F05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6548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390E4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E45F7B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471C1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70E18F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Students</w:t>
            </w:r>
          </w:p>
          <w:p w14:paraId="32E1924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students in one format in a table, where the admin can search each field</w:t>
            </w:r>
          </w:p>
          <w:p w14:paraId="12B67F7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05A363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3CF36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651D098"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BBC107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88776E4" wp14:editId="2FE8EA63">
                  <wp:extent cx="4923886" cy="3101554"/>
                  <wp:effectExtent l="19050" t="0" r="0" b="0"/>
                  <wp:docPr id="112" name="Picture 49"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Suspend student.png"/>
                          <pic:cNvPicPr>
                            <a:picLocks noChangeAspect="1" noChangeArrowheads="1"/>
                          </pic:cNvPicPr>
                        </pic:nvPicPr>
                        <pic:blipFill>
                          <a:blip r:embed="rId42"/>
                          <a:srcRect/>
                          <a:stretch>
                            <a:fillRect/>
                          </a:stretch>
                        </pic:blipFill>
                        <pic:spPr bwMode="auto">
                          <a:xfrm>
                            <a:off x="0" y="0"/>
                            <a:ext cx="4926552" cy="3103233"/>
                          </a:xfrm>
                          <a:prstGeom prst="rect">
                            <a:avLst/>
                          </a:prstGeom>
                          <a:noFill/>
                          <a:ln w="9525">
                            <a:noFill/>
                            <a:miter lim="800000"/>
                            <a:headEnd/>
                            <a:tailEnd/>
                          </a:ln>
                        </pic:spPr>
                      </pic:pic>
                    </a:graphicData>
                  </a:graphic>
                </wp:inline>
              </w:drawing>
            </w:r>
          </w:p>
          <w:p w14:paraId="48D07661"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4FFFF2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DEA0B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AC76F6F" w14:textId="77777777" w:rsidR="00057A2F" w:rsidRPr="005717B9" w:rsidRDefault="00057A2F" w:rsidP="00E17C5A">
            <w:pPr>
              <w:autoSpaceDE w:val="0"/>
              <w:autoSpaceDN w:val="0"/>
              <w:adjustRightInd w:val="0"/>
              <w:spacing w:after="0" w:line="240" w:lineRule="auto"/>
              <w:rPr>
                <w:rFonts w:cstheme="minorHAnsi"/>
                <w:sz w:val="24"/>
                <w:szCs w:val="24"/>
              </w:rPr>
            </w:pPr>
          </w:p>
          <w:p w14:paraId="100AC1F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7C066B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B306A1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0B62F3B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6E2D450B"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students in the format of a table.</w:t>
            </w:r>
          </w:p>
          <w:p w14:paraId="59BE975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Students from here.</w:t>
            </w:r>
          </w:p>
          <w:p w14:paraId="7FC1484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FBE36A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EB555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E3638A8"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128728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7BD80D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C05EC3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4A42CCF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D6ADC8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42DE50"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delete/suspend/view/edit the Student Accounts</w:t>
            </w:r>
          </w:p>
          <w:p w14:paraId="0357677A"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4B29609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EB19CC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9A8A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ED77B9E" w14:textId="77777777" w:rsidR="00057A2F" w:rsidRDefault="00057A2F" w:rsidP="00057A2F"/>
    <w:p w14:paraId="0BAE3EA2" w14:textId="77777777" w:rsidR="00057A2F" w:rsidRDefault="00057A2F" w:rsidP="00057A2F"/>
    <w:p w14:paraId="36A58559" w14:textId="77777777" w:rsidR="00057A2F" w:rsidRDefault="00057A2F" w:rsidP="00057A2F"/>
    <w:p w14:paraId="06F97F87" w14:textId="77777777" w:rsidR="00057A2F" w:rsidRDefault="00057A2F" w:rsidP="00057A2F"/>
    <w:p w14:paraId="2C9E0981" w14:textId="77777777" w:rsidR="00057A2F" w:rsidRDefault="00057A2F" w:rsidP="00057A2F"/>
    <w:p w14:paraId="45DF5AD3" w14:textId="77777777" w:rsidR="00057A2F" w:rsidRDefault="00057A2F" w:rsidP="00057A2F"/>
    <w:p w14:paraId="24AC3D00" w14:textId="77777777" w:rsidR="00057A2F" w:rsidRDefault="00057A2F" w:rsidP="00057A2F"/>
    <w:p w14:paraId="7EACF580" w14:textId="77777777" w:rsidR="00057A2F" w:rsidRDefault="00057A2F" w:rsidP="00057A2F"/>
    <w:p w14:paraId="4C531ACC" w14:textId="77777777" w:rsidR="00057A2F" w:rsidRDefault="00057A2F" w:rsidP="00057A2F"/>
    <w:p w14:paraId="2B37E225" w14:textId="77777777" w:rsidR="00057A2F" w:rsidRDefault="00057A2F" w:rsidP="00057A2F"/>
    <w:p w14:paraId="19EB7DB6" w14:textId="77777777" w:rsidR="00057A2F" w:rsidRDefault="00057A2F" w:rsidP="00057A2F"/>
    <w:p w14:paraId="7A42618A" w14:textId="77777777" w:rsidR="00057A2F" w:rsidRDefault="00057A2F" w:rsidP="00057A2F"/>
    <w:p w14:paraId="5FA4F4B3" w14:textId="77777777" w:rsidR="00057A2F" w:rsidRDefault="00057A2F" w:rsidP="00057A2F"/>
    <w:p w14:paraId="564C63BF" w14:textId="77777777" w:rsidR="00057A2F" w:rsidRDefault="00057A2F" w:rsidP="00057A2F"/>
    <w:p w14:paraId="4B9B85BB" w14:textId="77777777" w:rsidR="00057A2F" w:rsidRDefault="00057A2F" w:rsidP="00057A2F"/>
    <w:p w14:paraId="28662DA1" w14:textId="77777777" w:rsidR="00057A2F" w:rsidRDefault="00057A2F" w:rsidP="00057A2F"/>
    <w:p w14:paraId="72F13308" w14:textId="77777777" w:rsidR="00057A2F" w:rsidRDefault="00057A2F" w:rsidP="00057A2F"/>
    <w:p w14:paraId="2A3FA6EE" w14:textId="77777777" w:rsidR="00057A2F" w:rsidRDefault="00057A2F" w:rsidP="00057A2F"/>
    <w:p w14:paraId="66F3B706" w14:textId="77777777" w:rsidR="00057A2F" w:rsidRDefault="00057A2F" w:rsidP="00057A2F"/>
    <w:p w14:paraId="2EC154B8" w14:textId="77777777" w:rsidR="00057A2F" w:rsidRDefault="00057A2F" w:rsidP="00057A2F"/>
    <w:p w14:paraId="49DBF421" w14:textId="77777777" w:rsidR="00057A2F" w:rsidRPr="00452697" w:rsidRDefault="00057A2F" w:rsidP="00057A2F"/>
    <w:p w14:paraId="1631754D" w14:textId="77777777" w:rsidR="00057A2F" w:rsidRDefault="00057A2F" w:rsidP="00057A2F">
      <w:pPr>
        <w:pStyle w:val="Heading3"/>
      </w:pPr>
      <w:bookmarkStart w:id="1731" w:name="_Toc388618404"/>
      <w:bookmarkStart w:id="1732" w:name="_Toc390091830"/>
      <w:r>
        <w:lastRenderedPageBreak/>
        <w:t>3.6.7 Re-Activate Students</w:t>
      </w:r>
      <w:bookmarkEnd w:id="1731"/>
      <w:bookmarkEnd w:id="1732"/>
    </w:p>
    <w:p w14:paraId="026DC040" w14:textId="77777777" w:rsidR="00057A2F" w:rsidRPr="0090560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5C3AD5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7510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00E9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B0C67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5F3B8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205DB8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5DD789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EDD167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2B431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5A6A01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6708B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7C5937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Students</w:t>
            </w:r>
          </w:p>
          <w:p w14:paraId="11B63CC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give access to the Student to take exams, and use the systems other functionalities.</w:t>
            </w:r>
          </w:p>
          <w:p w14:paraId="1746794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B31A5E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582DE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5E6D74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3DEAEF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5749E7A" wp14:editId="35F05EE0">
                  <wp:extent cx="4898007" cy="3172840"/>
                  <wp:effectExtent l="19050" t="0" r="0" b="0"/>
                  <wp:docPr id="113" name="Picture 51" descr="C:\Users\melakaa\Desktop\Top Cima\admin Reactiva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Reactivate student.png"/>
                          <pic:cNvPicPr>
                            <a:picLocks noChangeAspect="1" noChangeArrowheads="1"/>
                          </pic:cNvPicPr>
                        </pic:nvPicPr>
                        <pic:blipFill>
                          <a:blip r:embed="rId45"/>
                          <a:srcRect/>
                          <a:stretch>
                            <a:fillRect/>
                          </a:stretch>
                        </pic:blipFill>
                        <pic:spPr bwMode="auto">
                          <a:xfrm>
                            <a:off x="0" y="0"/>
                            <a:ext cx="4899495" cy="3173804"/>
                          </a:xfrm>
                          <a:prstGeom prst="rect">
                            <a:avLst/>
                          </a:prstGeom>
                          <a:noFill/>
                          <a:ln w="9525">
                            <a:noFill/>
                            <a:miter lim="800000"/>
                            <a:headEnd/>
                            <a:tailEnd/>
                          </a:ln>
                        </pic:spPr>
                      </pic:pic>
                    </a:graphicData>
                  </a:graphic>
                </wp:inline>
              </w:drawing>
            </w:r>
          </w:p>
          <w:p w14:paraId="30EC1014"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7199A6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B5A80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5FC78D9" w14:textId="77777777" w:rsidR="00057A2F" w:rsidRPr="005717B9" w:rsidRDefault="00057A2F" w:rsidP="00E17C5A">
            <w:pPr>
              <w:autoSpaceDE w:val="0"/>
              <w:autoSpaceDN w:val="0"/>
              <w:adjustRightInd w:val="0"/>
              <w:spacing w:after="0" w:line="240" w:lineRule="auto"/>
              <w:rPr>
                <w:rFonts w:cstheme="minorHAnsi"/>
                <w:sz w:val="24"/>
                <w:szCs w:val="24"/>
              </w:rPr>
            </w:pPr>
          </w:p>
          <w:p w14:paraId="51B50847"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90B77C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7FE6A3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363E0C9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057698D6"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31D20D4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Student has a suspended status, a “Re-Activate” button will be shown in the “Status” column next to the students’ record.</w:t>
            </w:r>
          </w:p>
          <w:p w14:paraId="6253435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14:paraId="2F4B3A7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student?”</w:t>
            </w:r>
          </w:p>
          <w:p w14:paraId="740DF915"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29522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446FE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885C3A4"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EAF326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222EAD9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3C5FE4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DB8B8C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9F84B9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5686AA"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14:paraId="48790426"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65A0EE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843F46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786EE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203F4C0" w14:textId="77777777" w:rsidR="00057A2F" w:rsidRDefault="00057A2F" w:rsidP="00057A2F"/>
    <w:p w14:paraId="7CD141B6" w14:textId="77777777" w:rsidR="00057A2F" w:rsidRDefault="00057A2F" w:rsidP="00057A2F"/>
    <w:p w14:paraId="02D2ECC4" w14:textId="77777777" w:rsidR="00057A2F" w:rsidRDefault="00057A2F" w:rsidP="00057A2F"/>
    <w:p w14:paraId="70D1C23D" w14:textId="77777777" w:rsidR="00057A2F" w:rsidRDefault="00057A2F" w:rsidP="00057A2F"/>
    <w:p w14:paraId="3A15905B" w14:textId="77777777" w:rsidR="00057A2F" w:rsidRDefault="00057A2F" w:rsidP="00057A2F"/>
    <w:p w14:paraId="684FB6B7" w14:textId="77777777" w:rsidR="00057A2F" w:rsidRDefault="00057A2F" w:rsidP="00057A2F"/>
    <w:p w14:paraId="55218B82" w14:textId="77777777" w:rsidR="00057A2F" w:rsidRDefault="00057A2F" w:rsidP="00057A2F"/>
    <w:p w14:paraId="02F1CBD4" w14:textId="77777777" w:rsidR="00057A2F" w:rsidRDefault="00057A2F" w:rsidP="00057A2F"/>
    <w:p w14:paraId="11253014" w14:textId="77777777" w:rsidR="00057A2F" w:rsidRDefault="00057A2F" w:rsidP="00057A2F"/>
    <w:p w14:paraId="5AB21B40" w14:textId="77777777" w:rsidR="00057A2F" w:rsidRDefault="00057A2F" w:rsidP="00057A2F"/>
    <w:p w14:paraId="7DCC48A1" w14:textId="77777777" w:rsidR="00057A2F" w:rsidRDefault="00057A2F" w:rsidP="00057A2F"/>
    <w:p w14:paraId="210B3549" w14:textId="77777777" w:rsidR="00057A2F" w:rsidRDefault="00057A2F" w:rsidP="00057A2F"/>
    <w:p w14:paraId="46080178" w14:textId="77777777" w:rsidR="00057A2F" w:rsidRDefault="00057A2F" w:rsidP="00057A2F"/>
    <w:p w14:paraId="3C2D2B2A" w14:textId="77777777" w:rsidR="00057A2F" w:rsidRDefault="00057A2F" w:rsidP="00057A2F"/>
    <w:p w14:paraId="2BDDCA8B" w14:textId="77777777" w:rsidR="00057A2F" w:rsidRDefault="00057A2F" w:rsidP="00057A2F"/>
    <w:p w14:paraId="76AFF9A1" w14:textId="77777777" w:rsidR="00057A2F" w:rsidRDefault="00057A2F" w:rsidP="00057A2F"/>
    <w:p w14:paraId="58088C19" w14:textId="77777777" w:rsidR="00057A2F" w:rsidRDefault="00057A2F" w:rsidP="00057A2F"/>
    <w:p w14:paraId="5AF3899A" w14:textId="77777777" w:rsidR="00057A2F" w:rsidRPr="00905608" w:rsidRDefault="00057A2F" w:rsidP="00057A2F"/>
    <w:p w14:paraId="4BF2AFB6" w14:textId="77777777" w:rsidR="00057A2F" w:rsidRDefault="00057A2F" w:rsidP="00057A2F">
      <w:pPr>
        <w:pStyle w:val="Heading2"/>
      </w:pPr>
      <w:bookmarkStart w:id="1733" w:name="_Toc388618405"/>
      <w:bookmarkStart w:id="1734" w:name="_Toc390091831"/>
      <w:r>
        <w:lastRenderedPageBreak/>
        <w:t>3.7 Exam Management (Admin)</w:t>
      </w:r>
      <w:bookmarkEnd w:id="1733"/>
      <w:bookmarkEnd w:id="1734"/>
    </w:p>
    <w:p w14:paraId="384BBFFF" w14:textId="77777777" w:rsidR="00057A2F" w:rsidRDefault="00057A2F" w:rsidP="00057A2F">
      <w:pPr>
        <w:pStyle w:val="Heading3"/>
      </w:pPr>
      <w:bookmarkStart w:id="1735" w:name="_Toc388618406"/>
      <w:bookmarkStart w:id="1736" w:name="_Toc390091832"/>
      <w:r>
        <w:t>3.7.1 Create an Exam</w:t>
      </w:r>
      <w:bookmarkEnd w:id="1735"/>
      <w:bookmarkEnd w:id="173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A022D0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115C2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E09E93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44A5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D945D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FE4078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02290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086FF2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5F6395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A807C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ECBF6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077550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an Exam</w:t>
            </w:r>
          </w:p>
          <w:p w14:paraId="6D06482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select the weightage for each of the subject areas, and the weightage for each of the question types in each of the subject areas. </w:t>
            </w:r>
          </w:p>
          <w:p w14:paraId="250C0DF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29BA7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461CF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2D118E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AB5171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17485D3" wp14:editId="4E3ED04F">
                  <wp:extent cx="4113002" cy="4987066"/>
                  <wp:effectExtent l="19050" t="0" r="1798" b="0"/>
                  <wp:docPr id="114" name="Picture 3" descr="C:\Users\melakaa\Desktop\Top Cima\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kaa\Desktop\Top Cima\admin create exam.png"/>
                          <pic:cNvPicPr>
                            <a:picLocks noChangeAspect="1" noChangeArrowheads="1"/>
                          </pic:cNvPicPr>
                        </pic:nvPicPr>
                        <pic:blipFill>
                          <a:blip r:embed="rId46"/>
                          <a:srcRect/>
                          <a:stretch>
                            <a:fillRect/>
                          </a:stretch>
                        </pic:blipFill>
                        <pic:spPr bwMode="auto">
                          <a:xfrm>
                            <a:off x="0" y="0"/>
                            <a:ext cx="4114737" cy="4989170"/>
                          </a:xfrm>
                          <a:prstGeom prst="rect">
                            <a:avLst/>
                          </a:prstGeom>
                          <a:noFill/>
                          <a:ln w="9525">
                            <a:noFill/>
                            <a:miter lim="800000"/>
                            <a:headEnd/>
                            <a:tailEnd/>
                          </a:ln>
                        </pic:spPr>
                      </pic:pic>
                    </a:graphicData>
                  </a:graphic>
                </wp:inline>
              </w:drawing>
            </w:r>
          </w:p>
          <w:p w14:paraId="304441B3" w14:textId="77777777" w:rsidR="00A01935" w:rsidRDefault="00A01935" w:rsidP="00A01935">
            <w:pPr>
              <w:autoSpaceDE w:val="0"/>
              <w:autoSpaceDN w:val="0"/>
              <w:adjustRightInd w:val="0"/>
              <w:spacing w:after="0" w:line="240" w:lineRule="auto"/>
              <w:jc w:val="center"/>
              <w:rPr>
                <w:rFonts w:cstheme="minorHAnsi"/>
                <w:color w:val="FF0000"/>
                <w:sz w:val="24"/>
                <w:szCs w:val="24"/>
              </w:rPr>
            </w:pPr>
            <w:r w:rsidRPr="00A01935">
              <w:rPr>
                <w:rFonts w:cstheme="minorHAnsi"/>
                <w:color w:val="FF0000"/>
                <w:sz w:val="24"/>
                <w:szCs w:val="24"/>
              </w:rPr>
              <w:t>Not sure why we need this as this paper cannot be created by admin separately for each paper, it should be standard instruction for a paper and everytme when student select the paper system should crate a paper based on earlier given instructions</w:t>
            </w:r>
            <w:r>
              <w:rPr>
                <w:rFonts w:cstheme="minorHAnsi"/>
                <w:color w:val="FF0000"/>
                <w:sz w:val="24"/>
                <w:szCs w:val="24"/>
              </w:rPr>
              <w:t xml:space="preserve">. Please confirm this is the understanding ? And when you set a paper we will need to set time and whether calculator would be allowed etc as well.  Anyway as mentioned becore we will need to store standard paper as ell so </w:t>
            </w:r>
            <w:r>
              <w:rPr>
                <w:rFonts w:cstheme="minorHAnsi"/>
                <w:color w:val="FF0000"/>
                <w:sz w:val="24"/>
                <w:szCs w:val="24"/>
              </w:rPr>
              <w:lastRenderedPageBreak/>
              <w:t xml:space="preserve">stundetswill get the first paper firtansd then the second apepr, So system needs to see whether this student has done which paper. </w:t>
            </w:r>
          </w:p>
          <w:p w14:paraId="4599302A" w14:textId="77777777" w:rsidR="0039373D" w:rsidRDefault="0039373D" w:rsidP="00A01935">
            <w:pPr>
              <w:autoSpaceDE w:val="0"/>
              <w:autoSpaceDN w:val="0"/>
              <w:adjustRightInd w:val="0"/>
              <w:spacing w:after="0" w:line="240" w:lineRule="auto"/>
              <w:jc w:val="center"/>
              <w:rPr>
                <w:rFonts w:cstheme="minorHAnsi"/>
                <w:color w:val="FF0000"/>
                <w:sz w:val="24"/>
                <w:szCs w:val="24"/>
              </w:rPr>
            </w:pPr>
          </w:p>
          <w:p w14:paraId="20D9A7AE" w14:textId="77777777" w:rsidR="00B946BE" w:rsidRPr="00B02F8E" w:rsidRDefault="00B02F8E" w:rsidP="00B946BE">
            <w:pPr>
              <w:autoSpaceDE w:val="0"/>
              <w:autoSpaceDN w:val="0"/>
              <w:adjustRightInd w:val="0"/>
              <w:jc w:val="center"/>
              <w:rPr>
                <w:rFonts w:cstheme="minorHAnsi"/>
                <w:b/>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B946BE" w:rsidRPr="00B02F8E">
              <w:rPr>
                <w:rFonts w:cstheme="minorHAnsi"/>
                <w:b/>
                <w:color w:val="548DD4" w:themeColor="text2" w:themeTint="99"/>
                <w:sz w:val="24"/>
                <w:szCs w:val="24"/>
              </w:rPr>
              <w:t>3.11.12 to 3.11.15</w:t>
            </w:r>
          </w:p>
          <w:p w14:paraId="590291AE" w14:textId="77777777" w:rsidR="00B946BE" w:rsidRPr="001C7C0E" w:rsidRDefault="00B946BE" w:rsidP="00A01935">
            <w:pPr>
              <w:autoSpaceDE w:val="0"/>
              <w:autoSpaceDN w:val="0"/>
              <w:adjustRightInd w:val="0"/>
              <w:spacing w:after="0" w:line="240" w:lineRule="auto"/>
              <w:jc w:val="center"/>
              <w:rPr>
                <w:rFonts w:cstheme="minorHAnsi"/>
                <w:color w:val="76923C" w:themeColor="accent3" w:themeShade="BF"/>
                <w:sz w:val="24"/>
                <w:szCs w:val="24"/>
              </w:rPr>
            </w:pPr>
          </w:p>
        </w:tc>
      </w:tr>
      <w:tr w:rsidR="00057A2F" w:rsidRPr="005717B9" w14:paraId="0A8087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715F6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7064BA9E" w14:textId="77777777" w:rsidR="00057A2F" w:rsidRPr="005717B9" w:rsidRDefault="00057A2F" w:rsidP="00E17C5A">
            <w:pPr>
              <w:autoSpaceDE w:val="0"/>
              <w:autoSpaceDN w:val="0"/>
              <w:adjustRightInd w:val="0"/>
              <w:spacing w:after="0" w:line="240" w:lineRule="auto"/>
              <w:rPr>
                <w:rFonts w:cstheme="minorHAnsi"/>
                <w:sz w:val="24"/>
                <w:szCs w:val="24"/>
              </w:rPr>
            </w:pPr>
          </w:p>
          <w:p w14:paraId="635829F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84E0E2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58164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7FEB12C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783CB043" w14:textId="77777777"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14:paraId="4B42F54C" w14:textId="77777777"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14:paraId="62C9414B" w14:textId="77777777" w:rsidR="00057A2F" w:rsidRPr="001F26BD" w:rsidRDefault="00057A2F" w:rsidP="00EF5995">
            <w:pPr>
              <w:pStyle w:val="ListParagraph"/>
              <w:numPr>
                <w:ilvl w:val="0"/>
                <w:numId w:val="10"/>
              </w:numPr>
              <w:autoSpaceDE w:val="0"/>
              <w:autoSpaceDN w:val="0"/>
              <w:adjustRightInd w:val="0"/>
              <w:spacing w:after="0" w:line="240" w:lineRule="auto"/>
              <w:rPr>
                <w:rFonts w:cstheme="minorHAnsi"/>
                <w:color w:val="548DD4" w:themeColor="text2" w:themeTint="99"/>
                <w:sz w:val="24"/>
                <w:szCs w:val="24"/>
              </w:rPr>
            </w:pPr>
            <w:r>
              <w:rPr>
                <w:rFonts w:cstheme="minorHAnsi"/>
                <w:color w:val="00000A"/>
                <w:sz w:val="24"/>
                <w:szCs w:val="24"/>
              </w:rPr>
              <w:t>Admin will be shown an area to enter the weightage of questions to be included in the paper for each type of questions.</w:t>
            </w:r>
            <w:r w:rsidR="00EF5995" w:rsidRPr="00EF5995">
              <w:rPr>
                <w:rFonts w:cstheme="minorHAnsi"/>
                <w:b/>
                <w:color w:val="FF0000"/>
                <w:sz w:val="24"/>
                <w:szCs w:val="24"/>
              </w:rPr>
              <w:t>(This is not clear in the given interface. There should be an option to set x% from subject area 1, y% from subject area 2, etc.)</w:t>
            </w:r>
            <w:r w:rsidR="005D6174">
              <w:rPr>
                <w:rFonts w:cstheme="minorHAnsi"/>
                <w:b/>
                <w:color w:val="FF0000"/>
                <w:sz w:val="24"/>
                <w:szCs w:val="24"/>
              </w:rPr>
              <w:t xml:space="preserve">. </w:t>
            </w:r>
            <w:r w:rsidR="001F26BD" w:rsidRPr="001F26BD">
              <w:rPr>
                <w:rFonts w:cstheme="minorHAnsi"/>
                <w:b/>
                <w:color w:val="548DD4" w:themeColor="text2" w:themeTint="99"/>
                <w:sz w:val="24"/>
                <w:szCs w:val="24"/>
              </w:rPr>
              <w:t>Agreed to proposed solution</w:t>
            </w:r>
          </w:p>
          <w:p w14:paraId="5DDACE8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14:paraId="2E32340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14:paraId="5702338D"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76531D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DF27E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F0B1759"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14:paraId="578B74FE" w14:textId="77777777"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C140EF0"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88DDEC9" w14:textId="77777777"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5A89772" w14:textId="77777777"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14:paraId="2FC69C6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16AC06E"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0078A4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353AD9" w14:textId="77777777" w:rsidR="00057A2F" w:rsidRPr="00452AF1"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14:paraId="451F96CF"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67E966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EA0B5F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50462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670A942" w14:textId="77777777" w:rsidR="00057A2F" w:rsidRDefault="00057A2F" w:rsidP="00057A2F"/>
    <w:p w14:paraId="4B1A0033" w14:textId="77777777" w:rsidR="00057A2F" w:rsidRDefault="00057A2F" w:rsidP="00057A2F"/>
    <w:p w14:paraId="3F867959" w14:textId="77777777" w:rsidR="00A144A6" w:rsidRDefault="00A144A6" w:rsidP="00057A2F"/>
    <w:p w14:paraId="24EA167D" w14:textId="77777777" w:rsidR="00057A2F" w:rsidRDefault="00057A2F" w:rsidP="00057A2F">
      <w:pPr>
        <w:pStyle w:val="Heading3"/>
      </w:pPr>
      <w:bookmarkStart w:id="1737" w:name="_Toc388618407"/>
      <w:bookmarkStart w:id="1738" w:name="_Toc390091833"/>
      <w:r>
        <w:lastRenderedPageBreak/>
        <w:t>3.7.2 Edit an Exam</w:t>
      </w:r>
      <w:bookmarkEnd w:id="1737"/>
      <w:bookmarkEnd w:id="1738"/>
    </w:p>
    <w:p w14:paraId="436D7401" w14:textId="77777777" w:rsidR="00057A2F" w:rsidRPr="00F50C24"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C9D692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0825D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A0EDB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CC77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F0975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DD4B4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81178E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D834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A6677D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FBDAA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574C0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D0D28F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an Exam</w:t>
            </w:r>
          </w:p>
          <w:p w14:paraId="2CE8BBC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change any existing details about a particular exam.</w:t>
            </w:r>
          </w:p>
          <w:p w14:paraId="7778C8D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00DFCF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34C5D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597EF0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0B9B26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ACA4CAD" wp14:editId="1DEC6ADB">
                  <wp:extent cx="4113002" cy="4987066"/>
                  <wp:effectExtent l="19050" t="0" r="1798" b="0"/>
                  <wp:docPr id="115" name="Picture 4" descr="C:\Users\melakaa\Desktop\Top Cima\admin edi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admin edit exam.png"/>
                          <pic:cNvPicPr>
                            <a:picLocks noChangeAspect="1" noChangeArrowheads="1"/>
                          </pic:cNvPicPr>
                        </pic:nvPicPr>
                        <pic:blipFill>
                          <a:blip r:embed="rId47"/>
                          <a:srcRect/>
                          <a:stretch>
                            <a:fillRect/>
                          </a:stretch>
                        </pic:blipFill>
                        <pic:spPr bwMode="auto">
                          <a:xfrm>
                            <a:off x="0" y="0"/>
                            <a:ext cx="4114737" cy="4989170"/>
                          </a:xfrm>
                          <a:prstGeom prst="rect">
                            <a:avLst/>
                          </a:prstGeom>
                          <a:noFill/>
                          <a:ln w="9525">
                            <a:noFill/>
                            <a:miter lim="800000"/>
                            <a:headEnd/>
                            <a:tailEnd/>
                          </a:ln>
                        </pic:spPr>
                      </pic:pic>
                    </a:graphicData>
                  </a:graphic>
                </wp:inline>
              </w:drawing>
            </w:r>
          </w:p>
          <w:p w14:paraId="0EFE624E"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DD995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AF47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65CD864" w14:textId="77777777" w:rsidR="00057A2F" w:rsidRPr="005717B9" w:rsidRDefault="00057A2F" w:rsidP="00E17C5A">
            <w:pPr>
              <w:autoSpaceDE w:val="0"/>
              <w:autoSpaceDN w:val="0"/>
              <w:adjustRightInd w:val="0"/>
              <w:spacing w:after="0" w:line="240" w:lineRule="auto"/>
              <w:rPr>
                <w:rFonts w:cstheme="minorHAnsi"/>
                <w:sz w:val="24"/>
                <w:szCs w:val="24"/>
              </w:rPr>
            </w:pPr>
          </w:p>
          <w:p w14:paraId="22E63E6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5F5F47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14:paraId="77AFCE9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2E958FE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3ABFA14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649A4E38"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11CC1D84">
                <v:shape id="_x0000_i1027" type="#_x0000_t75" style="width:13.8pt;height:10.2pt" o:ole="">
                  <v:imagedata r:id="rId40" o:title=""/>
                </v:shape>
                <o:OLEObject Type="Embed" ProgID="PBrush" ShapeID="_x0000_i1027" DrawAspect="Content" ObjectID="_1645611261" r:id="rId48"/>
              </w:object>
            </w:r>
            <w:r>
              <w:t xml:space="preserve">) </w:t>
            </w:r>
            <w:r w:rsidRPr="00C96B02">
              <w:rPr>
                <w:sz w:val="24"/>
                <w:szCs w:val="24"/>
              </w:rPr>
              <w:t xml:space="preserve">on the </w:t>
            </w:r>
            <w:r>
              <w:rPr>
                <w:sz w:val="24"/>
                <w:szCs w:val="24"/>
              </w:rPr>
              <w:t>“Actions” column</w:t>
            </w:r>
          </w:p>
          <w:p w14:paraId="0EB7B41B"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exam page</w:t>
            </w:r>
          </w:p>
          <w:p w14:paraId="388529A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Exam</w:t>
            </w:r>
          </w:p>
          <w:p w14:paraId="679BCE32"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5F424EE5"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C305DF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3FFE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51972A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14:paraId="3C4F9794" w14:textId="77777777"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476E3B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00B440A" w14:textId="77777777"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B3E1BEE" w14:textId="77777777"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14:paraId="18C273A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6DC4AD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DC64A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91C5BD" w14:textId="77777777" w:rsidR="00057A2F" w:rsidRPr="00452AF1"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14:paraId="015BCAFE"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398711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047BED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2C5F1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B70B8F0" w14:textId="77777777" w:rsidR="00057A2F" w:rsidRDefault="00057A2F" w:rsidP="00057A2F"/>
    <w:p w14:paraId="4E739492" w14:textId="77777777" w:rsidR="00057A2F" w:rsidRDefault="00057A2F" w:rsidP="00057A2F"/>
    <w:p w14:paraId="43178685" w14:textId="77777777" w:rsidR="00057A2F" w:rsidRDefault="00057A2F" w:rsidP="00057A2F"/>
    <w:p w14:paraId="78908237" w14:textId="77777777" w:rsidR="00057A2F" w:rsidRDefault="00057A2F" w:rsidP="00057A2F"/>
    <w:p w14:paraId="5AE07961" w14:textId="77777777" w:rsidR="00057A2F" w:rsidRDefault="00057A2F" w:rsidP="00057A2F"/>
    <w:p w14:paraId="709D72C0" w14:textId="77777777" w:rsidR="00057A2F" w:rsidRDefault="00057A2F" w:rsidP="00057A2F"/>
    <w:p w14:paraId="63481AE5" w14:textId="77777777" w:rsidR="00057A2F" w:rsidRDefault="00057A2F" w:rsidP="00057A2F"/>
    <w:p w14:paraId="603CB9CD" w14:textId="77777777" w:rsidR="00057A2F" w:rsidRDefault="00057A2F" w:rsidP="00057A2F"/>
    <w:p w14:paraId="14B0DBEC" w14:textId="77777777" w:rsidR="00057A2F" w:rsidRDefault="00057A2F" w:rsidP="00057A2F"/>
    <w:p w14:paraId="5FF1962B" w14:textId="77777777" w:rsidR="00057A2F" w:rsidRDefault="00057A2F" w:rsidP="00057A2F"/>
    <w:p w14:paraId="521ADA9E" w14:textId="77777777" w:rsidR="00274A31" w:rsidRDefault="00274A31" w:rsidP="00057A2F"/>
    <w:p w14:paraId="6B41C7EC" w14:textId="77777777" w:rsidR="00A01935" w:rsidRDefault="00A01935" w:rsidP="00057A2F"/>
    <w:p w14:paraId="559F917C" w14:textId="77777777" w:rsidR="00057A2F" w:rsidRDefault="00057A2F" w:rsidP="00057A2F">
      <w:pPr>
        <w:pStyle w:val="Heading3"/>
      </w:pPr>
      <w:bookmarkStart w:id="1739" w:name="_Toc388618408"/>
      <w:bookmarkStart w:id="1740" w:name="_Toc390091834"/>
      <w:r>
        <w:lastRenderedPageBreak/>
        <w:t>3.7.3 Delete Exams</w:t>
      </w:r>
      <w:bookmarkEnd w:id="1739"/>
      <w:bookmarkEnd w:id="1740"/>
    </w:p>
    <w:p w14:paraId="659D197C"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D2A2C7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6E7A9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55CC9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697188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D957C3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CB1D2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0EB2B4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F8E67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8AF1C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2AF6C0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E913C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0A75A0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Exams</w:t>
            </w:r>
          </w:p>
          <w:p w14:paraId="6F34CD7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availability of that particular Exam</w:t>
            </w:r>
          </w:p>
          <w:p w14:paraId="57BB977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5573D7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D1202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7CBC540"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F5AE17F"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E950F24" wp14:editId="1772CF24">
                  <wp:extent cx="4043991" cy="2787118"/>
                  <wp:effectExtent l="19050" t="0" r="0" b="0"/>
                  <wp:docPr id="116" name="Picture 7" descr="C:\Users\melakaa\Desktop\Top Cima\admin dele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admin delete exam.png"/>
                          <pic:cNvPicPr>
                            <a:picLocks noChangeAspect="1" noChangeArrowheads="1"/>
                          </pic:cNvPicPr>
                        </pic:nvPicPr>
                        <pic:blipFill>
                          <a:blip r:embed="rId49"/>
                          <a:srcRect/>
                          <a:stretch>
                            <a:fillRect/>
                          </a:stretch>
                        </pic:blipFill>
                        <pic:spPr bwMode="auto">
                          <a:xfrm>
                            <a:off x="0" y="0"/>
                            <a:ext cx="4046387" cy="2788770"/>
                          </a:xfrm>
                          <a:prstGeom prst="rect">
                            <a:avLst/>
                          </a:prstGeom>
                          <a:noFill/>
                          <a:ln w="9525">
                            <a:noFill/>
                            <a:miter lim="800000"/>
                            <a:headEnd/>
                            <a:tailEnd/>
                          </a:ln>
                        </pic:spPr>
                      </pic:pic>
                    </a:graphicData>
                  </a:graphic>
                </wp:inline>
              </w:drawing>
            </w:r>
          </w:p>
          <w:p w14:paraId="6C89964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A2D589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DEF5F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A900EC7" w14:textId="77777777" w:rsidR="00057A2F" w:rsidRPr="005717B9" w:rsidRDefault="00057A2F" w:rsidP="00E17C5A">
            <w:pPr>
              <w:autoSpaceDE w:val="0"/>
              <w:autoSpaceDN w:val="0"/>
              <w:adjustRightInd w:val="0"/>
              <w:spacing w:after="0" w:line="240" w:lineRule="auto"/>
              <w:rPr>
                <w:rFonts w:cstheme="minorHAnsi"/>
                <w:sz w:val="24"/>
                <w:szCs w:val="24"/>
              </w:rPr>
            </w:pPr>
          </w:p>
          <w:p w14:paraId="4393CBA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7F8739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1779BA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549C600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0E1C5252"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6F8ED79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2A81639C">
                <v:shape id="_x0000_i1028" type="#_x0000_t75" style="width:11.4pt;height:7.2pt" o:ole="">
                  <v:imagedata r:id="rId43" o:title=""/>
                </v:shape>
                <o:OLEObject Type="Embed" ProgID="PBrush" ShapeID="_x0000_i1028" DrawAspect="Content" ObjectID="_1645611262" r:id="rId50"/>
              </w:object>
            </w:r>
            <w:r>
              <w:t xml:space="preserve">) </w:t>
            </w:r>
            <w:r w:rsidRPr="00C96B02">
              <w:rPr>
                <w:sz w:val="24"/>
                <w:szCs w:val="24"/>
              </w:rPr>
              <w:t xml:space="preserve">on the </w:t>
            </w:r>
            <w:r>
              <w:rPr>
                <w:sz w:val="24"/>
                <w:szCs w:val="24"/>
              </w:rPr>
              <w:t>“Actions” column</w:t>
            </w:r>
          </w:p>
          <w:p w14:paraId="55F1F12E"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Exam?”</w:t>
            </w:r>
          </w:p>
          <w:p w14:paraId="3DBE616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Exam will be deleted.</w:t>
            </w:r>
          </w:p>
          <w:p w14:paraId="4BAC8C22"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available Exams.</w:t>
            </w:r>
          </w:p>
          <w:p w14:paraId="3588BFA8"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6C5EDD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AB5F9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17DC33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50B7261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D3E208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372688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720F78F"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33F60C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40F54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510E0E1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C2BB43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704C4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3AD42BA" w14:textId="77777777" w:rsidR="00057A2F" w:rsidRPr="00AB4D10" w:rsidRDefault="00057A2F" w:rsidP="00057A2F"/>
    <w:p w14:paraId="78E59B81" w14:textId="77777777" w:rsidR="00057A2F" w:rsidRDefault="00057A2F" w:rsidP="00057A2F">
      <w:pPr>
        <w:pStyle w:val="Heading3"/>
      </w:pPr>
    </w:p>
    <w:p w14:paraId="1B8B9E13" w14:textId="77777777" w:rsidR="00057A2F" w:rsidRDefault="00057A2F" w:rsidP="00057A2F">
      <w:pPr>
        <w:pStyle w:val="Heading3"/>
      </w:pPr>
    </w:p>
    <w:p w14:paraId="563BFC45" w14:textId="77777777" w:rsidR="00057A2F" w:rsidRDefault="00057A2F" w:rsidP="00057A2F">
      <w:pPr>
        <w:pStyle w:val="Heading3"/>
      </w:pPr>
    </w:p>
    <w:p w14:paraId="5649B3D7" w14:textId="77777777" w:rsidR="00057A2F" w:rsidRDefault="00057A2F" w:rsidP="00057A2F">
      <w:pPr>
        <w:pStyle w:val="Heading3"/>
      </w:pPr>
    </w:p>
    <w:p w14:paraId="6485119A" w14:textId="77777777" w:rsidR="00057A2F" w:rsidRDefault="00057A2F" w:rsidP="00057A2F">
      <w:pPr>
        <w:pStyle w:val="Heading3"/>
      </w:pPr>
    </w:p>
    <w:p w14:paraId="60011A42" w14:textId="77777777" w:rsidR="00057A2F" w:rsidRDefault="00057A2F" w:rsidP="00057A2F">
      <w:pPr>
        <w:pStyle w:val="Heading3"/>
      </w:pPr>
    </w:p>
    <w:p w14:paraId="25594399" w14:textId="77777777" w:rsidR="00057A2F" w:rsidRDefault="00057A2F" w:rsidP="00057A2F">
      <w:pPr>
        <w:pStyle w:val="Heading3"/>
      </w:pPr>
    </w:p>
    <w:p w14:paraId="6C831474" w14:textId="77777777" w:rsidR="00057A2F" w:rsidRDefault="00057A2F" w:rsidP="00057A2F">
      <w:pPr>
        <w:pStyle w:val="Heading3"/>
      </w:pPr>
    </w:p>
    <w:p w14:paraId="7BB4981A" w14:textId="77777777" w:rsidR="00057A2F" w:rsidRDefault="00057A2F" w:rsidP="00057A2F">
      <w:pPr>
        <w:pStyle w:val="Heading3"/>
      </w:pPr>
    </w:p>
    <w:p w14:paraId="5A3C2849" w14:textId="77777777" w:rsidR="00057A2F" w:rsidRDefault="00057A2F" w:rsidP="00057A2F">
      <w:pPr>
        <w:pStyle w:val="Heading3"/>
      </w:pPr>
    </w:p>
    <w:p w14:paraId="50E268B0" w14:textId="77777777" w:rsidR="00057A2F" w:rsidRDefault="00057A2F" w:rsidP="00057A2F">
      <w:pPr>
        <w:pStyle w:val="Heading3"/>
      </w:pPr>
    </w:p>
    <w:p w14:paraId="18D6FE8F" w14:textId="77777777" w:rsidR="00057A2F" w:rsidRDefault="00057A2F" w:rsidP="00057A2F">
      <w:pPr>
        <w:pStyle w:val="Heading3"/>
      </w:pPr>
    </w:p>
    <w:p w14:paraId="0AF06688" w14:textId="77777777" w:rsidR="00057A2F" w:rsidRDefault="00057A2F" w:rsidP="00057A2F">
      <w:pPr>
        <w:pStyle w:val="Heading3"/>
      </w:pPr>
    </w:p>
    <w:p w14:paraId="439A13D2" w14:textId="77777777" w:rsidR="00057A2F" w:rsidRDefault="00057A2F" w:rsidP="00057A2F">
      <w:pPr>
        <w:pStyle w:val="Heading3"/>
      </w:pPr>
    </w:p>
    <w:p w14:paraId="08F743C6" w14:textId="77777777" w:rsidR="00057A2F" w:rsidRDefault="00057A2F" w:rsidP="00057A2F">
      <w:pPr>
        <w:pStyle w:val="Heading3"/>
      </w:pPr>
    </w:p>
    <w:p w14:paraId="10EFA64D" w14:textId="77777777" w:rsidR="00057A2F" w:rsidRDefault="00057A2F" w:rsidP="00057A2F">
      <w:pPr>
        <w:pStyle w:val="Heading3"/>
      </w:pPr>
    </w:p>
    <w:p w14:paraId="54CB8142" w14:textId="77777777" w:rsidR="00057A2F" w:rsidRDefault="00057A2F" w:rsidP="00057A2F">
      <w:pPr>
        <w:pStyle w:val="Heading3"/>
      </w:pPr>
    </w:p>
    <w:p w14:paraId="1E2A9E0A" w14:textId="77777777" w:rsidR="00057A2F" w:rsidRDefault="00057A2F" w:rsidP="00057A2F">
      <w:pPr>
        <w:pStyle w:val="Heading3"/>
      </w:pPr>
    </w:p>
    <w:p w14:paraId="63FDB009" w14:textId="77777777" w:rsidR="00057A2F" w:rsidRDefault="00057A2F" w:rsidP="00057A2F">
      <w:pPr>
        <w:pStyle w:val="Heading3"/>
      </w:pPr>
    </w:p>
    <w:p w14:paraId="16573146" w14:textId="77777777" w:rsidR="00057A2F" w:rsidRDefault="00057A2F" w:rsidP="00057A2F">
      <w:pPr>
        <w:pStyle w:val="Heading3"/>
      </w:pPr>
    </w:p>
    <w:p w14:paraId="2A0A0267" w14:textId="77777777" w:rsidR="00057A2F" w:rsidRDefault="00057A2F" w:rsidP="00057A2F">
      <w:pPr>
        <w:pStyle w:val="Heading3"/>
      </w:pPr>
    </w:p>
    <w:p w14:paraId="5D0AF731" w14:textId="77777777" w:rsidR="00057A2F" w:rsidRDefault="00057A2F" w:rsidP="00057A2F">
      <w:pPr>
        <w:pStyle w:val="Heading3"/>
      </w:pPr>
    </w:p>
    <w:p w14:paraId="08BA0179" w14:textId="77777777" w:rsidR="00057A2F" w:rsidRDefault="00057A2F" w:rsidP="00057A2F">
      <w:pPr>
        <w:pStyle w:val="Heading3"/>
      </w:pPr>
    </w:p>
    <w:p w14:paraId="62D73D4C" w14:textId="77777777" w:rsidR="00057A2F" w:rsidRDefault="00057A2F" w:rsidP="00057A2F">
      <w:pPr>
        <w:pStyle w:val="Heading3"/>
      </w:pPr>
    </w:p>
    <w:p w14:paraId="76576B3E" w14:textId="77777777" w:rsidR="00274A31" w:rsidRDefault="00274A31" w:rsidP="00274A31"/>
    <w:p w14:paraId="12BA132D" w14:textId="77777777" w:rsidR="00274A31" w:rsidRDefault="00274A31" w:rsidP="00274A31"/>
    <w:p w14:paraId="077E5D53" w14:textId="77777777" w:rsidR="00274A31" w:rsidRDefault="00274A31" w:rsidP="00274A31"/>
    <w:p w14:paraId="15CEE091" w14:textId="77777777" w:rsidR="00274A31" w:rsidRDefault="00274A31" w:rsidP="00274A31"/>
    <w:p w14:paraId="3C89E2FB" w14:textId="77777777" w:rsidR="00274A31" w:rsidRPr="00274A31" w:rsidRDefault="00274A31" w:rsidP="00274A31"/>
    <w:p w14:paraId="10D59BE4" w14:textId="77777777" w:rsidR="00057A2F" w:rsidRDefault="00057A2F" w:rsidP="00057A2F">
      <w:pPr>
        <w:pStyle w:val="Heading3"/>
      </w:pPr>
    </w:p>
    <w:p w14:paraId="6DCA3219" w14:textId="77777777" w:rsidR="00057A2F" w:rsidRDefault="00057A2F" w:rsidP="00057A2F">
      <w:pPr>
        <w:pStyle w:val="Heading3"/>
      </w:pPr>
    </w:p>
    <w:p w14:paraId="00F0D2BC" w14:textId="77777777" w:rsidR="00057A2F" w:rsidRDefault="00057A2F" w:rsidP="00057A2F">
      <w:pPr>
        <w:pStyle w:val="Heading3"/>
      </w:pPr>
      <w:bookmarkStart w:id="1741" w:name="_Toc388618409"/>
      <w:bookmarkStart w:id="1742" w:name="_Toc390091835"/>
      <w:r>
        <w:t>3.7.4 Manage Exams</w:t>
      </w:r>
      <w:bookmarkEnd w:id="1741"/>
      <w:bookmarkEnd w:id="17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A9E03C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D12E4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0E8DAD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2064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5B3C4D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C927BA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954EF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B03511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94AC5D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A44983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03C6A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EE8DBD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Exams</w:t>
            </w:r>
          </w:p>
          <w:p w14:paraId="2646CBE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exams in one format in a table, where the admin can search each field</w:t>
            </w:r>
          </w:p>
          <w:p w14:paraId="05084B7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67C1C3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90F48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80120B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E506E7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0D70EBF" wp14:editId="155D7C46">
                  <wp:extent cx="4587456" cy="3161674"/>
                  <wp:effectExtent l="19050" t="0" r="3594" b="0"/>
                  <wp:docPr id="117" name="Picture 17" descr="C:\Users\melakaa\Desktop\Top Cima\admin Manage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kaa\Desktop\Top Cima\admin Manage Exams.png"/>
                          <pic:cNvPicPr>
                            <a:picLocks noChangeAspect="1" noChangeArrowheads="1"/>
                          </pic:cNvPicPr>
                        </pic:nvPicPr>
                        <pic:blipFill>
                          <a:blip r:embed="rId49"/>
                          <a:srcRect/>
                          <a:stretch>
                            <a:fillRect/>
                          </a:stretch>
                        </pic:blipFill>
                        <pic:spPr bwMode="auto">
                          <a:xfrm>
                            <a:off x="0" y="0"/>
                            <a:ext cx="4590174" cy="3163547"/>
                          </a:xfrm>
                          <a:prstGeom prst="rect">
                            <a:avLst/>
                          </a:prstGeom>
                          <a:noFill/>
                          <a:ln w="9525">
                            <a:noFill/>
                            <a:miter lim="800000"/>
                            <a:headEnd/>
                            <a:tailEnd/>
                          </a:ln>
                        </pic:spPr>
                      </pic:pic>
                    </a:graphicData>
                  </a:graphic>
                </wp:inline>
              </w:drawing>
            </w:r>
          </w:p>
          <w:p w14:paraId="3EA9786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1FE8A26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5286C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3094741" w14:textId="77777777" w:rsidR="00057A2F" w:rsidRPr="005717B9" w:rsidRDefault="00057A2F" w:rsidP="00E17C5A">
            <w:pPr>
              <w:autoSpaceDE w:val="0"/>
              <w:autoSpaceDN w:val="0"/>
              <w:adjustRightInd w:val="0"/>
              <w:spacing w:after="0" w:line="240" w:lineRule="auto"/>
              <w:rPr>
                <w:rFonts w:cstheme="minorHAnsi"/>
                <w:sz w:val="24"/>
                <w:szCs w:val="24"/>
              </w:rPr>
            </w:pPr>
          </w:p>
          <w:p w14:paraId="65FF3C9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BC52F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6AD9B2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6D26917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7BA7820E"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64354EC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Exams from here.</w:t>
            </w:r>
          </w:p>
          <w:p w14:paraId="6C1C976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24F495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AB49E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83FA9E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D66654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C48248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76ADBFF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2AAECE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BBA4EA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BD45E7"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 /view/edit the Exams. The admin can also search each field from the search box below the column title.</w:t>
            </w:r>
          </w:p>
          <w:p w14:paraId="062FA1C9"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6C5E60F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C44E04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691B3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5C9D1F" w14:textId="77777777" w:rsidR="00057A2F" w:rsidRDefault="00057A2F" w:rsidP="00057A2F"/>
    <w:p w14:paraId="110470E0" w14:textId="77777777" w:rsidR="00057A2F" w:rsidRDefault="00057A2F" w:rsidP="00057A2F"/>
    <w:p w14:paraId="726B0735" w14:textId="77777777" w:rsidR="00057A2F" w:rsidRDefault="00057A2F" w:rsidP="00057A2F"/>
    <w:p w14:paraId="0F006130" w14:textId="77777777" w:rsidR="00057A2F" w:rsidRDefault="00057A2F" w:rsidP="00057A2F"/>
    <w:p w14:paraId="1C9D1554" w14:textId="77777777" w:rsidR="00057A2F" w:rsidRDefault="00057A2F" w:rsidP="00057A2F"/>
    <w:p w14:paraId="5147F568" w14:textId="77777777" w:rsidR="00057A2F" w:rsidRDefault="00057A2F" w:rsidP="00057A2F"/>
    <w:p w14:paraId="509E71F8" w14:textId="77777777" w:rsidR="00057A2F" w:rsidRDefault="00057A2F" w:rsidP="00057A2F"/>
    <w:p w14:paraId="6987131A" w14:textId="77777777" w:rsidR="00057A2F" w:rsidRDefault="00057A2F" w:rsidP="00057A2F"/>
    <w:p w14:paraId="7DF4CEBE" w14:textId="77777777" w:rsidR="00057A2F" w:rsidRDefault="00057A2F" w:rsidP="00057A2F"/>
    <w:p w14:paraId="33AC4A5B" w14:textId="77777777" w:rsidR="00057A2F" w:rsidRDefault="00057A2F" w:rsidP="00057A2F"/>
    <w:p w14:paraId="73AD5E4C" w14:textId="77777777" w:rsidR="00057A2F" w:rsidRDefault="00057A2F" w:rsidP="00057A2F"/>
    <w:p w14:paraId="5D077042" w14:textId="77777777" w:rsidR="00057A2F" w:rsidRDefault="00057A2F" w:rsidP="00057A2F"/>
    <w:p w14:paraId="016A8E7D" w14:textId="77777777" w:rsidR="00D80122" w:rsidRDefault="00D80122" w:rsidP="00057A2F"/>
    <w:p w14:paraId="6FE90435" w14:textId="77777777" w:rsidR="00D80122" w:rsidRDefault="00D80122" w:rsidP="00057A2F"/>
    <w:p w14:paraId="59536B4D" w14:textId="77777777" w:rsidR="00D80122" w:rsidRDefault="00D80122" w:rsidP="00057A2F"/>
    <w:p w14:paraId="70484CB3" w14:textId="77777777" w:rsidR="00D80122" w:rsidRDefault="00D80122" w:rsidP="00057A2F"/>
    <w:p w14:paraId="20B3662A" w14:textId="77777777" w:rsidR="00D80122" w:rsidRDefault="00D80122" w:rsidP="00057A2F"/>
    <w:p w14:paraId="1D632BE8" w14:textId="77777777" w:rsidR="00D80122" w:rsidRDefault="00D80122" w:rsidP="00057A2F"/>
    <w:p w14:paraId="0098242C" w14:textId="77777777" w:rsidR="00D80122" w:rsidRDefault="00D80122" w:rsidP="00057A2F"/>
    <w:p w14:paraId="67B06AFF" w14:textId="77777777" w:rsidR="00D80122" w:rsidRDefault="00D80122" w:rsidP="00057A2F"/>
    <w:p w14:paraId="7605AF9F" w14:textId="77777777" w:rsidR="00057A2F" w:rsidRDefault="00057A2F" w:rsidP="00057A2F"/>
    <w:p w14:paraId="532F5D26" w14:textId="77777777" w:rsidR="00057A2F" w:rsidRDefault="00057A2F" w:rsidP="00057A2F">
      <w:pPr>
        <w:pStyle w:val="Heading3"/>
      </w:pPr>
      <w:bookmarkStart w:id="1743" w:name="_Toc388618410"/>
      <w:bookmarkStart w:id="1744" w:name="_Toc390091836"/>
      <w:r>
        <w:lastRenderedPageBreak/>
        <w:t>3.7.5 View Available Exams</w:t>
      </w:r>
      <w:bookmarkEnd w:id="1743"/>
      <w:bookmarkEnd w:id="1744"/>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14:paraId="5C519021"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1554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14:paraId="3A868A03" w14:textId="77777777"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132B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14:paraId="3CC9A101"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56696EE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5D1722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14:paraId="6F145BB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7B10563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995660E"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1E326F6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FE91D5D"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7D1822D1"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E753676" wp14:editId="31B72D14">
                  <wp:extent cx="4751357" cy="3165247"/>
                  <wp:effectExtent l="19050" t="0" r="0" b="0"/>
                  <wp:docPr id="118" name="Picture 18"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kaa\Desktop\Top Cima\admin View Exams.png"/>
                          <pic:cNvPicPr>
                            <a:picLocks noChangeAspect="1" noChangeArrowheads="1"/>
                          </pic:cNvPicPr>
                        </pic:nvPicPr>
                        <pic:blipFill>
                          <a:blip r:embed="rId51"/>
                          <a:srcRect/>
                          <a:stretch>
                            <a:fillRect/>
                          </a:stretch>
                        </pic:blipFill>
                        <pic:spPr bwMode="auto">
                          <a:xfrm>
                            <a:off x="0" y="0"/>
                            <a:ext cx="4752015" cy="3165685"/>
                          </a:xfrm>
                          <a:prstGeom prst="rect">
                            <a:avLst/>
                          </a:prstGeom>
                          <a:noFill/>
                          <a:ln w="9525">
                            <a:noFill/>
                            <a:miter lim="800000"/>
                            <a:headEnd/>
                            <a:tailEnd/>
                          </a:ln>
                        </pic:spPr>
                      </pic:pic>
                    </a:graphicData>
                  </a:graphic>
                </wp:inline>
              </w:drawing>
            </w:r>
          </w:p>
          <w:p w14:paraId="21FCA84F" w14:textId="77777777" w:rsidR="00057A2F" w:rsidRDefault="007A49FA" w:rsidP="00E17C5A">
            <w:pPr>
              <w:autoSpaceDE w:val="0"/>
              <w:autoSpaceDN w:val="0"/>
              <w:adjustRightInd w:val="0"/>
              <w:spacing w:after="0" w:line="240" w:lineRule="auto"/>
              <w:jc w:val="center"/>
              <w:rPr>
                <w:rFonts w:cstheme="minorHAnsi"/>
                <w:b/>
                <w:color w:val="FF0000"/>
                <w:sz w:val="24"/>
                <w:szCs w:val="24"/>
              </w:rPr>
            </w:pPr>
            <w:r w:rsidRPr="007A49FA">
              <w:rPr>
                <w:rFonts w:cstheme="minorHAnsi"/>
                <w:b/>
                <w:color w:val="FF0000"/>
                <w:sz w:val="24"/>
                <w:szCs w:val="24"/>
              </w:rPr>
              <w:t xml:space="preserve">This is not clear, this screen should be subject wise and may be we cannot show how many papers are available as there is no limit. </w:t>
            </w:r>
            <w:r>
              <w:rPr>
                <w:rFonts w:cstheme="minorHAnsi"/>
                <w:b/>
                <w:color w:val="FF0000"/>
                <w:sz w:val="24"/>
                <w:szCs w:val="24"/>
              </w:rPr>
              <w:t>And we will need both options ?</w:t>
            </w:r>
          </w:p>
          <w:p w14:paraId="74D1A641" w14:textId="77777777" w:rsidR="00807B1A" w:rsidRDefault="00807B1A" w:rsidP="00E17C5A">
            <w:pPr>
              <w:autoSpaceDE w:val="0"/>
              <w:autoSpaceDN w:val="0"/>
              <w:adjustRightInd w:val="0"/>
              <w:spacing w:after="0" w:line="240" w:lineRule="auto"/>
              <w:jc w:val="center"/>
              <w:rPr>
                <w:rFonts w:cstheme="minorHAnsi"/>
                <w:b/>
                <w:color w:val="FF0000"/>
                <w:sz w:val="24"/>
                <w:szCs w:val="24"/>
              </w:rPr>
            </w:pPr>
          </w:p>
          <w:p w14:paraId="29E3F75D" w14:textId="77777777" w:rsidR="00807B1A" w:rsidRPr="00DC4B9D" w:rsidRDefault="001F26BD" w:rsidP="00DC4B9D">
            <w:pPr>
              <w:autoSpaceDE w:val="0"/>
              <w:autoSpaceDN w:val="0"/>
              <w:adjustRightInd w:val="0"/>
              <w:jc w:val="center"/>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DC4B9D" w:rsidRPr="001F26BD">
              <w:rPr>
                <w:rFonts w:cstheme="minorHAnsi"/>
                <w:b/>
                <w:color w:val="548DD4" w:themeColor="text2" w:themeTint="99"/>
                <w:sz w:val="24"/>
                <w:szCs w:val="24"/>
              </w:rPr>
              <w:t>3.11.25</w:t>
            </w:r>
          </w:p>
        </w:tc>
      </w:tr>
      <w:tr w:rsidR="00057A2F" w:rsidRPr="005717B9" w14:paraId="677134D5"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378F48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24B0B1C" w14:textId="77777777" w:rsidR="00057A2F" w:rsidRPr="005717B9" w:rsidRDefault="00057A2F" w:rsidP="00E17C5A">
            <w:pPr>
              <w:autoSpaceDE w:val="0"/>
              <w:autoSpaceDN w:val="0"/>
              <w:adjustRightInd w:val="0"/>
              <w:spacing w:after="0" w:line="240" w:lineRule="auto"/>
              <w:rPr>
                <w:rFonts w:cstheme="minorHAnsi"/>
                <w:sz w:val="24"/>
                <w:szCs w:val="24"/>
              </w:rPr>
            </w:pPr>
          </w:p>
          <w:p w14:paraId="03F6000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0F6AB6C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BF29B4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753CBCD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14:paraId="3625D5E8"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14:paraId="648BEF8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E408A4" w14:paraId="29B3A291"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7D04B5F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8C54508"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02F61342"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54D8C2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B07022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6EA42F2"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7417215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3667083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C16C330"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6B70541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4F55DD4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0931519" w14:textId="77777777"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14:paraId="004ACC7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59D4370" w14:textId="77777777" w:rsidR="00057A2F" w:rsidRPr="00327EFD" w:rsidRDefault="00057A2F" w:rsidP="00057A2F"/>
    <w:p w14:paraId="6D31025E" w14:textId="77777777" w:rsidR="00057A2F" w:rsidRPr="005C0626" w:rsidRDefault="00057A2F" w:rsidP="00057A2F">
      <w:pPr>
        <w:pStyle w:val="Heading3"/>
      </w:pPr>
    </w:p>
    <w:p w14:paraId="0C34B275" w14:textId="77777777" w:rsidR="00057A2F" w:rsidRPr="00E35FDB" w:rsidRDefault="00057A2F" w:rsidP="00057A2F"/>
    <w:p w14:paraId="5CAEF1F7" w14:textId="77777777" w:rsidR="00057A2F" w:rsidRDefault="00057A2F" w:rsidP="00057A2F"/>
    <w:p w14:paraId="3E858B2A" w14:textId="77777777" w:rsidR="00057A2F" w:rsidRDefault="00057A2F" w:rsidP="00057A2F"/>
    <w:p w14:paraId="24389C75" w14:textId="77777777" w:rsidR="00057A2F" w:rsidRDefault="00057A2F" w:rsidP="00057A2F"/>
    <w:p w14:paraId="2AD6F1F2" w14:textId="77777777" w:rsidR="00057A2F" w:rsidRDefault="00057A2F" w:rsidP="00057A2F"/>
    <w:p w14:paraId="130CA8A8" w14:textId="77777777" w:rsidR="00057A2F" w:rsidRDefault="00057A2F" w:rsidP="00057A2F"/>
    <w:p w14:paraId="67AF0367" w14:textId="77777777" w:rsidR="00057A2F" w:rsidRDefault="00057A2F" w:rsidP="00057A2F"/>
    <w:p w14:paraId="40228679" w14:textId="77777777" w:rsidR="00057A2F" w:rsidRDefault="00057A2F" w:rsidP="00057A2F"/>
    <w:p w14:paraId="078D93B2" w14:textId="77777777" w:rsidR="00057A2F" w:rsidRDefault="00057A2F" w:rsidP="00057A2F"/>
    <w:p w14:paraId="5D67CEEE" w14:textId="77777777" w:rsidR="00057A2F" w:rsidRDefault="00057A2F" w:rsidP="00057A2F"/>
    <w:p w14:paraId="727A744C" w14:textId="77777777" w:rsidR="00057A2F" w:rsidRPr="00D33BC4" w:rsidRDefault="00057A2F" w:rsidP="00057A2F"/>
    <w:p w14:paraId="5ECC80C4" w14:textId="77777777" w:rsidR="00057A2F" w:rsidRDefault="00057A2F" w:rsidP="00057A2F"/>
    <w:p w14:paraId="6674D477" w14:textId="77777777" w:rsidR="00057A2F" w:rsidRDefault="00057A2F" w:rsidP="00057A2F"/>
    <w:p w14:paraId="2B07BD56" w14:textId="77777777" w:rsidR="00057A2F" w:rsidRDefault="00057A2F" w:rsidP="00057A2F"/>
    <w:p w14:paraId="62F7597E" w14:textId="77777777" w:rsidR="00057A2F" w:rsidRDefault="00057A2F" w:rsidP="00057A2F"/>
    <w:p w14:paraId="46311B07" w14:textId="77777777" w:rsidR="00057A2F" w:rsidRDefault="00057A2F" w:rsidP="00057A2F"/>
    <w:p w14:paraId="64E6B6BB" w14:textId="77777777" w:rsidR="00057A2F" w:rsidRDefault="00057A2F" w:rsidP="00057A2F"/>
    <w:p w14:paraId="01FCFFF3" w14:textId="77777777" w:rsidR="00057A2F" w:rsidRDefault="00057A2F" w:rsidP="00057A2F"/>
    <w:p w14:paraId="61F3C2D9" w14:textId="77777777" w:rsidR="00057A2F" w:rsidRDefault="00057A2F" w:rsidP="00057A2F"/>
    <w:p w14:paraId="5F86FA2A" w14:textId="77777777" w:rsidR="00057A2F" w:rsidRDefault="00057A2F" w:rsidP="00057A2F">
      <w:pPr>
        <w:pStyle w:val="Heading3"/>
      </w:pPr>
      <w:bookmarkStart w:id="1745" w:name="_Toc388618411"/>
      <w:bookmarkStart w:id="1746" w:name="_Toc390091837"/>
      <w:r>
        <w:lastRenderedPageBreak/>
        <w:t>3.7.6 View individual Exams</w:t>
      </w:r>
      <w:bookmarkEnd w:id="1745"/>
      <w:bookmarkEnd w:id="174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9D0864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380D5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96505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8ADE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74A37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2AFB57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B97035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BCC7B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8464A2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CAF16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673C2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27A81A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exams</w:t>
            </w:r>
          </w:p>
          <w:p w14:paraId="10CC97F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exam in detail</w:t>
            </w:r>
          </w:p>
          <w:p w14:paraId="13EED6B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316406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07898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034D7F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64DEE6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49146F" wp14:editId="1DA1BAB2">
                  <wp:extent cx="4207893" cy="4726044"/>
                  <wp:effectExtent l="19050" t="0" r="2157" b="0"/>
                  <wp:docPr id="119" name="Picture 24" descr="C:\Users\melakaa\Desktop\Top Cima\admin view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exam.png"/>
                          <pic:cNvPicPr>
                            <a:picLocks noChangeAspect="1" noChangeArrowheads="1"/>
                          </pic:cNvPicPr>
                        </pic:nvPicPr>
                        <pic:blipFill>
                          <a:blip r:embed="rId52"/>
                          <a:srcRect/>
                          <a:stretch>
                            <a:fillRect/>
                          </a:stretch>
                        </pic:blipFill>
                        <pic:spPr bwMode="auto">
                          <a:xfrm>
                            <a:off x="0" y="0"/>
                            <a:ext cx="4209668" cy="4728038"/>
                          </a:xfrm>
                          <a:prstGeom prst="rect">
                            <a:avLst/>
                          </a:prstGeom>
                          <a:noFill/>
                          <a:ln w="9525">
                            <a:noFill/>
                            <a:miter lim="800000"/>
                            <a:headEnd/>
                            <a:tailEnd/>
                          </a:ln>
                        </pic:spPr>
                      </pic:pic>
                    </a:graphicData>
                  </a:graphic>
                </wp:inline>
              </w:drawing>
            </w:r>
          </w:p>
          <w:p w14:paraId="56BEDC4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6BDB7D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B08AE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ACC91B7"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4FEC0E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C3AD98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18B6C1D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14:paraId="363733BE"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14:paraId="7EC8C34E"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View icon (</w:t>
            </w:r>
            <w:r>
              <w:object w:dxaOrig="195" w:dyaOrig="240" w14:anchorId="6084065E">
                <v:shape id="_x0000_i1029" type="#_x0000_t75" style="width:10.2pt;height:12.6pt" o:ole="">
                  <v:imagedata r:id="rId53" o:title=""/>
                </v:shape>
                <o:OLEObject Type="Embed" ProgID="PBrush" ShapeID="_x0000_i1029" DrawAspect="Content" ObjectID="_1645611263" r:id="rId54"/>
              </w:object>
            </w:r>
            <w:r>
              <w:t xml:space="preserve">) </w:t>
            </w:r>
            <w:r w:rsidRPr="00C96B02">
              <w:rPr>
                <w:sz w:val="24"/>
                <w:szCs w:val="24"/>
              </w:rPr>
              <w:t xml:space="preserve">on the </w:t>
            </w:r>
            <w:r>
              <w:rPr>
                <w:sz w:val="24"/>
                <w:szCs w:val="24"/>
              </w:rPr>
              <w:t>“Actions” column</w:t>
            </w:r>
          </w:p>
          <w:p w14:paraId="76F98BE2"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exam in detail (Course, Level, Exam Title, and the weightage for each level is shown. Also the weightage of each type of question in each level will also be shown)</w:t>
            </w:r>
          </w:p>
          <w:p w14:paraId="5E78436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CB730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74226D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FD801D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CCC17F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CC0E7D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F8A7C38"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ECC3FC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14741A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D5000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86FBA3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AD3F8B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AF22B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0FA22DC" w14:textId="77777777" w:rsidR="00057A2F" w:rsidRDefault="00057A2F" w:rsidP="00057A2F"/>
    <w:p w14:paraId="37180E3D" w14:textId="77777777" w:rsidR="00057A2F" w:rsidRDefault="00057A2F" w:rsidP="00057A2F"/>
    <w:p w14:paraId="30E71C78" w14:textId="77777777" w:rsidR="00057A2F" w:rsidRDefault="00057A2F" w:rsidP="00057A2F"/>
    <w:p w14:paraId="2D3BE70F" w14:textId="77777777" w:rsidR="00057A2F" w:rsidRDefault="00057A2F" w:rsidP="00057A2F"/>
    <w:p w14:paraId="6E1BFE84" w14:textId="77777777" w:rsidR="00057A2F" w:rsidRDefault="00057A2F" w:rsidP="00057A2F"/>
    <w:p w14:paraId="43000683" w14:textId="77777777" w:rsidR="00057A2F" w:rsidRDefault="00057A2F" w:rsidP="00057A2F"/>
    <w:p w14:paraId="7306B377" w14:textId="77777777" w:rsidR="00057A2F" w:rsidRDefault="00057A2F" w:rsidP="00057A2F"/>
    <w:p w14:paraId="631FE14D" w14:textId="77777777" w:rsidR="00057A2F" w:rsidRDefault="00057A2F" w:rsidP="00057A2F"/>
    <w:p w14:paraId="59133797" w14:textId="77777777" w:rsidR="00057A2F" w:rsidRDefault="00057A2F" w:rsidP="00057A2F"/>
    <w:p w14:paraId="514875EB" w14:textId="77777777" w:rsidR="00057A2F" w:rsidRDefault="00057A2F" w:rsidP="00057A2F"/>
    <w:p w14:paraId="63E09EF2" w14:textId="77777777" w:rsidR="00057A2F" w:rsidRDefault="00057A2F" w:rsidP="00057A2F"/>
    <w:p w14:paraId="3B3E9D4E" w14:textId="77777777" w:rsidR="00057A2F" w:rsidRDefault="00057A2F" w:rsidP="00057A2F"/>
    <w:p w14:paraId="6C2588AF" w14:textId="77777777" w:rsidR="00057A2F" w:rsidRDefault="00057A2F" w:rsidP="00057A2F"/>
    <w:p w14:paraId="76F9891F" w14:textId="77777777" w:rsidR="00057A2F" w:rsidRDefault="00057A2F" w:rsidP="00057A2F"/>
    <w:p w14:paraId="5E0E6BA9" w14:textId="77777777" w:rsidR="00057A2F" w:rsidRDefault="00057A2F" w:rsidP="00057A2F"/>
    <w:p w14:paraId="6A4526E8" w14:textId="77777777" w:rsidR="00057A2F" w:rsidRDefault="00057A2F" w:rsidP="00057A2F"/>
    <w:p w14:paraId="79F27D6D" w14:textId="77777777" w:rsidR="00057A2F" w:rsidRPr="00971D7C" w:rsidRDefault="00057A2F" w:rsidP="00057A2F"/>
    <w:p w14:paraId="66C2B50F" w14:textId="77777777" w:rsidR="00057A2F" w:rsidRDefault="00057A2F" w:rsidP="00057A2F">
      <w:pPr>
        <w:pStyle w:val="Heading2"/>
      </w:pPr>
      <w:bookmarkStart w:id="1747" w:name="_Toc388618412"/>
      <w:bookmarkStart w:id="1748" w:name="_Toc390091838"/>
      <w:r>
        <w:lastRenderedPageBreak/>
        <w:t>3.8 Lecturer Management (admin)</w:t>
      </w:r>
      <w:bookmarkEnd w:id="1747"/>
      <w:bookmarkEnd w:id="1748"/>
    </w:p>
    <w:p w14:paraId="56A8E108" w14:textId="77777777" w:rsidR="00057A2F" w:rsidRDefault="00057A2F" w:rsidP="00057A2F">
      <w:pPr>
        <w:pStyle w:val="Heading3"/>
      </w:pPr>
      <w:bookmarkStart w:id="1749" w:name="_Toc388618413"/>
      <w:bookmarkStart w:id="1750" w:name="_Toc390091839"/>
      <w:r>
        <w:t>3.8.1 Create a Lecturer</w:t>
      </w:r>
      <w:bookmarkEnd w:id="1749"/>
      <w:bookmarkEnd w:id="17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96CE73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7CDCE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D87CD2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D581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2CE025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3BE92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38512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F0377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78C0F6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93B30C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8DA0A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E59FB7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 Lecturer</w:t>
            </w:r>
          </w:p>
          <w:p w14:paraId="3D0FFBC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new Lecturers into the system by entering their information</w:t>
            </w:r>
          </w:p>
        </w:tc>
      </w:tr>
      <w:tr w:rsidR="00057A2F" w:rsidRPr="005717B9" w14:paraId="0B60B84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CB053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D937D9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E462B08"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3F53DD5" wp14:editId="3251ED9F">
                  <wp:extent cx="4035365" cy="4714610"/>
                  <wp:effectExtent l="19050" t="0" r="3235" b="0"/>
                  <wp:docPr id="120" name="Picture 26" descr="C:\Users\melakaa\Desktop\Top Cima\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create lecturer.png"/>
                          <pic:cNvPicPr>
                            <a:picLocks noChangeAspect="1" noChangeArrowheads="1"/>
                          </pic:cNvPicPr>
                        </pic:nvPicPr>
                        <pic:blipFill>
                          <a:blip r:embed="rId55"/>
                          <a:srcRect/>
                          <a:stretch>
                            <a:fillRect/>
                          </a:stretch>
                        </pic:blipFill>
                        <pic:spPr bwMode="auto">
                          <a:xfrm>
                            <a:off x="0" y="0"/>
                            <a:ext cx="4035357" cy="4714601"/>
                          </a:xfrm>
                          <a:prstGeom prst="rect">
                            <a:avLst/>
                          </a:prstGeom>
                          <a:noFill/>
                          <a:ln w="9525">
                            <a:noFill/>
                            <a:miter lim="800000"/>
                            <a:headEnd/>
                            <a:tailEnd/>
                          </a:ln>
                        </pic:spPr>
                      </pic:pic>
                    </a:graphicData>
                  </a:graphic>
                </wp:inline>
              </w:drawing>
            </w:r>
          </w:p>
          <w:p w14:paraId="34ED7A38" w14:textId="77777777" w:rsidR="00057A2F" w:rsidRDefault="007A49FA" w:rsidP="00E17C5A">
            <w:pPr>
              <w:autoSpaceDE w:val="0"/>
              <w:autoSpaceDN w:val="0"/>
              <w:adjustRightInd w:val="0"/>
              <w:spacing w:after="0" w:line="240" w:lineRule="auto"/>
              <w:rPr>
                <w:rFonts w:cstheme="minorHAnsi"/>
                <w:b/>
                <w:color w:val="FF0000"/>
                <w:sz w:val="24"/>
                <w:szCs w:val="24"/>
              </w:rPr>
            </w:pPr>
            <w:r w:rsidRPr="007A49FA">
              <w:rPr>
                <w:rFonts w:cstheme="minorHAnsi"/>
                <w:b/>
                <w:color w:val="FF0000"/>
                <w:sz w:val="24"/>
                <w:szCs w:val="24"/>
              </w:rPr>
              <w:t>We will need to crate View Only Users and for lecturers we will need to give what they can do, function wise approval</w:t>
            </w:r>
          </w:p>
          <w:p w14:paraId="1576858C" w14:textId="77777777" w:rsidR="006D5AB5" w:rsidRPr="006D5AB5" w:rsidRDefault="006D5AB5" w:rsidP="00E17C5A">
            <w:pPr>
              <w:autoSpaceDE w:val="0"/>
              <w:autoSpaceDN w:val="0"/>
              <w:adjustRightInd w:val="0"/>
              <w:spacing w:after="0" w:line="240" w:lineRule="auto"/>
              <w:rPr>
                <w:rFonts w:cstheme="minorHAnsi"/>
                <w:b/>
                <w:color w:val="76923C" w:themeColor="accent3" w:themeShade="BF"/>
                <w:sz w:val="24"/>
                <w:szCs w:val="24"/>
              </w:rPr>
            </w:pPr>
          </w:p>
          <w:p w14:paraId="7EEDFF1B" w14:textId="77777777" w:rsidR="004037FB" w:rsidRPr="001F26BD" w:rsidRDefault="001F26BD" w:rsidP="001F26BD">
            <w:pPr>
              <w:autoSpaceDE w:val="0"/>
              <w:autoSpaceDN w:val="0"/>
              <w:adjustRightInd w:val="0"/>
              <w:spacing w:after="0" w:line="240" w:lineRule="auto"/>
              <w:rPr>
                <w:rFonts w:cstheme="minorHAnsi"/>
                <w:b/>
                <w:color w:val="548DD4" w:themeColor="text2" w:themeTint="99"/>
                <w:sz w:val="24"/>
                <w:szCs w:val="24"/>
              </w:rPr>
            </w:pPr>
            <w:r w:rsidRPr="001F26BD">
              <w:rPr>
                <w:rFonts w:cstheme="minorHAnsi"/>
                <w:b/>
                <w:color w:val="548DD4" w:themeColor="text2" w:themeTint="99"/>
                <w:sz w:val="24"/>
                <w:szCs w:val="24"/>
              </w:rPr>
              <w:t>System</w:t>
            </w:r>
            <w:r w:rsidR="004037FB" w:rsidRPr="001F26BD">
              <w:rPr>
                <w:rFonts w:cstheme="minorHAnsi"/>
                <w:b/>
                <w:color w:val="548DD4" w:themeColor="text2" w:themeTint="99"/>
                <w:sz w:val="24"/>
                <w:szCs w:val="24"/>
              </w:rPr>
              <w:t xml:space="preserve"> will have one super admin, and </w:t>
            </w:r>
            <w:r w:rsidRPr="001F26BD">
              <w:rPr>
                <w:rFonts w:cstheme="minorHAnsi"/>
                <w:b/>
                <w:color w:val="548DD4" w:themeColor="text2" w:themeTint="99"/>
                <w:sz w:val="24"/>
                <w:szCs w:val="24"/>
              </w:rPr>
              <w:t xml:space="preserve">he will have </w:t>
            </w:r>
            <w:r w:rsidR="004037FB" w:rsidRPr="001F26BD">
              <w:rPr>
                <w:rFonts w:cstheme="minorHAnsi"/>
                <w:b/>
                <w:color w:val="548DD4" w:themeColor="text2" w:themeTint="99"/>
                <w:sz w:val="24"/>
                <w:szCs w:val="24"/>
              </w:rPr>
              <w:t>the permission to create any number of admins, with different access level</w:t>
            </w:r>
            <w:r w:rsidR="004F16FD" w:rsidRPr="001F26BD">
              <w:rPr>
                <w:rFonts w:cstheme="minorHAnsi"/>
                <w:b/>
                <w:color w:val="548DD4" w:themeColor="text2" w:themeTint="99"/>
                <w:sz w:val="24"/>
                <w:szCs w:val="24"/>
              </w:rPr>
              <w:t>s.</w:t>
            </w:r>
          </w:p>
        </w:tc>
      </w:tr>
      <w:tr w:rsidR="00057A2F" w:rsidRPr="005717B9" w14:paraId="01F6B03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8B47C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24E578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28141B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14:paraId="33C2071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35976E8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0D78FC9B" w14:textId="77777777"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14:paraId="757F7091" w14:textId="77777777"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14:paraId="350E5599" w14:textId="77777777"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057A2F" w:rsidRPr="005717B9" w14:paraId="409D0BE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D2FB7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C058A4E"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14:paraId="4B9791CD"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14:paraId="10C1398C" w14:textId="77777777" w:rsidR="00057A2F" w:rsidRPr="00261B7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FC95BB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ACF791B" w14:textId="77777777" w:rsidR="00057A2F" w:rsidRPr="00A20B9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465D88D" w14:textId="77777777"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14:paraId="2231679A" w14:textId="77777777"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14:paraId="5C60324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1756B2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FE521C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DDF761" w14:textId="77777777" w:rsidR="00057A2F" w:rsidRDefault="00057A2F" w:rsidP="00E17C5A">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r w:rsidR="001B2758" w:rsidRPr="001B2758">
              <w:rPr>
                <w:rFonts w:cstheme="minorHAnsi"/>
                <w:b/>
                <w:color w:val="FF0000"/>
                <w:sz w:val="24"/>
                <w:szCs w:val="24"/>
              </w:rPr>
              <w:t>How to handle if one lecturer handles more than one level or exam title?</w:t>
            </w:r>
          </w:p>
          <w:p w14:paraId="55681E00" w14:textId="77777777" w:rsidR="006D5AB5" w:rsidRDefault="006D5AB5" w:rsidP="00E17C5A">
            <w:pPr>
              <w:autoSpaceDE w:val="0"/>
              <w:autoSpaceDN w:val="0"/>
              <w:adjustRightInd w:val="0"/>
              <w:spacing w:after="0" w:line="240" w:lineRule="auto"/>
              <w:rPr>
                <w:rFonts w:cstheme="minorHAnsi"/>
                <w:b/>
                <w:color w:val="FF0000"/>
                <w:sz w:val="24"/>
                <w:szCs w:val="24"/>
              </w:rPr>
            </w:pPr>
          </w:p>
          <w:p w14:paraId="1653D712" w14:textId="77777777" w:rsidR="00233BBD" w:rsidRPr="001F26BD" w:rsidRDefault="001F26BD" w:rsidP="00E17C5A">
            <w:pPr>
              <w:autoSpaceDE w:val="0"/>
              <w:autoSpaceDN w:val="0"/>
              <w:adjustRightInd w:val="0"/>
              <w:spacing w:after="0" w:line="240" w:lineRule="auto"/>
              <w:rPr>
                <w:rFonts w:cstheme="minorHAnsi"/>
                <w:color w:val="548DD4" w:themeColor="text2" w:themeTint="99"/>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233BBD" w:rsidRPr="001F26BD">
              <w:rPr>
                <w:rFonts w:cstheme="minorHAnsi"/>
                <w:b/>
                <w:color w:val="548DD4" w:themeColor="text2" w:themeTint="99"/>
                <w:sz w:val="24"/>
                <w:szCs w:val="24"/>
              </w:rPr>
              <w:t>3.11.27</w:t>
            </w:r>
          </w:p>
          <w:p w14:paraId="296E84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2083A9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4E11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0BD780C" w14:textId="77777777" w:rsidR="00057A2F" w:rsidRDefault="00057A2F" w:rsidP="00057A2F"/>
    <w:p w14:paraId="6FB3241F" w14:textId="77777777" w:rsidR="00057A2F" w:rsidRDefault="00057A2F" w:rsidP="00057A2F"/>
    <w:p w14:paraId="467DA934" w14:textId="77777777" w:rsidR="00057A2F" w:rsidRDefault="00057A2F" w:rsidP="00057A2F"/>
    <w:p w14:paraId="5DD1181D" w14:textId="77777777" w:rsidR="00057A2F" w:rsidRDefault="00057A2F" w:rsidP="00057A2F"/>
    <w:p w14:paraId="399703C7" w14:textId="77777777" w:rsidR="00057A2F" w:rsidRDefault="00057A2F" w:rsidP="00057A2F"/>
    <w:p w14:paraId="7178AAB4" w14:textId="77777777" w:rsidR="00057A2F" w:rsidRDefault="00057A2F" w:rsidP="00057A2F"/>
    <w:p w14:paraId="3D39AB2F" w14:textId="77777777" w:rsidR="00057A2F" w:rsidRDefault="00057A2F" w:rsidP="00057A2F"/>
    <w:p w14:paraId="68690436" w14:textId="77777777" w:rsidR="00A144A6" w:rsidRDefault="00A144A6" w:rsidP="00057A2F"/>
    <w:p w14:paraId="1FD3792A" w14:textId="77777777" w:rsidR="00A144A6" w:rsidRDefault="00A144A6" w:rsidP="00057A2F"/>
    <w:p w14:paraId="0EDC092B" w14:textId="77777777" w:rsidR="00A144A6" w:rsidRDefault="00A144A6" w:rsidP="00057A2F"/>
    <w:p w14:paraId="2A585FFC" w14:textId="77777777" w:rsidR="00057A2F" w:rsidRDefault="00057A2F" w:rsidP="00057A2F"/>
    <w:p w14:paraId="1B670437" w14:textId="77777777" w:rsidR="00057A2F" w:rsidRDefault="00057A2F" w:rsidP="00057A2F">
      <w:pPr>
        <w:pStyle w:val="Heading3"/>
      </w:pPr>
    </w:p>
    <w:p w14:paraId="5A197843" w14:textId="77777777" w:rsidR="00057A2F" w:rsidRDefault="00057A2F" w:rsidP="00057A2F">
      <w:pPr>
        <w:pStyle w:val="Heading3"/>
      </w:pPr>
      <w:bookmarkStart w:id="1751" w:name="_Toc388618414"/>
      <w:bookmarkStart w:id="1752" w:name="_Toc390091840"/>
      <w:r>
        <w:lastRenderedPageBreak/>
        <w:t>3.8.2 View Registered Lecturers</w:t>
      </w:r>
      <w:bookmarkEnd w:id="1751"/>
      <w:bookmarkEnd w:id="1752"/>
    </w:p>
    <w:p w14:paraId="1E278AB8"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77F76E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01694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73141C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B55F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42D47B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824D15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740FB8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00171A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271150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9501B8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FE03D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5E5555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lecturers</w:t>
            </w:r>
          </w:p>
          <w:p w14:paraId="7A080AC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219341C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63412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3D03E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CCA8F8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21F1F2A3"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0C15AD0E" wp14:editId="369C9FB8">
                  <wp:extent cx="4639214" cy="3290790"/>
                  <wp:effectExtent l="19050" t="0" r="8986" b="0"/>
                  <wp:docPr id="121" name="Picture 28" descr="C:\Users\melakaa\Desktop\Top Cima\admin view le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admin view lecturers.png"/>
                          <pic:cNvPicPr>
                            <a:picLocks noChangeAspect="1" noChangeArrowheads="1"/>
                          </pic:cNvPicPr>
                        </pic:nvPicPr>
                        <pic:blipFill>
                          <a:blip r:embed="rId56"/>
                          <a:srcRect/>
                          <a:stretch>
                            <a:fillRect/>
                          </a:stretch>
                        </pic:blipFill>
                        <pic:spPr bwMode="auto">
                          <a:xfrm>
                            <a:off x="0" y="0"/>
                            <a:ext cx="4639856" cy="3291246"/>
                          </a:xfrm>
                          <a:prstGeom prst="rect">
                            <a:avLst/>
                          </a:prstGeom>
                          <a:noFill/>
                          <a:ln w="9525">
                            <a:noFill/>
                            <a:miter lim="800000"/>
                            <a:headEnd/>
                            <a:tailEnd/>
                          </a:ln>
                        </pic:spPr>
                      </pic:pic>
                    </a:graphicData>
                  </a:graphic>
                </wp:inline>
              </w:drawing>
            </w:r>
          </w:p>
          <w:p w14:paraId="59F61118" w14:textId="77777777" w:rsidR="00057A2F" w:rsidRDefault="00641B2E" w:rsidP="00E17C5A">
            <w:pPr>
              <w:autoSpaceDE w:val="0"/>
              <w:autoSpaceDN w:val="0"/>
              <w:adjustRightInd w:val="0"/>
              <w:spacing w:after="0" w:line="240" w:lineRule="auto"/>
              <w:jc w:val="center"/>
              <w:rPr>
                <w:rFonts w:cstheme="minorHAnsi"/>
                <w:b/>
                <w:color w:val="FF0000"/>
                <w:sz w:val="24"/>
                <w:szCs w:val="24"/>
              </w:rPr>
            </w:pPr>
            <w:r w:rsidRPr="00641B2E">
              <w:rPr>
                <w:rFonts w:cstheme="minorHAnsi"/>
                <w:b/>
                <w:color w:val="FF0000"/>
                <w:sz w:val="24"/>
                <w:szCs w:val="24"/>
              </w:rPr>
              <w:t>Need more details</w:t>
            </w:r>
          </w:p>
          <w:p w14:paraId="4FFABEEA" w14:textId="77777777" w:rsidR="003A5B83" w:rsidRPr="003A5B83" w:rsidRDefault="003A5B83" w:rsidP="00E17C5A">
            <w:pPr>
              <w:autoSpaceDE w:val="0"/>
              <w:autoSpaceDN w:val="0"/>
              <w:adjustRightInd w:val="0"/>
              <w:spacing w:after="0" w:line="240" w:lineRule="auto"/>
              <w:jc w:val="center"/>
              <w:rPr>
                <w:rFonts w:cstheme="minorHAnsi"/>
                <w:b/>
                <w:color w:val="76923C" w:themeColor="accent3" w:themeShade="BF"/>
                <w:sz w:val="24"/>
                <w:szCs w:val="24"/>
              </w:rPr>
            </w:pPr>
          </w:p>
          <w:p w14:paraId="617AFC76" w14:textId="77777777" w:rsidR="003A5B83" w:rsidRPr="00641B2E" w:rsidRDefault="001F26BD" w:rsidP="001F26BD">
            <w:pPr>
              <w:autoSpaceDE w:val="0"/>
              <w:autoSpaceDN w:val="0"/>
              <w:adjustRightInd w:val="0"/>
              <w:spacing w:after="0" w:line="240" w:lineRule="auto"/>
              <w:jc w:val="center"/>
              <w:rPr>
                <w:rFonts w:cstheme="minorHAnsi"/>
                <w:b/>
                <w:sz w:val="24"/>
                <w:szCs w:val="24"/>
              </w:rPr>
            </w:pPr>
            <w:r>
              <w:rPr>
                <w:rFonts w:cstheme="minorHAnsi"/>
                <w:b/>
                <w:bCs/>
                <w:color w:val="548DD4" w:themeColor="text2" w:themeTint="99"/>
                <w:sz w:val="24"/>
                <w:szCs w:val="24"/>
              </w:rPr>
              <w:t>This is addressed through user story 3.8.6</w:t>
            </w:r>
          </w:p>
        </w:tc>
      </w:tr>
      <w:tr w:rsidR="00057A2F" w:rsidRPr="005717B9" w14:paraId="7769789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B4F94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7CD0744" w14:textId="77777777" w:rsidR="00057A2F" w:rsidRPr="005717B9" w:rsidRDefault="00057A2F" w:rsidP="00E17C5A">
            <w:pPr>
              <w:autoSpaceDE w:val="0"/>
              <w:autoSpaceDN w:val="0"/>
              <w:adjustRightInd w:val="0"/>
              <w:spacing w:after="0" w:line="240" w:lineRule="auto"/>
              <w:rPr>
                <w:rFonts w:cstheme="minorHAnsi"/>
                <w:sz w:val="24"/>
                <w:szCs w:val="24"/>
              </w:rPr>
            </w:pPr>
          </w:p>
          <w:p w14:paraId="0F9CA50E"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0774CC8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6D7F51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45E36D1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Lecturers” Link</w:t>
            </w:r>
          </w:p>
          <w:p w14:paraId="40DC17F7"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Lecturers</w:t>
            </w:r>
          </w:p>
          <w:p w14:paraId="5690430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D3E962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44AA3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94242E9"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7E0DE36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14:paraId="75DA8CF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C5E946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37027E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70B8C09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7AC1F0C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244C4A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130EE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272F07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027C57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38AB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0CE3194" w14:textId="77777777" w:rsidR="00057A2F" w:rsidRDefault="00057A2F" w:rsidP="00057A2F"/>
    <w:p w14:paraId="7150D713" w14:textId="77777777" w:rsidR="00057A2F" w:rsidRDefault="00057A2F" w:rsidP="00057A2F"/>
    <w:p w14:paraId="4557EBB6" w14:textId="77777777" w:rsidR="00057A2F" w:rsidRDefault="00057A2F" w:rsidP="00057A2F"/>
    <w:p w14:paraId="58FA900A" w14:textId="77777777" w:rsidR="00057A2F" w:rsidRDefault="00057A2F" w:rsidP="00057A2F"/>
    <w:p w14:paraId="1F74B131" w14:textId="77777777" w:rsidR="00057A2F" w:rsidRDefault="00057A2F" w:rsidP="00057A2F"/>
    <w:p w14:paraId="5ABE6B4F" w14:textId="77777777" w:rsidR="00057A2F" w:rsidRDefault="00057A2F" w:rsidP="00057A2F"/>
    <w:p w14:paraId="56278C9D" w14:textId="77777777" w:rsidR="00057A2F" w:rsidRDefault="00057A2F" w:rsidP="00057A2F"/>
    <w:p w14:paraId="464A57D9" w14:textId="77777777" w:rsidR="00057A2F" w:rsidRDefault="00057A2F" w:rsidP="00057A2F"/>
    <w:p w14:paraId="2D19007E" w14:textId="77777777" w:rsidR="00057A2F" w:rsidRDefault="00057A2F" w:rsidP="00057A2F"/>
    <w:p w14:paraId="3334A163" w14:textId="77777777" w:rsidR="00057A2F" w:rsidRDefault="00057A2F" w:rsidP="00057A2F"/>
    <w:p w14:paraId="052034FA" w14:textId="77777777" w:rsidR="00057A2F" w:rsidRDefault="00057A2F" w:rsidP="00057A2F"/>
    <w:p w14:paraId="3F9CFE69" w14:textId="77777777" w:rsidR="00057A2F" w:rsidRDefault="00057A2F" w:rsidP="00057A2F"/>
    <w:p w14:paraId="04D8E6B4" w14:textId="77777777" w:rsidR="00057A2F" w:rsidRDefault="00057A2F" w:rsidP="00057A2F"/>
    <w:p w14:paraId="101731BA" w14:textId="77777777" w:rsidR="00057A2F" w:rsidRDefault="00057A2F" w:rsidP="00057A2F"/>
    <w:p w14:paraId="64DB7819" w14:textId="77777777" w:rsidR="00057A2F" w:rsidRDefault="00057A2F" w:rsidP="00057A2F"/>
    <w:p w14:paraId="529B3484" w14:textId="77777777" w:rsidR="00057A2F" w:rsidRDefault="00057A2F" w:rsidP="00057A2F"/>
    <w:p w14:paraId="273A9933" w14:textId="77777777" w:rsidR="00057A2F" w:rsidRDefault="00057A2F" w:rsidP="00057A2F"/>
    <w:p w14:paraId="0E140CED" w14:textId="77777777" w:rsidR="00057A2F" w:rsidRDefault="00057A2F" w:rsidP="00057A2F"/>
    <w:p w14:paraId="324099F2" w14:textId="77777777" w:rsidR="00057A2F" w:rsidRDefault="00057A2F" w:rsidP="00057A2F"/>
    <w:p w14:paraId="735E9514" w14:textId="77777777" w:rsidR="00233BBD" w:rsidRPr="006A3E13" w:rsidRDefault="00233BBD" w:rsidP="00057A2F"/>
    <w:p w14:paraId="0E8A1B00" w14:textId="77777777" w:rsidR="00057A2F" w:rsidRDefault="00057A2F" w:rsidP="00057A2F">
      <w:pPr>
        <w:pStyle w:val="Heading3"/>
      </w:pPr>
      <w:bookmarkStart w:id="1753" w:name="_Toc388618415"/>
      <w:bookmarkStart w:id="1754" w:name="_Toc390091841"/>
      <w:r>
        <w:lastRenderedPageBreak/>
        <w:t>3.8.3 Edit Lecturers</w:t>
      </w:r>
      <w:bookmarkEnd w:id="1753"/>
      <w:bookmarkEnd w:id="1754"/>
    </w:p>
    <w:p w14:paraId="633A96DB" w14:textId="77777777" w:rsidR="00641B2E" w:rsidRPr="00641B2E" w:rsidRDefault="00641B2E" w:rsidP="00641B2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DFB102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BA30D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EF92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E44F2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4BCBE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7EB6E8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96FBB8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A8428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90BEC2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B1AC52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B2E8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6B5834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Lecturers</w:t>
            </w:r>
          </w:p>
          <w:p w14:paraId="7C7A3380"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Lecturers</w:t>
            </w:r>
          </w:p>
          <w:p w14:paraId="7716A73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3FC661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0B062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AF6A4A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p>
          <w:p w14:paraId="6316BEBB"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1A82113" wp14:editId="1A099778">
                  <wp:extent cx="4225146" cy="4936335"/>
                  <wp:effectExtent l="19050" t="0" r="3954" b="0"/>
                  <wp:docPr id="122" name="Picture 30" descr="C:\Users\melakaa\Desktop\Top Cima\admin edit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admin edit lecturer.png"/>
                          <pic:cNvPicPr>
                            <a:picLocks noChangeAspect="1" noChangeArrowheads="1"/>
                          </pic:cNvPicPr>
                        </pic:nvPicPr>
                        <pic:blipFill>
                          <a:blip r:embed="rId57"/>
                          <a:srcRect/>
                          <a:stretch>
                            <a:fillRect/>
                          </a:stretch>
                        </pic:blipFill>
                        <pic:spPr bwMode="auto">
                          <a:xfrm>
                            <a:off x="0" y="0"/>
                            <a:ext cx="4225138" cy="4936325"/>
                          </a:xfrm>
                          <a:prstGeom prst="rect">
                            <a:avLst/>
                          </a:prstGeom>
                          <a:noFill/>
                          <a:ln w="9525">
                            <a:noFill/>
                            <a:miter lim="800000"/>
                            <a:headEnd/>
                            <a:tailEnd/>
                          </a:ln>
                        </pic:spPr>
                      </pic:pic>
                    </a:graphicData>
                  </a:graphic>
                </wp:inline>
              </w:drawing>
            </w:r>
          </w:p>
          <w:p w14:paraId="7A9FEAB7"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953CB5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E4701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AAE15DA" w14:textId="77777777" w:rsidR="00057A2F" w:rsidRPr="005717B9" w:rsidRDefault="00057A2F" w:rsidP="00E17C5A">
            <w:pPr>
              <w:autoSpaceDE w:val="0"/>
              <w:autoSpaceDN w:val="0"/>
              <w:adjustRightInd w:val="0"/>
              <w:spacing w:after="0" w:line="240" w:lineRule="auto"/>
              <w:rPr>
                <w:rFonts w:cstheme="minorHAnsi"/>
                <w:sz w:val="24"/>
                <w:szCs w:val="24"/>
              </w:rPr>
            </w:pPr>
          </w:p>
          <w:p w14:paraId="738915B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D12552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14:paraId="7358E2C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3400B5A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1A45748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7595177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7D048798">
                <v:shape id="_x0000_i1030" type="#_x0000_t75" style="width:13.8pt;height:10.2pt" o:ole="">
                  <v:imagedata r:id="rId40" o:title=""/>
                </v:shape>
                <o:OLEObject Type="Embed" ProgID="PBrush" ShapeID="_x0000_i1030" DrawAspect="Content" ObjectID="_1645611264" r:id="rId58"/>
              </w:object>
            </w:r>
            <w:r>
              <w:t xml:space="preserve">) </w:t>
            </w:r>
            <w:r w:rsidRPr="00C96B02">
              <w:rPr>
                <w:sz w:val="24"/>
                <w:szCs w:val="24"/>
              </w:rPr>
              <w:t xml:space="preserve">on the </w:t>
            </w:r>
            <w:r>
              <w:rPr>
                <w:sz w:val="24"/>
                <w:szCs w:val="24"/>
              </w:rPr>
              <w:t>“Actions” column</w:t>
            </w:r>
          </w:p>
          <w:p w14:paraId="73B3278B"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3B00F98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Lecturer</w:t>
            </w:r>
          </w:p>
          <w:p w14:paraId="2F729261"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59666C4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CB1ADE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AD68C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D998AC3"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166D26F8"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Lecturer account. </w:t>
            </w:r>
          </w:p>
          <w:p w14:paraId="747CC08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0F3AD7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F53DE0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F7A1E0A" w14:textId="77777777"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6ADF61DD"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Lecturer with this email address already exists”.</w:t>
            </w:r>
          </w:p>
          <w:p w14:paraId="16BA3B4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018093C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B9CB58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695FB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08AE5B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C573B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ED515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980122" w14:textId="77777777" w:rsidR="00057A2F" w:rsidRDefault="00057A2F" w:rsidP="00057A2F"/>
    <w:p w14:paraId="7770472C" w14:textId="77777777" w:rsidR="00057A2F" w:rsidRDefault="00057A2F" w:rsidP="00057A2F"/>
    <w:p w14:paraId="29674A50" w14:textId="77777777" w:rsidR="00057A2F" w:rsidRDefault="00057A2F" w:rsidP="00057A2F"/>
    <w:p w14:paraId="7A9AA51E" w14:textId="77777777" w:rsidR="00057A2F" w:rsidRDefault="00057A2F" w:rsidP="00057A2F"/>
    <w:p w14:paraId="19BD69BC" w14:textId="77777777" w:rsidR="00057A2F" w:rsidRDefault="00057A2F" w:rsidP="00057A2F"/>
    <w:p w14:paraId="128E1243" w14:textId="77777777" w:rsidR="00057A2F" w:rsidRDefault="00057A2F" w:rsidP="00057A2F"/>
    <w:p w14:paraId="6F5F5A52" w14:textId="77777777" w:rsidR="00057A2F" w:rsidRDefault="00057A2F" w:rsidP="00057A2F"/>
    <w:p w14:paraId="3818EEA8" w14:textId="77777777" w:rsidR="00057A2F" w:rsidRDefault="00057A2F" w:rsidP="00057A2F"/>
    <w:p w14:paraId="2F88680B" w14:textId="77777777" w:rsidR="00057A2F" w:rsidRDefault="00057A2F" w:rsidP="00057A2F"/>
    <w:p w14:paraId="1F0C2CA3" w14:textId="77777777" w:rsidR="00057A2F" w:rsidRDefault="00057A2F" w:rsidP="00057A2F"/>
    <w:p w14:paraId="31193D5C" w14:textId="77777777" w:rsidR="00AA44F2" w:rsidRDefault="00AA44F2" w:rsidP="00057A2F"/>
    <w:p w14:paraId="3053CB96" w14:textId="77777777" w:rsidR="00057A2F" w:rsidRPr="00AB0942" w:rsidRDefault="00057A2F" w:rsidP="00057A2F"/>
    <w:p w14:paraId="19B6192E" w14:textId="77777777" w:rsidR="00057A2F" w:rsidRDefault="00057A2F" w:rsidP="00057A2F">
      <w:pPr>
        <w:pStyle w:val="Heading3"/>
      </w:pPr>
      <w:bookmarkStart w:id="1755" w:name="_Toc388618416"/>
      <w:bookmarkStart w:id="1756" w:name="_Toc390091842"/>
      <w:r>
        <w:lastRenderedPageBreak/>
        <w:t>3.8.4 Delete Lecturers</w:t>
      </w:r>
      <w:bookmarkEnd w:id="1755"/>
      <w:bookmarkEnd w:id="175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917EEC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9F0AB7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EEBF1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2574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E5C8B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53134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57878A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630FE0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08EE8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D6F51B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B9F96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EA1068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Lecturers</w:t>
            </w:r>
          </w:p>
          <w:p w14:paraId="628478C1"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accounts of Lecturers</w:t>
            </w:r>
          </w:p>
          <w:p w14:paraId="0F196CC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7413A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9E5BCE"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034B98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1BDC1F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1D2CA7B" wp14:editId="7EAE98B0">
                  <wp:extent cx="4035365" cy="2781173"/>
                  <wp:effectExtent l="19050" t="0" r="3235" b="0"/>
                  <wp:docPr id="123" name="Picture 32" descr="C:\Users\melakaa\Desktop\Top Cima\admin dele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elakaa\Desktop\Top Cima\admin delete lecturer.png"/>
                          <pic:cNvPicPr>
                            <a:picLocks noChangeAspect="1" noChangeArrowheads="1"/>
                          </pic:cNvPicPr>
                        </pic:nvPicPr>
                        <pic:blipFill>
                          <a:blip r:embed="rId59"/>
                          <a:srcRect/>
                          <a:stretch>
                            <a:fillRect/>
                          </a:stretch>
                        </pic:blipFill>
                        <pic:spPr bwMode="auto">
                          <a:xfrm>
                            <a:off x="0" y="0"/>
                            <a:ext cx="4037756" cy="2782821"/>
                          </a:xfrm>
                          <a:prstGeom prst="rect">
                            <a:avLst/>
                          </a:prstGeom>
                          <a:noFill/>
                          <a:ln w="9525">
                            <a:noFill/>
                            <a:miter lim="800000"/>
                            <a:headEnd/>
                            <a:tailEnd/>
                          </a:ln>
                        </pic:spPr>
                      </pic:pic>
                    </a:graphicData>
                  </a:graphic>
                </wp:inline>
              </w:drawing>
            </w:r>
          </w:p>
          <w:p w14:paraId="47C6DF5F"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30C72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22ED3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1F276D9" w14:textId="77777777" w:rsidR="00057A2F" w:rsidRPr="005717B9" w:rsidRDefault="00057A2F" w:rsidP="00E17C5A">
            <w:pPr>
              <w:autoSpaceDE w:val="0"/>
              <w:autoSpaceDN w:val="0"/>
              <w:adjustRightInd w:val="0"/>
              <w:spacing w:after="0" w:line="240" w:lineRule="auto"/>
              <w:rPr>
                <w:rFonts w:cstheme="minorHAnsi"/>
                <w:sz w:val="24"/>
                <w:szCs w:val="24"/>
              </w:rPr>
            </w:pPr>
          </w:p>
          <w:p w14:paraId="2DC63AF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8D0472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945A86F"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605B964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34A1B1A2"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 in the format of a table.</w:t>
            </w:r>
          </w:p>
          <w:p w14:paraId="3A286D64"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0B248722">
                <v:shape id="_x0000_i1031" type="#_x0000_t75" style="width:11.4pt;height:7.2pt" o:ole="">
                  <v:imagedata r:id="rId43" o:title=""/>
                </v:shape>
                <o:OLEObject Type="Embed" ProgID="PBrush" ShapeID="_x0000_i1031" DrawAspect="Content" ObjectID="_1645611265" r:id="rId60"/>
              </w:object>
            </w:r>
            <w:r>
              <w:t xml:space="preserve">) </w:t>
            </w:r>
            <w:r w:rsidRPr="00C96B02">
              <w:rPr>
                <w:sz w:val="24"/>
                <w:szCs w:val="24"/>
              </w:rPr>
              <w:t xml:space="preserve">on the </w:t>
            </w:r>
            <w:r>
              <w:rPr>
                <w:sz w:val="24"/>
                <w:szCs w:val="24"/>
              </w:rPr>
              <w:t>“Actions” column</w:t>
            </w:r>
          </w:p>
          <w:p w14:paraId="3BF9717E"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Lecturer?”</w:t>
            </w:r>
          </w:p>
          <w:p w14:paraId="6B83B248"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Lecturers’ account will be deleted.</w:t>
            </w:r>
          </w:p>
          <w:p w14:paraId="365B673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Lecturers.</w:t>
            </w:r>
          </w:p>
          <w:p w14:paraId="6B94B5B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9BC5E9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878E1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E61D7F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AA7555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0816A9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FE3962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904018D"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FC6B58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85443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35977DE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705F8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52FD4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B21EF3F" w14:textId="77777777" w:rsidR="00057A2F" w:rsidRDefault="00057A2F" w:rsidP="00057A2F"/>
    <w:p w14:paraId="4FE41B07" w14:textId="77777777" w:rsidR="00057A2F" w:rsidRDefault="00057A2F" w:rsidP="00057A2F"/>
    <w:p w14:paraId="7CEDBEE5" w14:textId="77777777" w:rsidR="00057A2F" w:rsidRDefault="00057A2F" w:rsidP="00057A2F"/>
    <w:p w14:paraId="47C151D9" w14:textId="77777777" w:rsidR="00057A2F" w:rsidRDefault="00057A2F" w:rsidP="00057A2F"/>
    <w:p w14:paraId="5E6DD902" w14:textId="77777777" w:rsidR="00057A2F" w:rsidRDefault="00057A2F" w:rsidP="00057A2F"/>
    <w:p w14:paraId="372B0023" w14:textId="77777777" w:rsidR="00057A2F" w:rsidRDefault="00057A2F" w:rsidP="00057A2F"/>
    <w:p w14:paraId="07B11376" w14:textId="77777777" w:rsidR="00057A2F" w:rsidRDefault="00057A2F" w:rsidP="00057A2F"/>
    <w:p w14:paraId="2F445A0E" w14:textId="77777777" w:rsidR="00057A2F" w:rsidRDefault="00057A2F" w:rsidP="00057A2F"/>
    <w:p w14:paraId="6C3F89CC" w14:textId="77777777" w:rsidR="00057A2F" w:rsidRDefault="00057A2F" w:rsidP="00057A2F"/>
    <w:p w14:paraId="5C965896" w14:textId="77777777" w:rsidR="00057A2F" w:rsidRDefault="00057A2F" w:rsidP="00057A2F"/>
    <w:p w14:paraId="0ED1478A" w14:textId="77777777" w:rsidR="00057A2F" w:rsidRDefault="00057A2F" w:rsidP="00057A2F"/>
    <w:p w14:paraId="0DB232D5" w14:textId="77777777" w:rsidR="00057A2F" w:rsidRDefault="00057A2F" w:rsidP="00057A2F"/>
    <w:p w14:paraId="0854C39D" w14:textId="77777777" w:rsidR="00057A2F" w:rsidRDefault="00057A2F" w:rsidP="00057A2F"/>
    <w:p w14:paraId="36E11449" w14:textId="77777777" w:rsidR="00057A2F" w:rsidRDefault="00057A2F" w:rsidP="00057A2F"/>
    <w:p w14:paraId="73D3FB79" w14:textId="77777777" w:rsidR="00057A2F" w:rsidRDefault="00057A2F" w:rsidP="00057A2F"/>
    <w:p w14:paraId="266351B0" w14:textId="77777777" w:rsidR="00057A2F" w:rsidRDefault="00057A2F" w:rsidP="00057A2F"/>
    <w:p w14:paraId="4B4182D0" w14:textId="77777777" w:rsidR="00057A2F" w:rsidRDefault="00057A2F" w:rsidP="00057A2F"/>
    <w:p w14:paraId="2B44300B" w14:textId="77777777" w:rsidR="00057A2F" w:rsidRDefault="00057A2F" w:rsidP="00057A2F"/>
    <w:p w14:paraId="71F3DE99" w14:textId="77777777" w:rsidR="00057A2F" w:rsidRDefault="00057A2F" w:rsidP="00057A2F"/>
    <w:p w14:paraId="33AF9429" w14:textId="77777777" w:rsidR="00057A2F" w:rsidRDefault="00057A2F" w:rsidP="00057A2F"/>
    <w:p w14:paraId="71D3B70B" w14:textId="77777777" w:rsidR="00057A2F" w:rsidRDefault="00057A2F" w:rsidP="00057A2F"/>
    <w:p w14:paraId="62220C24" w14:textId="77777777" w:rsidR="00057A2F" w:rsidRDefault="00057A2F" w:rsidP="00057A2F">
      <w:pPr>
        <w:pStyle w:val="Heading3"/>
      </w:pPr>
      <w:bookmarkStart w:id="1757" w:name="_Toc388618417"/>
      <w:bookmarkStart w:id="1758" w:name="_Toc390091843"/>
      <w:r>
        <w:lastRenderedPageBreak/>
        <w:t>3.8.5 Manage Lecturers</w:t>
      </w:r>
      <w:bookmarkEnd w:id="1757"/>
      <w:bookmarkEnd w:id="1758"/>
    </w:p>
    <w:p w14:paraId="4F38B7B0"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570548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EBC96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999846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179280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00263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A650A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DC937F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166CA2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F662C9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96626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75740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3F1BE8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Lecturers</w:t>
            </w:r>
          </w:p>
          <w:p w14:paraId="2C266C60"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Lecturers in one format in a table, where the admin can search each field</w:t>
            </w:r>
          </w:p>
          <w:p w14:paraId="59186EF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861C1F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F1A9C5"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80AD4D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2931F4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360EC1C" wp14:editId="084EAFF6">
                  <wp:extent cx="4052618" cy="2793064"/>
                  <wp:effectExtent l="19050" t="0" r="5032" b="0"/>
                  <wp:docPr id="124" name="Picture 33" descr="C:\Users\melakaa\Desktop\Top Cima\admin manag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admin manage lecturer.png"/>
                          <pic:cNvPicPr>
                            <a:picLocks noChangeAspect="1" noChangeArrowheads="1"/>
                          </pic:cNvPicPr>
                        </pic:nvPicPr>
                        <pic:blipFill>
                          <a:blip r:embed="rId59"/>
                          <a:srcRect/>
                          <a:stretch>
                            <a:fillRect/>
                          </a:stretch>
                        </pic:blipFill>
                        <pic:spPr bwMode="auto">
                          <a:xfrm>
                            <a:off x="0" y="0"/>
                            <a:ext cx="4055019" cy="2794719"/>
                          </a:xfrm>
                          <a:prstGeom prst="rect">
                            <a:avLst/>
                          </a:prstGeom>
                          <a:noFill/>
                          <a:ln w="9525">
                            <a:noFill/>
                            <a:miter lim="800000"/>
                            <a:headEnd/>
                            <a:tailEnd/>
                          </a:ln>
                        </pic:spPr>
                      </pic:pic>
                    </a:graphicData>
                  </a:graphic>
                </wp:inline>
              </w:drawing>
            </w:r>
          </w:p>
          <w:p w14:paraId="1123E054"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1474E2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5B1D9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789E851" w14:textId="77777777" w:rsidR="00057A2F" w:rsidRPr="005717B9" w:rsidRDefault="00057A2F" w:rsidP="00E17C5A">
            <w:pPr>
              <w:autoSpaceDE w:val="0"/>
              <w:autoSpaceDN w:val="0"/>
              <w:adjustRightInd w:val="0"/>
              <w:spacing w:after="0" w:line="240" w:lineRule="auto"/>
              <w:rPr>
                <w:rFonts w:cstheme="minorHAnsi"/>
                <w:sz w:val="24"/>
                <w:szCs w:val="24"/>
              </w:rPr>
            </w:pPr>
          </w:p>
          <w:p w14:paraId="10A23E7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B427F2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1147F3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0A61337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4E00A8A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0A5247F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Lecturers from here.</w:t>
            </w:r>
          </w:p>
          <w:p w14:paraId="119FFA0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32E00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8D50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35C22D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0B225FD"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D68537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657067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73A02EBD"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6B6EF0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CC46D4" w14:textId="77777777"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delete/suspend/view/edit the Student Accounts</w:t>
            </w:r>
            <w:r w:rsidR="00641B2E">
              <w:rPr>
                <w:rFonts w:cstheme="minorHAnsi"/>
                <w:bCs/>
                <w:sz w:val="24"/>
                <w:szCs w:val="24"/>
              </w:rPr>
              <w:t xml:space="preserve">. </w:t>
            </w:r>
            <w:r w:rsidR="00641B2E" w:rsidRPr="00641B2E">
              <w:rPr>
                <w:rFonts w:cstheme="minorHAnsi"/>
                <w:b/>
                <w:bCs/>
                <w:color w:val="FF0000"/>
                <w:sz w:val="24"/>
                <w:szCs w:val="24"/>
              </w:rPr>
              <w:t>We will need the facility to see what work done by the lecturer such as what papers were uploaded and marked as in phase 2 lecturers will mark papers online as well</w:t>
            </w:r>
          </w:p>
          <w:p w14:paraId="15C619F8" w14:textId="77777777" w:rsidR="001979AC" w:rsidRPr="001979AC" w:rsidRDefault="001979AC" w:rsidP="00E17C5A">
            <w:pPr>
              <w:autoSpaceDE w:val="0"/>
              <w:autoSpaceDN w:val="0"/>
              <w:adjustRightInd w:val="0"/>
              <w:spacing w:after="0" w:line="240" w:lineRule="auto"/>
              <w:rPr>
                <w:rFonts w:cstheme="minorHAnsi"/>
                <w:b/>
                <w:bCs/>
                <w:color w:val="76923C" w:themeColor="accent3" w:themeShade="BF"/>
                <w:sz w:val="24"/>
                <w:szCs w:val="24"/>
              </w:rPr>
            </w:pPr>
          </w:p>
          <w:p w14:paraId="6BDF08BF" w14:textId="77777777" w:rsidR="00F1374D" w:rsidRDefault="00F1374D" w:rsidP="00E17C5A">
            <w:pPr>
              <w:autoSpaceDE w:val="0"/>
              <w:autoSpaceDN w:val="0"/>
              <w:adjustRightInd w:val="0"/>
              <w:spacing w:after="0" w:line="240" w:lineRule="auto"/>
              <w:rPr>
                <w:rFonts w:cstheme="minorHAnsi"/>
                <w:b/>
                <w:bCs/>
                <w:color w:val="76923C" w:themeColor="accent3" w:themeShade="BF"/>
                <w:sz w:val="24"/>
                <w:szCs w:val="24"/>
              </w:rPr>
            </w:pPr>
          </w:p>
          <w:p w14:paraId="665F766E" w14:textId="77777777" w:rsidR="00F1374D" w:rsidRPr="00406AE9" w:rsidRDefault="00F1374D" w:rsidP="00E17C5A">
            <w:pPr>
              <w:autoSpaceDE w:val="0"/>
              <w:autoSpaceDN w:val="0"/>
              <w:adjustRightInd w:val="0"/>
              <w:spacing w:after="0" w:line="240" w:lineRule="auto"/>
              <w:rPr>
                <w:rFonts w:cstheme="minorHAnsi"/>
                <w:bCs/>
                <w:color w:val="548DD4" w:themeColor="text2" w:themeTint="99"/>
                <w:sz w:val="24"/>
                <w:szCs w:val="24"/>
              </w:rPr>
            </w:pPr>
            <w:r w:rsidRPr="00406AE9">
              <w:rPr>
                <w:rFonts w:cstheme="minorHAnsi"/>
                <w:b/>
                <w:bCs/>
                <w:color w:val="548DD4" w:themeColor="text2" w:themeTint="99"/>
                <w:sz w:val="24"/>
                <w:szCs w:val="24"/>
              </w:rPr>
              <w:t>As discussed, we will achieve this using admin management by the super admin.</w:t>
            </w:r>
          </w:p>
          <w:p w14:paraId="774F3B4A"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35A284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15608B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FD7A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C9A38D8" w14:textId="77777777" w:rsidR="00057A2F" w:rsidRDefault="00057A2F" w:rsidP="00057A2F"/>
    <w:p w14:paraId="13836574" w14:textId="77777777" w:rsidR="00057A2F" w:rsidRDefault="00057A2F" w:rsidP="00057A2F"/>
    <w:p w14:paraId="32D7C259" w14:textId="77777777" w:rsidR="00057A2F" w:rsidRDefault="00057A2F" w:rsidP="00057A2F"/>
    <w:p w14:paraId="1A479472" w14:textId="77777777" w:rsidR="00057A2F" w:rsidRDefault="00057A2F" w:rsidP="00057A2F"/>
    <w:p w14:paraId="47169129" w14:textId="77777777" w:rsidR="00057A2F" w:rsidRDefault="00057A2F" w:rsidP="00057A2F"/>
    <w:p w14:paraId="47CBB121" w14:textId="77777777" w:rsidR="00057A2F" w:rsidRDefault="00057A2F" w:rsidP="00057A2F"/>
    <w:p w14:paraId="6C5713A8" w14:textId="77777777" w:rsidR="00057A2F" w:rsidRDefault="00057A2F" w:rsidP="00057A2F"/>
    <w:p w14:paraId="6399F79C" w14:textId="77777777" w:rsidR="00057A2F" w:rsidRDefault="00057A2F" w:rsidP="00057A2F"/>
    <w:p w14:paraId="24BD04F3" w14:textId="77777777" w:rsidR="00057A2F" w:rsidRDefault="00057A2F" w:rsidP="00057A2F"/>
    <w:p w14:paraId="027399A0" w14:textId="77777777" w:rsidR="00057A2F" w:rsidRDefault="00057A2F" w:rsidP="00057A2F"/>
    <w:p w14:paraId="27D93D35" w14:textId="77777777" w:rsidR="00057A2F" w:rsidRDefault="00057A2F" w:rsidP="00057A2F"/>
    <w:p w14:paraId="540DE8EE" w14:textId="77777777" w:rsidR="00057A2F" w:rsidRDefault="00057A2F" w:rsidP="00057A2F"/>
    <w:p w14:paraId="34ADD8AA" w14:textId="77777777" w:rsidR="00057A2F" w:rsidRDefault="00057A2F" w:rsidP="00057A2F"/>
    <w:p w14:paraId="0C5DC24F" w14:textId="77777777" w:rsidR="00057A2F" w:rsidRDefault="00057A2F" w:rsidP="00057A2F"/>
    <w:p w14:paraId="03F40E4B" w14:textId="77777777" w:rsidR="00057A2F" w:rsidRDefault="00057A2F" w:rsidP="00057A2F"/>
    <w:p w14:paraId="44D5128F" w14:textId="77777777" w:rsidR="00057A2F" w:rsidRDefault="00057A2F" w:rsidP="00057A2F"/>
    <w:p w14:paraId="3D35E472" w14:textId="77777777" w:rsidR="00057A2F" w:rsidRDefault="00057A2F" w:rsidP="00057A2F"/>
    <w:p w14:paraId="5789C3DA" w14:textId="77777777" w:rsidR="00057A2F" w:rsidRDefault="00057A2F" w:rsidP="00057A2F"/>
    <w:p w14:paraId="5B2B6540" w14:textId="77777777" w:rsidR="00057A2F" w:rsidRDefault="00057A2F" w:rsidP="00057A2F">
      <w:pPr>
        <w:pStyle w:val="Heading3"/>
      </w:pPr>
      <w:bookmarkStart w:id="1759" w:name="_Toc388618418"/>
      <w:bookmarkStart w:id="1760" w:name="_Toc390091844"/>
      <w:r>
        <w:t>3.8.6 View Individual Lecturers</w:t>
      </w:r>
      <w:bookmarkEnd w:id="1759"/>
      <w:bookmarkEnd w:id="176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D7BA81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AD8270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15E557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0298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DA98B6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C56EAD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7B0BB6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BED96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4BAA74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FEE88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12C32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4D65DE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Lecturers</w:t>
            </w:r>
          </w:p>
          <w:p w14:paraId="0EDC53F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Lecturer in detail</w:t>
            </w:r>
          </w:p>
          <w:p w14:paraId="358EBCD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293D65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FF0EA6"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FE1C50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351804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DC13646" wp14:editId="084C0755">
                  <wp:extent cx="3724814" cy="2653781"/>
                  <wp:effectExtent l="19050" t="0" r="8986" b="0"/>
                  <wp:docPr id="125" name="Picture 35" descr="C:\Users\melakaa\Desktop\Top Cima\admin view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admin view lecturer.png"/>
                          <pic:cNvPicPr>
                            <a:picLocks noChangeAspect="1" noChangeArrowheads="1"/>
                          </pic:cNvPicPr>
                        </pic:nvPicPr>
                        <pic:blipFill>
                          <a:blip r:embed="rId61"/>
                          <a:srcRect/>
                          <a:stretch>
                            <a:fillRect/>
                          </a:stretch>
                        </pic:blipFill>
                        <pic:spPr bwMode="auto">
                          <a:xfrm>
                            <a:off x="0" y="0"/>
                            <a:ext cx="3725993" cy="2654621"/>
                          </a:xfrm>
                          <a:prstGeom prst="rect">
                            <a:avLst/>
                          </a:prstGeom>
                          <a:noFill/>
                          <a:ln w="9525">
                            <a:noFill/>
                            <a:miter lim="800000"/>
                            <a:headEnd/>
                            <a:tailEnd/>
                          </a:ln>
                        </pic:spPr>
                      </pic:pic>
                    </a:graphicData>
                  </a:graphic>
                </wp:inline>
              </w:drawing>
            </w:r>
          </w:p>
          <w:p w14:paraId="58B2131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3F3A6B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919D4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94C251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938550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121B2D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14:paraId="44D6099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14:paraId="623BB861"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14:paraId="281D541B"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67C1EA92">
                <v:shape id="_x0000_i1032" type="#_x0000_t75" style="width:10.2pt;height:12.6pt" o:ole="">
                  <v:imagedata r:id="rId53" o:title=""/>
                </v:shape>
                <o:OLEObject Type="Embed" ProgID="PBrush" ShapeID="_x0000_i1032" DrawAspect="Content" ObjectID="_1645611266" r:id="rId62"/>
              </w:object>
            </w:r>
            <w:r>
              <w:t xml:space="preserve">) </w:t>
            </w:r>
            <w:r w:rsidRPr="00C96B02">
              <w:rPr>
                <w:sz w:val="24"/>
                <w:szCs w:val="24"/>
              </w:rPr>
              <w:t xml:space="preserve">on the </w:t>
            </w:r>
            <w:r>
              <w:rPr>
                <w:sz w:val="24"/>
                <w:szCs w:val="24"/>
              </w:rPr>
              <w:t>“Actions” column</w:t>
            </w:r>
          </w:p>
          <w:p w14:paraId="083054BF"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Lecturer in detail (First and Last names. E-mail, phone number, Course, Level and Exam Title will be shown)</w:t>
            </w:r>
          </w:p>
          <w:p w14:paraId="412FDB0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492A21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4F934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8D1A146"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D24C0C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604CE5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16D9C7B"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518D43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F0B420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61313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3A9AAD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lastRenderedPageBreak/>
              <w:t>Alternatives:</w:t>
            </w:r>
          </w:p>
        </w:tc>
      </w:tr>
      <w:tr w:rsidR="00057A2F" w:rsidRPr="005717B9" w14:paraId="3B9E46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F218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lastRenderedPageBreak/>
              <w:t>Acceptance Criteria:</w:t>
            </w:r>
          </w:p>
        </w:tc>
      </w:tr>
    </w:tbl>
    <w:p w14:paraId="420D748A" w14:textId="77777777" w:rsidR="00057A2F" w:rsidRDefault="00057A2F" w:rsidP="00057A2F"/>
    <w:p w14:paraId="193CB9D6" w14:textId="77777777" w:rsidR="00057A2F" w:rsidRDefault="00057A2F" w:rsidP="00057A2F"/>
    <w:p w14:paraId="49B20934" w14:textId="77777777" w:rsidR="00057A2F" w:rsidRDefault="00057A2F" w:rsidP="00057A2F"/>
    <w:p w14:paraId="4E17EE26" w14:textId="77777777" w:rsidR="00057A2F" w:rsidRDefault="00057A2F" w:rsidP="00057A2F"/>
    <w:p w14:paraId="071814FB" w14:textId="77777777" w:rsidR="00057A2F" w:rsidRDefault="00057A2F" w:rsidP="00057A2F"/>
    <w:p w14:paraId="41E9873F" w14:textId="77777777" w:rsidR="00057A2F" w:rsidRDefault="00057A2F" w:rsidP="00057A2F"/>
    <w:p w14:paraId="36F66037" w14:textId="77777777" w:rsidR="00057A2F" w:rsidRDefault="00057A2F" w:rsidP="00057A2F"/>
    <w:p w14:paraId="24D60023" w14:textId="77777777" w:rsidR="00057A2F" w:rsidRDefault="00057A2F" w:rsidP="00057A2F"/>
    <w:p w14:paraId="40D0169B" w14:textId="77777777" w:rsidR="00057A2F" w:rsidRDefault="00057A2F" w:rsidP="00057A2F"/>
    <w:p w14:paraId="0A0014A0" w14:textId="77777777" w:rsidR="00057A2F" w:rsidRDefault="00057A2F" w:rsidP="00057A2F"/>
    <w:p w14:paraId="4023E936" w14:textId="77777777" w:rsidR="00057A2F" w:rsidRDefault="00057A2F" w:rsidP="00057A2F"/>
    <w:p w14:paraId="3CB6811A" w14:textId="77777777" w:rsidR="00057A2F" w:rsidRDefault="00057A2F" w:rsidP="00057A2F"/>
    <w:p w14:paraId="40839D09" w14:textId="77777777" w:rsidR="00057A2F" w:rsidRDefault="00057A2F" w:rsidP="00057A2F"/>
    <w:p w14:paraId="142C2CE7" w14:textId="77777777" w:rsidR="00057A2F" w:rsidRDefault="00057A2F" w:rsidP="00057A2F"/>
    <w:p w14:paraId="7DC34A18" w14:textId="77777777" w:rsidR="00057A2F" w:rsidRDefault="00057A2F" w:rsidP="00057A2F"/>
    <w:p w14:paraId="47FE730E" w14:textId="77777777" w:rsidR="00057A2F" w:rsidRDefault="00057A2F" w:rsidP="00057A2F"/>
    <w:p w14:paraId="0790AF24" w14:textId="77777777" w:rsidR="00057A2F" w:rsidRDefault="00057A2F" w:rsidP="00057A2F"/>
    <w:p w14:paraId="549B9D64" w14:textId="77777777" w:rsidR="00057A2F" w:rsidRDefault="00057A2F" w:rsidP="00057A2F"/>
    <w:p w14:paraId="70F1F0B3" w14:textId="77777777" w:rsidR="00057A2F" w:rsidRDefault="00057A2F" w:rsidP="00057A2F"/>
    <w:p w14:paraId="0CABE809" w14:textId="77777777" w:rsidR="00057A2F" w:rsidRDefault="00057A2F" w:rsidP="00057A2F"/>
    <w:p w14:paraId="39F14F0D" w14:textId="77777777" w:rsidR="00755DDF" w:rsidRDefault="00755DDF" w:rsidP="00057A2F"/>
    <w:p w14:paraId="79727EE2" w14:textId="77777777" w:rsidR="00057A2F" w:rsidRDefault="00057A2F" w:rsidP="00057A2F"/>
    <w:p w14:paraId="387AAA26" w14:textId="77777777" w:rsidR="00057A2F" w:rsidRDefault="00057A2F" w:rsidP="00057A2F"/>
    <w:p w14:paraId="54DE4BFF" w14:textId="77777777" w:rsidR="00057A2F" w:rsidRDefault="00057A2F">
      <w:pPr>
        <w:pStyle w:val="Heading2"/>
        <w:spacing w:line="480" w:lineRule="auto"/>
        <w:pPrChange w:id="1761" w:author="EKANAYAKA JEHAN CRISTIAN MAHEESHA WIJESINGJHE" w:date="2014-06-11T13:50:00Z">
          <w:pPr>
            <w:pStyle w:val="Heading2"/>
          </w:pPr>
        </w:pPrChange>
      </w:pPr>
      <w:bookmarkStart w:id="1762" w:name="_Toc388618419"/>
      <w:bookmarkStart w:id="1763" w:name="_Toc390091845"/>
      <w:r>
        <w:lastRenderedPageBreak/>
        <w:t>3.9 Result Management (admin)</w:t>
      </w:r>
      <w:bookmarkEnd w:id="1762"/>
      <w:bookmarkEnd w:id="1763"/>
    </w:p>
    <w:p w14:paraId="6F164775" w14:textId="77777777" w:rsidR="00057A2F" w:rsidRDefault="00057A2F" w:rsidP="00057A2F">
      <w:pPr>
        <w:pStyle w:val="Heading3"/>
      </w:pPr>
      <w:bookmarkStart w:id="1764" w:name="_Toc388618420"/>
      <w:bookmarkStart w:id="1765" w:name="_Toc390091846"/>
      <w:r>
        <w:t>3.9.1 View Exam Results of Each Student</w:t>
      </w:r>
      <w:bookmarkEnd w:id="1764"/>
      <w:bookmarkEnd w:id="17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CEA720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4C03AD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D9DC37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85F73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0D1ACB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6DB7A2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922C94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24548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1CC63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800CF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91640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2B6CD8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Student</w:t>
            </w:r>
          </w:p>
          <w:p w14:paraId="39F6EF2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Student by studying his past performances.</w:t>
            </w:r>
          </w:p>
          <w:p w14:paraId="5142BAB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3C4547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347BD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280371B"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BCEE9A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550C0B4" wp14:editId="55FD6ED0">
                  <wp:extent cx="4315444" cy="4778600"/>
                  <wp:effectExtent l="19050" t="0" r="8906" b="0"/>
                  <wp:docPr id="126" name="Picture 10" descr="C:\Users\melakaa\Desktop\Top Cima\admin view results per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view results per student.png"/>
                          <pic:cNvPicPr>
                            <a:picLocks noChangeAspect="1" noChangeArrowheads="1"/>
                          </pic:cNvPicPr>
                        </pic:nvPicPr>
                        <pic:blipFill>
                          <a:blip r:embed="rId63"/>
                          <a:srcRect/>
                          <a:stretch>
                            <a:fillRect/>
                          </a:stretch>
                        </pic:blipFill>
                        <pic:spPr bwMode="auto">
                          <a:xfrm>
                            <a:off x="0" y="0"/>
                            <a:ext cx="4315244" cy="4778378"/>
                          </a:xfrm>
                          <a:prstGeom prst="rect">
                            <a:avLst/>
                          </a:prstGeom>
                          <a:noFill/>
                          <a:ln w="9525">
                            <a:noFill/>
                            <a:miter lim="800000"/>
                            <a:headEnd/>
                            <a:tailEnd/>
                          </a:ln>
                        </pic:spPr>
                      </pic:pic>
                    </a:graphicData>
                  </a:graphic>
                </wp:inline>
              </w:drawing>
            </w:r>
          </w:p>
          <w:p w14:paraId="6BE60274"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We need to see question paper wise marks first, as each student can do m</w:t>
            </w:r>
            <w:r w:rsidR="00113A7B">
              <w:rPr>
                <w:rFonts w:cstheme="minorHAnsi"/>
                <w:b/>
                <w:color w:val="FF0000"/>
                <w:sz w:val="24"/>
                <w:szCs w:val="24"/>
              </w:rPr>
              <w:t>any different papers for the sa</w:t>
            </w:r>
            <w:r w:rsidRPr="00641B2E">
              <w:rPr>
                <w:rFonts w:cstheme="minorHAnsi"/>
                <w:b/>
                <w:color w:val="FF0000"/>
                <w:sz w:val="24"/>
                <w:szCs w:val="24"/>
              </w:rPr>
              <w:t>m</w:t>
            </w:r>
            <w:r w:rsidR="00113A7B">
              <w:rPr>
                <w:rFonts w:cstheme="minorHAnsi"/>
                <w:b/>
                <w:color w:val="FF0000"/>
                <w:sz w:val="24"/>
                <w:szCs w:val="24"/>
              </w:rPr>
              <w:t>e</w:t>
            </w:r>
            <w:r w:rsidRPr="00641B2E">
              <w:rPr>
                <w:rFonts w:cstheme="minorHAnsi"/>
                <w:b/>
                <w:color w:val="FF0000"/>
                <w:sz w:val="24"/>
                <w:szCs w:val="24"/>
              </w:rPr>
              <w:t xml:space="preserve"> subject</w:t>
            </w:r>
            <w:r w:rsidR="00CB5AEC">
              <w:rPr>
                <w:rFonts w:cstheme="minorHAnsi"/>
                <w:b/>
                <w:color w:val="FF0000"/>
                <w:sz w:val="24"/>
                <w:szCs w:val="24"/>
              </w:rPr>
              <w:t xml:space="preserve">. </w:t>
            </w:r>
          </w:p>
          <w:p w14:paraId="71F92016" w14:textId="77777777" w:rsidR="00CB5AEC" w:rsidRDefault="00CB5AEC" w:rsidP="00E17C5A">
            <w:pPr>
              <w:autoSpaceDE w:val="0"/>
              <w:autoSpaceDN w:val="0"/>
              <w:adjustRightInd w:val="0"/>
              <w:spacing w:after="0" w:line="240" w:lineRule="auto"/>
              <w:rPr>
                <w:rFonts w:cstheme="minorHAnsi"/>
                <w:b/>
                <w:color w:val="FF0000"/>
                <w:sz w:val="24"/>
                <w:szCs w:val="24"/>
              </w:rPr>
            </w:pPr>
          </w:p>
          <w:p w14:paraId="7D50E73F" w14:textId="77777777" w:rsidR="00CB5AEC" w:rsidRPr="00406AE9" w:rsidRDefault="00113A7B" w:rsidP="00E17C5A">
            <w:pPr>
              <w:autoSpaceDE w:val="0"/>
              <w:autoSpaceDN w:val="0"/>
              <w:adjustRightInd w:val="0"/>
              <w:spacing w:after="0" w:line="240" w:lineRule="auto"/>
              <w:rPr>
                <w:rFonts w:cstheme="minorHAnsi"/>
                <w:b/>
                <w:color w:val="548DD4" w:themeColor="text2" w:themeTint="99"/>
                <w:sz w:val="24"/>
                <w:szCs w:val="24"/>
              </w:rPr>
            </w:pPr>
            <w:r w:rsidRPr="00406AE9">
              <w:rPr>
                <w:rFonts w:cstheme="minorHAnsi"/>
                <w:b/>
                <w:color w:val="548DD4" w:themeColor="text2" w:themeTint="99"/>
                <w:sz w:val="24"/>
                <w:szCs w:val="24"/>
              </w:rPr>
              <w:t>The advanced reports will be exported to excel.</w:t>
            </w:r>
          </w:p>
        </w:tc>
      </w:tr>
      <w:tr w:rsidR="00057A2F" w:rsidRPr="005717B9" w14:paraId="27CECE5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E87D4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B1B84F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9C8754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6A473F0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4A4A493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Student” Link</w:t>
            </w:r>
          </w:p>
          <w:p w14:paraId="1EE769A5"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select the Student ID of the Student whose results are to be viewed, from the drop down menu</w:t>
            </w:r>
          </w:p>
          <w:p w14:paraId="2ECCAE4B" w14:textId="77777777" w:rsidR="00057A2F" w:rsidRPr="001B2758" w:rsidRDefault="00057A2F" w:rsidP="001B2758">
            <w:pPr>
              <w:pStyle w:val="ListParagraph"/>
              <w:numPr>
                <w:ilvl w:val="0"/>
                <w:numId w:val="10"/>
              </w:numPr>
              <w:autoSpaceDE w:val="0"/>
              <w:autoSpaceDN w:val="0"/>
              <w:adjustRightInd w:val="0"/>
              <w:spacing w:after="0" w:line="240" w:lineRule="auto"/>
              <w:rPr>
                <w:rFonts w:cstheme="minorHAnsi"/>
                <w:b/>
                <w:color w:val="FF0000"/>
                <w:sz w:val="24"/>
                <w:szCs w:val="24"/>
              </w:rPr>
            </w:pPr>
            <w:r>
              <w:rPr>
                <w:rFonts w:cstheme="minorHAnsi"/>
                <w:color w:val="00000A"/>
                <w:sz w:val="24"/>
                <w:szCs w:val="24"/>
              </w:rPr>
              <w:t>Admin will select the course from the drop down box next to “Course”</w:t>
            </w:r>
            <w:r w:rsidR="001B2758" w:rsidRPr="0031159B">
              <w:rPr>
                <w:rFonts w:cstheme="minorHAnsi"/>
                <w:b/>
                <w:color w:val="FF0000"/>
                <w:sz w:val="24"/>
                <w:szCs w:val="24"/>
              </w:rPr>
              <w:t xml:space="preserve">(letting </w:t>
            </w:r>
            <w:r w:rsidR="001B2758" w:rsidRPr="001B2758">
              <w:rPr>
                <w:rFonts w:cstheme="minorHAnsi"/>
                <w:b/>
                <w:color w:val="FF0000"/>
                <w:sz w:val="24"/>
                <w:szCs w:val="24"/>
              </w:rPr>
              <w:t>admin type with an auto complete facility would be more convenient)</w:t>
            </w:r>
            <w:r w:rsidR="000D51E6">
              <w:rPr>
                <w:rFonts w:cstheme="minorHAnsi"/>
                <w:b/>
                <w:color w:val="76923C" w:themeColor="accent3" w:themeShade="BF"/>
                <w:sz w:val="24"/>
                <w:szCs w:val="24"/>
              </w:rPr>
              <w:t xml:space="preserve"> .</w:t>
            </w:r>
            <w:r w:rsidR="00406AE9" w:rsidRPr="00406AE9">
              <w:rPr>
                <w:rFonts w:cstheme="minorHAnsi"/>
                <w:b/>
                <w:color w:val="548DD4" w:themeColor="text2" w:themeTint="99"/>
                <w:sz w:val="24"/>
                <w:szCs w:val="24"/>
              </w:rPr>
              <w:t>This will be accommodated</w:t>
            </w:r>
          </w:p>
          <w:p w14:paraId="7D47346E"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2FB36137"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 next to “Exam”.</w:t>
            </w:r>
          </w:p>
          <w:p w14:paraId="0FA53B33"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summary table with the number of correct answers that the student got for each subject area.</w:t>
            </w:r>
          </w:p>
          <w:p w14:paraId="50DCBA3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exam breakdown contain each question, its study area, the time taken to complete it and the result.</w:t>
            </w:r>
          </w:p>
          <w:p w14:paraId="3EDFB92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67FFB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CF53F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3D4516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3443BEF"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BBBECE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37D4DA4"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9185BA1"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0AEB1D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D365A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6EEB67D"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When the student ID is chosen, the courses that the student takes will be loaded into the courses drop down.</w:t>
            </w:r>
          </w:p>
          <w:p w14:paraId="3EDBD3EB"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125DB79D"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exams belonging to that level are loaded into the </w:t>
            </w:r>
            <w:r>
              <w:rPr>
                <w:rFonts w:cstheme="minorHAnsi"/>
                <w:color w:val="00000A"/>
                <w:sz w:val="24"/>
                <w:szCs w:val="24"/>
              </w:rPr>
              <w:t>exams drop down.</w:t>
            </w:r>
          </w:p>
          <w:p w14:paraId="3059C253"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exam is chosen, the details regarding the students performance in that exam is displayed.</w:t>
            </w:r>
          </w:p>
          <w:p w14:paraId="7E80BE25"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p>
          <w:p w14:paraId="2C0B830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00DE44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E90FB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FFB8C74" w14:textId="77777777" w:rsidR="00057A2F" w:rsidRDefault="00057A2F" w:rsidP="00057A2F"/>
    <w:p w14:paraId="60480001" w14:textId="77777777" w:rsidR="00057A2F" w:rsidRDefault="00057A2F" w:rsidP="00057A2F"/>
    <w:p w14:paraId="453500E0" w14:textId="77777777" w:rsidR="00267284" w:rsidRDefault="00267284" w:rsidP="00057A2F">
      <w:pPr>
        <w:pStyle w:val="Heading3"/>
        <w:rPr>
          <w:rFonts w:cstheme="minorBidi"/>
          <w:b w:val="0"/>
          <w:bCs w:val="0"/>
          <w:color w:val="auto"/>
          <w:sz w:val="22"/>
          <w:szCs w:val="22"/>
        </w:rPr>
      </w:pPr>
      <w:bookmarkStart w:id="1766" w:name="_Toc388618421"/>
    </w:p>
    <w:p w14:paraId="1D6F7B67" w14:textId="77777777" w:rsidR="00267284" w:rsidRDefault="00267284" w:rsidP="00057A2F">
      <w:pPr>
        <w:pStyle w:val="Heading3"/>
        <w:rPr>
          <w:rFonts w:cstheme="minorBidi"/>
          <w:b w:val="0"/>
          <w:bCs w:val="0"/>
          <w:color w:val="auto"/>
          <w:sz w:val="22"/>
          <w:szCs w:val="22"/>
        </w:rPr>
      </w:pPr>
    </w:p>
    <w:p w14:paraId="58DDD2B7" w14:textId="77777777" w:rsidR="00A144A6" w:rsidRDefault="00A144A6" w:rsidP="00A144A6"/>
    <w:p w14:paraId="50E9AE71" w14:textId="77777777" w:rsidR="00A144A6" w:rsidRPr="00A144A6" w:rsidRDefault="00A144A6" w:rsidP="00A144A6"/>
    <w:p w14:paraId="2FD5F779" w14:textId="77777777" w:rsidR="00267284" w:rsidRDefault="00267284" w:rsidP="00057A2F">
      <w:pPr>
        <w:pStyle w:val="Heading3"/>
        <w:rPr>
          <w:rFonts w:cstheme="minorBidi"/>
          <w:b w:val="0"/>
          <w:bCs w:val="0"/>
          <w:color w:val="auto"/>
          <w:sz w:val="22"/>
          <w:szCs w:val="22"/>
        </w:rPr>
      </w:pPr>
    </w:p>
    <w:p w14:paraId="3E83AF4E" w14:textId="77777777" w:rsidR="00267284" w:rsidRDefault="00267284" w:rsidP="00057A2F">
      <w:pPr>
        <w:pStyle w:val="Heading3"/>
        <w:rPr>
          <w:rFonts w:cstheme="minorBidi"/>
          <w:b w:val="0"/>
          <w:bCs w:val="0"/>
          <w:color w:val="auto"/>
          <w:sz w:val="22"/>
          <w:szCs w:val="22"/>
        </w:rPr>
      </w:pPr>
    </w:p>
    <w:p w14:paraId="5CE90EB6" w14:textId="77777777" w:rsidR="00057A2F" w:rsidRDefault="00057A2F" w:rsidP="00057A2F">
      <w:pPr>
        <w:pStyle w:val="Heading3"/>
      </w:pPr>
      <w:bookmarkStart w:id="1767" w:name="_Toc390091847"/>
      <w:r>
        <w:t>3.9.2 View Exam results of each Exam</w:t>
      </w:r>
      <w:bookmarkEnd w:id="1766"/>
      <w:bookmarkEnd w:id="1767"/>
    </w:p>
    <w:p w14:paraId="73E651FA" w14:textId="77777777" w:rsidR="00057A2F" w:rsidRPr="003B62C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A4BEAB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E3D9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147E58"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US_051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A3FDD3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F1692D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00D539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FC064E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D7877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17FD2A2"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New</w:t>
            </w:r>
          </w:p>
        </w:tc>
      </w:tr>
      <w:tr w:rsidR="00057A2F" w:rsidRPr="005717B9" w14:paraId="5F64971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EC83EE"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As a : Admin with read/write access to the system</w:t>
            </w:r>
          </w:p>
          <w:p w14:paraId="568E2544"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I want to : view exam results of each Exam</w:t>
            </w:r>
          </w:p>
          <w:p w14:paraId="26387972" w14:textId="77777777"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So that I can : have an assessment of the exam based on overall performance across the exam.</w:t>
            </w:r>
          </w:p>
          <w:p w14:paraId="5F97D8CA" w14:textId="77777777"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14:paraId="5F3BD23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0477A4"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User Interface:</w:t>
            </w:r>
          </w:p>
          <w:p w14:paraId="136E89D9" w14:textId="77777777" w:rsidR="00057A2F" w:rsidRPr="003B62C2" w:rsidRDefault="00057A2F" w:rsidP="00E17C5A">
            <w:pPr>
              <w:autoSpaceDE w:val="0"/>
              <w:autoSpaceDN w:val="0"/>
              <w:adjustRightInd w:val="0"/>
              <w:spacing w:after="0" w:line="240" w:lineRule="auto"/>
              <w:rPr>
                <w:rFonts w:cstheme="minorHAnsi"/>
                <w:bCs/>
                <w:sz w:val="24"/>
                <w:szCs w:val="24"/>
              </w:rPr>
            </w:pPr>
          </w:p>
          <w:p w14:paraId="12AB1750" w14:textId="77777777"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sidRPr="003B62C2">
              <w:rPr>
                <w:rFonts w:cstheme="minorHAnsi"/>
                <w:bCs/>
                <w:noProof/>
                <w:sz w:val="24"/>
                <w:szCs w:val="24"/>
              </w:rPr>
              <w:drawing>
                <wp:inline distT="0" distB="0" distL="0" distR="0" wp14:anchorId="76910EF4" wp14:editId="35F7AE56">
                  <wp:extent cx="4595495" cy="3681095"/>
                  <wp:effectExtent l="19050" t="0" r="0" b="0"/>
                  <wp:docPr id="127" name="Picture 12" descr="C:\Users\melakaa\Desktop\Top Cima\admin view results per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view results per exam.png"/>
                          <pic:cNvPicPr>
                            <a:picLocks noChangeAspect="1" noChangeArrowheads="1"/>
                          </pic:cNvPicPr>
                        </pic:nvPicPr>
                        <pic:blipFill>
                          <a:blip r:embed="rId64"/>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14:paraId="48AA047F"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This is very good and we will need question wsie analysis as well</w:t>
            </w:r>
            <w:r>
              <w:rPr>
                <w:rFonts w:cstheme="minorHAnsi"/>
                <w:b/>
                <w:color w:val="FF0000"/>
                <w:sz w:val="24"/>
                <w:szCs w:val="24"/>
              </w:rPr>
              <w:t xml:space="preserve">. And above we canot say Exam as there will be many different mocks for each subject so we will need to take mock exam wise and summary of all mcok exams for each subject </w:t>
            </w:r>
          </w:p>
          <w:p w14:paraId="3D7B4AF6" w14:textId="77777777" w:rsidR="000C2E41" w:rsidRPr="000C2E41" w:rsidRDefault="000C2E41" w:rsidP="00E17C5A">
            <w:pPr>
              <w:autoSpaceDE w:val="0"/>
              <w:autoSpaceDN w:val="0"/>
              <w:adjustRightInd w:val="0"/>
              <w:spacing w:after="0" w:line="240" w:lineRule="auto"/>
              <w:rPr>
                <w:rFonts w:cstheme="minorHAnsi"/>
                <w:b/>
                <w:color w:val="76923C" w:themeColor="accent3" w:themeShade="BF"/>
                <w:sz w:val="24"/>
                <w:szCs w:val="24"/>
              </w:rPr>
            </w:pPr>
          </w:p>
          <w:p w14:paraId="3DF79C81" w14:textId="77777777" w:rsidR="000C2E41" w:rsidRPr="00406AE9" w:rsidRDefault="00406AE9" w:rsidP="00E17C5A">
            <w:pPr>
              <w:autoSpaceDE w:val="0"/>
              <w:autoSpaceDN w:val="0"/>
              <w:adjustRightInd w:val="0"/>
              <w:spacing w:after="0" w:line="240" w:lineRule="auto"/>
              <w:rPr>
                <w:rFonts w:cstheme="minorHAnsi"/>
                <w:color w:val="548DD4" w:themeColor="text2" w:themeTint="99"/>
                <w:sz w:val="24"/>
                <w:szCs w:val="24"/>
              </w:rPr>
            </w:pPr>
            <w:r w:rsidRPr="00406AE9">
              <w:rPr>
                <w:rFonts w:cstheme="minorHAnsi"/>
                <w:b/>
                <w:color w:val="548DD4" w:themeColor="text2" w:themeTint="99"/>
                <w:sz w:val="24"/>
                <w:szCs w:val="24"/>
              </w:rPr>
              <w:t xml:space="preserve">Agreed to proceed with proposed solution. </w:t>
            </w:r>
          </w:p>
        </w:tc>
      </w:tr>
      <w:tr w:rsidR="00057A2F" w:rsidRPr="005717B9" w14:paraId="420C668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FD2BAE"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Success:</w:t>
            </w:r>
          </w:p>
          <w:p w14:paraId="4F816A8E"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Admin will open the admin panel directly by typing the URL.</w:t>
            </w:r>
          </w:p>
          <w:p w14:paraId="32E1BA34"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enter the login credentials in the form that appears, and click on the “Login Button”</w:t>
            </w:r>
          </w:p>
          <w:p w14:paraId="18B136F5"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“Results” tab on the menu</w:t>
            </w:r>
          </w:p>
          <w:p w14:paraId="61961537"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“View Results Per Exam” Link</w:t>
            </w:r>
          </w:p>
          <w:p w14:paraId="55B8D25E"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lastRenderedPageBreak/>
              <w:t>Admin will select the course from the drop down box next to “Course”</w:t>
            </w:r>
          </w:p>
          <w:p w14:paraId="2E6B55DD"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level from the drop down box next to “Level”</w:t>
            </w:r>
          </w:p>
          <w:p w14:paraId="66C9C079"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Exam from the drop down next to “Exam”.</w:t>
            </w:r>
          </w:p>
          <w:p w14:paraId="64E9BCD8"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be shown a set of information about the overall performance of all the students who took the selected exam. (The details include: highest mark, lowest mark, average mark, longest time take, shortest time taken, average time taken, number of passes and number of fails)</w:t>
            </w:r>
          </w:p>
          <w:p w14:paraId="75FE90F8" w14:textId="77777777" w:rsidR="00057A2F" w:rsidRPr="003B62C2"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0DFC4D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C5A97F"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lastRenderedPageBreak/>
              <w:t>Failures:</w:t>
            </w:r>
          </w:p>
          <w:p w14:paraId="6A045B47" w14:textId="77777777" w:rsidR="00057A2F" w:rsidRPr="003B62C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3B62C2">
              <w:rPr>
                <w:rFonts w:cstheme="minorHAnsi"/>
                <w:color w:val="00000A"/>
                <w:sz w:val="24"/>
                <w:szCs w:val="24"/>
              </w:rPr>
              <w:t>Network failure.</w:t>
            </w:r>
          </w:p>
          <w:p w14:paraId="442EB398" w14:textId="77777777" w:rsidR="00057A2F" w:rsidRPr="003B62C2" w:rsidRDefault="00057A2F" w:rsidP="00E17C5A">
            <w:pPr>
              <w:pStyle w:val="ListParagraph"/>
              <w:autoSpaceDE w:val="0"/>
              <w:autoSpaceDN w:val="0"/>
              <w:adjustRightInd w:val="0"/>
              <w:spacing w:after="0" w:line="240" w:lineRule="auto"/>
              <w:rPr>
                <w:rFonts w:cstheme="minorHAnsi"/>
                <w:bCs/>
                <w:sz w:val="24"/>
                <w:szCs w:val="24"/>
              </w:rPr>
            </w:pPr>
          </w:p>
          <w:p w14:paraId="4EACB146"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Error Message:</w:t>
            </w:r>
          </w:p>
          <w:p w14:paraId="5219A937"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 “Cannot connect to the internet”.</w:t>
            </w:r>
          </w:p>
          <w:p w14:paraId="3D7D7434" w14:textId="77777777"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14:paraId="632F11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38F0654" w14:textId="77777777"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Notes:</w:t>
            </w:r>
          </w:p>
          <w:p w14:paraId="50F2B462"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When the course is chosen, the levels for that course are loaded onto the levels drop down. </w:t>
            </w:r>
          </w:p>
          <w:p w14:paraId="09FEF4CA"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level is selected, the exams belonging to that level are loaded into the exams drop down.</w:t>
            </w:r>
          </w:p>
          <w:p w14:paraId="15018D0D" w14:textId="77777777"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exam is chosen, the details regarding the overall exam performance is displayed.</w:t>
            </w:r>
          </w:p>
          <w:p w14:paraId="778CF0E1" w14:textId="77777777" w:rsidR="00057A2F" w:rsidRPr="003B62C2" w:rsidRDefault="00057A2F" w:rsidP="00E17C5A">
            <w:pPr>
              <w:pStyle w:val="ListParagraph"/>
              <w:autoSpaceDE w:val="0"/>
              <w:autoSpaceDN w:val="0"/>
              <w:adjustRightInd w:val="0"/>
              <w:spacing w:after="0" w:line="240" w:lineRule="auto"/>
              <w:rPr>
                <w:rFonts w:cstheme="minorHAnsi"/>
                <w:color w:val="00000A"/>
                <w:sz w:val="24"/>
                <w:szCs w:val="24"/>
              </w:rPr>
            </w:pPr>
          </w:p>
          <w:p w14:paraId="7501DAAD"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Alternatives:</w:t>
            </w:r>
          </w:p>
        </w:tc>
      </w:tr>
      <w:tr w:rsidR="00057A2F" w:rsidRPr="005717B9" w14:paraId="28DA4B1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B61F45" w14:textId="77777777"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Acceptance Criteria:</w:t>
            </w:r>
          </w:p>
        </w:tc>
      </w:tr>
    </w:tbl>
    <w:p w14:paraId="597EC36F" w14:textId="77777777" w:rsidR="00057A2F" w:rsidRDefault="00057A2F" w:rsidP="00057A2F"/>
    <w:p w14:paraId="6F1C679E" w14:textId="77777777" w:rsidR="00057A2F" w:rsidRDefault="00057A2F" w:rsidP="00057A2F"/>
    <w:p w14:paraId="2FC000A0" w14:textId="77777777" w:rsidR="00057A2F" w:rsidRDefault="00057A2F" w:rsidP="00057A2F"/>
    <w:p w14:paraId="73E4C713" w14:textId="77777777" w:rsidR="00057A2F" w:rsidRDefault="00057A2F" w:rsidP="00057A2F"/>
    <w:p w14:paraId="2AB612A6" w14:textId="77777777" w:rsidR="00057A2F" w:rsidRDefault="00057A2F" w:rsidP="00057A2F"/>
    <w:p w14:paraId="25F62FC4" w14:textId="77777777" w:rsidR="00057A2F" w:rsidRDefault="00057A2F" w:rsidP="00057A2F"/>
    <w:p w14:paraId="7093344A" w14:textId="77777777" w:rsidR="00057A2F" w:rsidRDefault="00057A2F" w:rsidP="00057A2F"/>
    <w:p w14:paraId="5A49DCAA" w14:textId="77777777" w:rsidR="00057A2F" w:rsidRDefault="00057A2F" w:rsidP="00057A2F"/>
    <w:p w14:paraId="5EA3413E" w14:textId="77777777" w:rsidR="00057A2F" w:rsidRDefault="00057A2F" w:rsidP="00057A2F"/>
    <w:p w14:paraId="380ADF69" w14:textId="77777777" w:rsidR="00057A2F" w:rsidRDefault="00057A2F" w:rsidP="00057A2F"/>
    <w:p w14:paraId="14298A9A" w14:textId="77777777" w:rsidR="00A144A6" w:rsidRDefault="00A144A6" w:rsidP="00057A2F"/>
    <w:p w14:paraId="18B6E60D" w14:textId="77777777" w:rsidR="00057A2F" w:rsidRDefault="00057A2F" w:rsidP="00057A2F"/>
    <w:p w14:paraId="3BA44BBA" w14:textId="77777777" w:rsidR="00057A2F" w:rsidRDefault="00057A2F" w:rsidP="00057A2F">
      <w:pPr>
        <w:pStyle w:val="Heading3"/>
      </w:pPr>
      <w:bookmarkStart w:id="1768" w:name="_Toc388618422"/>
      <w:bookmarkStart w:id="1769" w:name="_Toc390091848"/>
      <w:r>
        <w:t>3.9.3 View exam results of each Subject Area</w:t>
      </w:r>
      <w:bookmarkEnd w:id="1768"/>
      <w:bookmarkEnd w:id="176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33841B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8F9F19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B611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CD78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B8B9B3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5CDCCD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753E6D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3E4C7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1077D0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212D43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CC48A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00D355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Subject Area</w:t>
            </w:r>
          </w:p>
          <w:p w14:paraId="65C44DA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subject areas based on performance in each subject area.</w:t>
            </w:r>
          </w:p>
          <w:p w14:paraId="36E3F3F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8F3DC7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65515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4EEA2B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1E5291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9E7F148" wp14:editId="52204167">
                  <wp:extent cx="4595495" cy="3681095"/>
                  <wp:effectExtent l="19050" t="0" r="0" b="0"/>
                  <wp:docPr id="128" name="Picture 13" descr="C:\Users\melakaa\Desktop\Top Cima\admin view results per subjec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view results per subject area.png"/>
                          <pic:cNvPicPr>
                            <a:picLocks noChangeAspect="1" noChangeArrowheads="1"/>
                          </pic:cNvPicPr>
                        </pic:nvPicPr>
                        <pic:blipFill>
                          <a:blip r:embed="rId65"/>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14:paraId="2F660C5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15345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5D94E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7271DE4"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2B28CD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6D20C3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332B7A5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14:paraId="260125B6"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510833F"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3587D05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36508C3F"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set of information about the overall performance of all the </w:t>
            </w:r>
            <w:r>
              <w:rPr>
                <w:rFonts w:cstheme="minorHAnsi"/>
                <w:color w:val="00000A"/>
                <w:sz w:val="24"/>
                <w:szCs w:val="24"/>
              </w:rPr>
              <w:lastRenderedPageBreak/>
              <w:t>students who did questions in the selected subject area. (The details include: highest mark, lowest mark, average mark, longest time take, shortest time taken, average time taken, number of passes and number of fails)</w:t>
            </w:r>
          </w:p>
          <w:p w14:paraId="4B21234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70DF2F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923FF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FABE3E8"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0530F9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D89788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DE0E19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73BAAA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8D1F9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2E35E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0D6F91E"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321FED0F"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0DD62747"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subject area is chosen, the details regarding the overall performance in the subject area is displayed.</w:t>
            </w:r>
          </w:p>
          <w:p w14:paraId="6BAD8590"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7AE9DD0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3BBA23F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5937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F03A4EE" w14:textId="77777777" w:rsidR="00057A2F" w:rsidRDefault="00057A2F" w:rsidP="00057A2F"/>
    <w:p w14:paraId="79DB409C" w14:textId="77777777" w:rsidR="00057A2F" w:rsidRDefault="00057A2F" w:rsidP="00057A2F"/>
    <w:p w14:paraId="6B4A8E24" w14:textId="77777777" w:rsidR="00057A2F" w:rsidRDefault="00057A2F" w:rsidP="00057A2F"/>
    <w:p w14:paraId="263BE375" w14:textId="77777777" w:rsidR="00057A2F" w:rsidRDefault="00057A2F" w:rsidP="00057A2F"/>
    <w:p w14:paraId="6291B407" w14:textId="77777777" w:rsidR="00057A2F" w:rsidRDefault="00057A2F" w:rsidP="00057A2F"/>
    <w:p w14:paraId="0AB4570C" w14:textId="77777777" w:rsidR="00057A2F" w:rsidRDefault="00057A2F" w:rsidP="00057A2F"/>
    <w:p w14:paraId="437C2D6B" w14:textId="77777777" w:rsidR="00057A2F" w:rsidRDefault="00057A2F" w:rsidP="00057A2F"/>
    <w:p w14:paraId="0DE73558" w14:textId="77777777" w:rsidR="00644B93" w:rsidRDefault="00644B93" w:rsidP="00057A2F"/>
    <w:p w14:paraId="79F631C7" w14:textId="77777777" w:rsidR="00644B93" w:rsidRDefault="00644B93" w:rsidP="00057A2F"/>
    <w:p w14:paraId="74E0A410" w14:textId="77777777" w:rsidR="00644B93" w:rsidRDefault="00644B93" w:rsidP="00057A2F"/>
    <w:p w14:paraId="6902F4EB" w14:textId="77777777" w:rsidR="00644B93" w:rsidRDefault="00644B93" w:rsidP="00057A2F"/>
    <w:p w14:paraId="317AC5FF" w14:textId="77777777" w:rsidR="00644B93" w:rsidRDefault="00644B93" w:rsidP="00057A2F"/>
    <w:p w14:paraId="4E0A8D52" w14:textId="77777777" w:rsidR="00644B93" w:rsidRDefault="00644B93" w:rsidP="00057A2F"/>
    <w:p w14:paraId="05DC59C9" w14:textId="77777777" w:rsidR="00644B93" w:rsidRDefault="00644B93" w:rsidP="00057A2F"/>
    <w:p w14:paraId="716D2312" w14:textId="77777777" w:rsidR="00644B93" w:rsidRDefault="00644B93" w:rsidP="00644B93">
      <w:pPr>
        <w:pStyle w:val="Heading3"/>
      </w:pPr>
      <w:bookmarkStart w:id="1770" w:name="_Toc262891716"/>
      <w:bookmarkStart w:id="1771" w:name="_Toc390091849"/>
      <w:r>
        <w:lastRenderedPageBreak/>
        <w:t>3.9.4 View exam results of each batch</w:t>
      </w:r>
      <w:bookmarkEnd w:id="1770"/>
      <w:bookmarkEnd w:id="177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44B93" w:rsidRPr="005717B9" w14:paraId="08F365B2"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E76C71"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337EB1E"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439CFE"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3EA8480"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6E9F89C" w14:textId="77777777"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14:paraId="7BF3CE1B"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911C3A"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5F4D09C"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44B93" w:rsidRPr="005717B9" w14:paraId="289B8FF1"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36CF0E" w14:textId="77777777"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8B21FA1" w14:textId="77777777"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batch</w:t>
            </w:r>
          </w:p>
          <w:p w14:paraId="647451A2" w14:textId="77777777" w:rsidR="00644B93"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batches based on their performances.</w:t>
            </w:r>
          </w:p>
          <w:p w14:paraId="5D6C8E4A" w14:textId="77777777"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14:paraId="0027AFE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EDC8F8" w14:textId="77777777"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743C9AE" w14:textId="77777777" w:rsidR="00644B93" w:rsidRPr="005717B9" w:rsidRDefault="00644B93" w:rsidP="00010891">
            <w:pPr>
              <w:autoSpaceDE w:val="0"/>
              <w:autoSpaceDN w:val="0"/>
              <w:adjustRightInd w:val="0"/>
              <w:spacing w:after="0" w:line="240" w:lineRule="auto"/>
              <w:rPr>
                <w:rFonts w:cstheme="minorHAnsi"/>
                <w:b/>
                <w:bCs/>
                <w:sz w:val="24"/>
                <w:szCs w:val="24"/>
              </w:rPr>
            </w:pPr>
          </w:p>
          <w:p w14:paraId="6E9CEE27" w14:textId="77777777" w:rsidR="00644B93" w:rsidRPr="00CD6265" w:rsidRDefault="00644B93" w:rsidP="00010891">
            <w:pPr>
              <w:autoSpaceDE w:val="0"/>
              <w:autoSpaceDN w:val="0"/>
              <w:adjustRightInd w:val="0"/>
              <w:spacing w:after="0" w:line="240" w:lineRule="auto"/>
              <w:jc w:val="center"/>
              <w:rPr>
                <w:rFonts w:cstheme="minorHAnsi"/>
                <w:b/>
                <w:bCs/>
                <w:sz w:val="24"/>
                <w:szCs w:val="24"/>
              </w:rPr>
            </w:pPr>
          </w:p>
          <w:p w14:paraId="1569351F" w14:textId="77777777" w:rsidR="00644B93" w:rsidRPr="005717B9" w:rsidRDefault="00644B93" w:rsidP="00010891">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A79FC23" wp14:editId="74CA9DE2">
                  <wp:extent cx="6051550" cy="4838065"/>
                  <wp:effectExtent l="0" t="0" r="0" b="0"/>
                  <wp:docPr id="28" name="Picture 28" descr="Macintosh HD:Users:Je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ehan:Desktop:Untitled-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51550" cy="4838065"/>
                          </a:xfrm>
                          <a:prstGeom prst="rect">
                            <a:avLst/>
                          </a:prstGeom>
                          <a:noFill/>
                          <a:ln>
                            <a:noFill/>
                          </a:ln>
                        </pic:spPr>
                      </pic:pic>
                    </a:graphicData>
                  </a:graphic>
                </wp:inline>
              </w:drawing>
            </w:r>
          </w:p>
        </w:tc>
      </w:tr>
      <w:tr w:rsidR="00644B93" w:rsidRPr="005717B9" w14:paraId="62C5035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94930E" w14:textId="77777777"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7DA3AE9" w14:textId="77777777" w:rsidR="00644B93" w:rsidRPr="00C17FC1" w:rsidRDefault="00644B93"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2A12AEAE" w14:textId="77777777"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9C4116D" w14:textId="77777777"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14:paraId="61DD41D6" w14:textId="77777777"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14:paraId="00339446" w14:textId="77777777"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course from the drop down box next to “Course”</w:t>
            </w:r>
          </w:p>
          <w:p w14:paraId="55CBF9A0" w14:textId="77777777"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0D3451CF" w14:textId="77777777"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Sitting from the drop down next to “Sitting”.</w:t>
            </w:r>
          </w:p>
          <w:p w14:paraId="2B333C88" w14:textId="77777777" w:rsidR="00644B93" w:rsidRPr="00406E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set of information about the overall performance of all the students who did questions in the selected batch (The details include: highest mark, lowest mark, average mark, longest time take, shortest time taken, average time taken, number of passes and number of fails)</w:t>
            </w:r>
          </w:p>
          <w:p w14:paraId="67A5E813" w14:textId="77777777" w:rsidR="00644B93" w:rsidRPr="005717B9" w:rsidRDefault="00644B93" w:rsidP="00010891">
            <w:pPr>
              <w:pStyle w:val="ListParagraph"/>
              <w:autoSpaceDE w:val="0"/>
              <w:autoSpaceDN w:val="0"/>
              <w:adjustRightInd w:val="0"/>
              <w:spacing w:after="0" w:line="240" w:lineRule="auto"/>
              <w:rPr>
                <w:rFonts w:cstheme="minorHAnsi"/>
                <w:sz w:val="24"/>
                <w:szCs w:val="24"/>
              </w:rPr>
            </w:pPr>
          </w:p>
        </w:tc>
      </w:tr>
      <w:tr w:rsidR="00644B93" w:rsidRPr="005717B9" w14:paraId="42840F2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1EADD3" w14:textId="77777777"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2FF437B" w14:textId="77777777" w:rsidR="00644B93" w:rsidRPr="006B3A7E" w:rsidRDefault="00644B93" w:rsidP="0001089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5CC98A1" w14:textId="77777777" w:rsidR="00644B93" w:rsidRPr="00EC7A11" w:rsidRDefault="00644B93" w:rsidP="00010891">
            <w:pPr>
              <w:pStyle w:val="ListParagraph"/>
              <w:autoSpaceDE w:val="0"/>
              <w:autoSpaceDN w:val="0"/>
              <w:adjustRightInd w:val="0"/>
              <w:spacing w:after="0" w:line="240" w:lineRule="auto"/>
              <w:rPr>
                <w:rFonts w:cstheme="minorHAnsi"/>
                <w:bCs/>
                <w:sz w:val="24"/>
                <w:szCs w:val="24"/>
              </w:rPr>
            </w:pPr>
          </w:p>
          <w:p w14:paraId="05083541" w14:textId="77777777"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6EFAD25" w14:textId="77777777" w:rsidR="00644B93" w:rsidRPr="006B3A7E" w:rsidRDefault="00644B93" w:rsidP="0001089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3D23690" w14:textId="77777777" w:rsidR="00644B93" w:rsidRPr="00E408A4" w:rsidRDefault="00644B93" w:rsidP="00010891">
            <w:pPr>
              <w:autoSpaceDE w:val="0"/>
              <w:autoSpaceDN w:val="0"/>
              <w:adjustRightInd w:val="0"/>
              <w:spacing w:after="0" w:line="240" w:lineRule="auto"/>
              <w:rPr>
                <w:rFonts w:cstheme="minorHAnsi"/>
                <w:sz w:val="24"/>
                <w:szCs w:val="24"/>
              </w:rPr>
            </w:pPr>
          </w:p>
        </w:tc>
      </w:tr>
      <w:tr w:rsidR="00644B93" w:rsidRPr="005717B9" w14:paraId="1B783A88"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4600AA" w14:textId="77777777"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1B946E20" w14:textId="77777777" w:rsidR="00644B93" w:rsidRPr="00BC26E5"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28517879" w14:textId="77777777"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5887924C" w14:textId="77777777"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sitting is chosen, the details regarding the overall performance in the batch  is displayed.</w:t>
            </w:r>
          </w:p>
          <w:p w14:paraId="64044D5E" w14:textId="77777777" w:rsidR="00644B93" w:rsidRPr="00BC26E5" w:rsidRDefault="00644B93" w:rsidP="00010891">
            <w:pPr>
              <w:pStyle w:val="ListParagraph"/>
              <w:autoSpaceDE w:val="0"/>
              <w:autoSpaceDN w:val="0"/>
              <w:adjustRightInd w:val="0"/>
              <w:spacing w:after="0" w:line="240" w:lineRule="auto"/>
              <w:rPr>
                <w:rFonts w:cstheme="minorHAnsi"/>
                <w:color w:val="00000A"/>
                <w:sz w:val="24"/>
                <w:szCs w:val="24"/>
              </w:rPr>
            </w:pPr>
          </w:p>
          <w:p w14:paraId="1418EE3C"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44B93" w:rsidRPr="005717B9" w14:paraId="7C145EB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6A38DD" w14:textId="77777777"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483343B" w14:textId="77777777" w:rsidR="00644B93" w:rsidRDefault="00644B93" w:rsidP="00644B93"/>
    <w:p w14:paraId="28777E7F" w14:textId="77777777" w:rsidR="00644B93" w:rsidRDefault="00644B93" w:rsidP="00644B93"/>
    <w:p w14:paraId="0B3C976C" w14:textId="77777777" w:rsidR="00644B93" w:rsidRDefault="00644B93" w:rsidP="00644B93"/>
    <w:p w14:paraId="2E89B013" w14:textId="77777777" w:rsidR="00644B93" w:rsidRDefault="00644B93" w:rsidP="00644B93"/>
    <w:p w14:paraId="73349853" w14:textId="77777777" w:rsidR="00644B93" w:rsidRDefault="00644B93" w:rsidP="00644B93"/>
    <w:p w14:paraId="43C496AC" w14:textId="77777777" w:rsidR="00644B93" w:rsidRDefault="00644B93" w:rsidP="00644B93"/>
    <w:p w14:paraId="67D51B53" w14:textId="77777777" w:rsidR="00057A2F" w:rsidRDefault="00057A2F" w:rsidP="00057A2F"/>
    <w:p w14:paraId="75862CFF" w14:textId="77777777" w:rsidR="00057A2F" w:rsidRDefault="00057A2F" w:rsidP="00057A2F"/>
    <w:p w14:paraId="3779176B" w14:textId="77777777" w:rsidR="00057A2F" w:rsidRDefault="00057A2F" w:rsidP="00057A2F"/>
    <w:p w14:paraId="3B842330" w14:textId="77777777" w:rsidR="00057A2F" w:rsidRDefault="00057A2F" w:rsidP="00057A2F"/>
    <w:p w14:paraId="5746AE92" w14:textId="77777777" w:rsidR="00057A2F" w:rsidRDefault="00057A2F" w:rsidP="00057A2F"/>
    <w:p w14:paraId="4DA3F17A" w14:textId="77777777" w:rsidR="00057A2F" w:rsidRDefault="00057A2F" w:rsidP="00057A2F">
      <w:pPr>
        <w:pStyle w:val="Heading2"/>
      </w:pPr>
      <w:bookmarkStart w:id="1772" w:name="_Toc388618423"/>
      <w:bookmarkStart w:id="1773" w:name="_Toc390091850"/>
      <w:r>
        <w:lastRenderedPageBreak/>
        <w:t>3.10 Question Management (admin)</w:t>
      </w:r>
      <w:bookmarkEnd w:id="1772"/>
      <w:bookmarkEnd w:id="1773"/>
    </w:p>
    <w:p w14:paraId="2573B861" w14:textId="77777777" w:rsidR="00057A2F" w:rsidRDefault="00057A2F" w:rsidP="00057A2F">
      <w:pPr>
        <w:pStyle w:val="Heading3"/>
      </w:pPr>
      <w:bookmarkStart w:id="1774" w:name="_Toc388618424"/>
      <w:bookmarkStart w:id="1775" w:name="_Toc390091851"/>
      <w:r>
        <w:t>3.10.1 Create Single Answer Questions</w:t>
      </w:r>
      <w:bookmarkEnd w:id="1774"/>
      <w:bookmarkEnd w:id="177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1B5C64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7519A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E66399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BD385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02748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E175F7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8B9722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8348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879EE5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FF1D1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5DD16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337714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single answer questions</w:t>
            </w:r>
          </w:p>
          <w:p w14:paraId="01026DBE"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only one is correct.</w:t>
            </w:r>
          </w:p>
          <w:p w14:paraId="5538D28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5AEEDF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05562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6C7DA1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C063A76" w14:textId="77777777"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1C17D8C5" wp14:editId="59E3C62C">
                  <wp:extent cx="3686052" cy="4696062"/>
                  <wp:effectExtent l="19050" t="0" r="0" b="0"/>
                  <wp:docPr id="129" name="Picture 9" descr="C:\Users\melakaa\Desktop\Top Cima\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kaa\Desktop\Top Cima\admin create single answer question.png"/>
                          <pic:cNvPicPr>
                            <a:picLocks noChangeAspect="1" noChangeArrowheads="1"/>
                          </pic:cNvPicPr>
                        </pic:nvPicPr>
                        <pic:blipFill>
                          <a:blip r:embed="rId67"/>
                          <a:srcRect/>
                          <a:stretch>
                            <a:fillRect/>
                          </a:stretch>
                        </pic:blipFill>
                        <pic:spPr bwMode="auto">
                          <a:xfrm>
                            <a:off x="0" y="0"/>
                            <a:ext cx="3686156" cy="4696194"/>
                          </a:xfrm>
                          <a:prstGeom prst="rect">
                            <a:avLst/>
                          </a:prstGeom>
                          <a:noFill/>
                          <a:ln w="9525">
                            <a:noFill/>
                            <a:miter lim="800000"/>
                            <a:headEnd/>
                            <a:tailEnd/>
                          </a:ln>
                        </pic:spPr>
                      </pic:pic>
                    </a:graphicData>
                  </a:graphic>
                </wp:inline>
              </w:drawing>
            </w:r>
          </w:p>
          <w:p w14:paraId="65FD8ABF" w14:textId="77777777" w:rsidR="00057A2F" w:rsidRDefault="00641B2E" w:rsidP="00E17C5A">
            <w:pPr>
              <w:autoSpaceDE w:val="0"/>
              <w:autoSpaceDN w:val="0"/>
              <w:adjustRightInd w:val="0"/>
              <w:spacing w:after="0" w:line="240" w:lineRule="auto"/>
              <w:rPr>
                <w:rFonts w:cstheme="minorHAnsi"/>
                <w:b/>
                <w:color w:val="FF0000"/>
                <w:sz w:val="24"/>
                <w:szCs w:val="24"/>
              </w:rPr>
            </w:pPr>
            <w:r w:rsidRPr="00641B2E">
              <w:rPr>
                <w:rFonts w:cstheme="minorHAnsi"/>
                <w:b/>
                <w:color w:val="FF0000"/>
                <w:sz w:val="24"/>
                <w:szCs w:val="24"/>
              </w:rPr>
              <w:t>We will need to ensure to keep a track of who creates it</w:t>
            </w:r>
            <w:r>
              <w:rPr>
                <w:rFonts w:cstheme="minorHAnsi"/>
                <w:b/>
                <w:color w:val="FF0000"/>
                <w:sz w:val="24"/>
                <w:szCs w:val="24"/>
              </w:rPr>
              <w:t xml:space="preserve">, and then can we enter all questions to an excel pre agreed format and then upload that excel file. This I am referring to entering an entire paper. </w:t>
            </w:r>
          </w:p>
          <w:p w14:paraId="4AC09EF9" w14:textId="77777777" w:rsidR="007E4C55" w:rsidRPr="00A670CC" w:rsidRDefault="007E4C55" w:rsidP="00E17C5A">
            <w:pPr>
              <w:autoSpaceDE w:val="0"/>
              <w:autoSpaceDN w:val="0"/>
              <w:adjustRightInd w:val="0"/>
              <w:spacing w:after="0" w:line="240" w:lineRule="auto"/>
              <w:rPr>
                <w:rFonts w:cstheme="minorHAnsi"/>
                <w:b/>
                <w:color w:val="76923C" w:themeColor="accent3" w:themeShade="BF"/>
                <w:sz w:val="24"/>
                <w:szCs w:val="24"/>
              </w:rPr>
            </w:pPr>
          </w:p>
          <w:p w14:paraId="5A9F8B46" w14:textId="77777777" w:rsidR="007E4C55" w:rsidRPr="006B0F52" w:rsidRDefault="00406AE9" w:rsidP="00E17C5A">
            <w:pPr>
              <w:autoSpaceDE w:val="0"/>
              <w:autoSpaceDN w:val="0"/>
              <w:adjustRightInd w:val="0"/>
              <w:spacing w:after="0" w:line="240" w:lineRule="auto"/>
              <w:rPr>
                <w:rFonts w:cstheme="minorHAnsi"/>
                <w:color w:val="548DD4" w:themeColor="text2" w:themeTint="99"/>
                <w:sz w:val="24"/>
                <w:szCs w:val="24"/>
              </w:rPr>
            </w:pPr>
            <w:r w:rsidRPr="006B0F52">
              <w:rPr>
                <w:rFonts w:cstheme="minorHAnsi"/>
                <w:b/>
                <w:color w:val="548DD4" w:themeColor="text2" w:themeTint="99"/>
                <w:sz w:val="24"/>
                <w:szCs w:val="24"/>
              </w:rPr>
              <w:t>Agreed to proceed with the proposed solution</w:t>
            </w:r>
          </w:p>
        </w:tc>
      </w:tr>
      <w:tr w:rsidR="00057A2F" w:rsidRPr="005717B9" w14:paraId="7D3AF8D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EB3DE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5B16F7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30F530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5DF0D8A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BB3955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337435CB"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0C407FD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217545CE"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2B03BC7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4962DA48" w14:textId="77777777" w:rsidR="00057A2F" w:rsidRPr="00A4191F" w:rsidRDefault="00057A2F" w:rsidP="00442B98">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r w:rsidR="00442B98" w:rsidRPr="00442B98">
              <w:rPr>
                <w:rFonts w:cstheme="minorHAnsi"/>
                <w:b/>
                <w:color w:val="FF0000"/>
                <w:sz w:val="24"/>
                <w:szCs w:val="24"/>
              </w:rPr>
              <w:t>(Question design interface should has the facility of a word processor &amp; upload images within the questions if required)</w:t>
            </w:r>
          </w:p>
          <w:p w14:paraId="705CD1F2" w14:textId="77777777" w:rsidR="00A4191F" w:rsidRPr="006B0F52" w:rsidRDefault="006B0F52" w:rsidP="006B0F52">
            <w:pPr>
              <w:pStyle w:val="ListParagraph"/>
              <w:autoSpaceDE w:val="0"/>
              <w:autoSpaceDN w:val="0"/>
              <w:adjustRightInd w:val="0"/>
              <w:spacing w:after="0" w:line="240" w:lineRule="auto"/>
              <w:rPr>
                <w:rFonts w:cstheme="minorHAnsi"/>
                <w:color w:val="548DD4" w:themeColor="text2" w:themeTint="99"/>
                <w:sz w:val="24"/>
                <w:szCs w:val="24"/>
              </w:rPr>
            </w:pPr>
            <w:r w:rsidRPr="006B0F52">
              <w:rPr>
                <w:rFonts w:cstheme="minorHAnsi"/>
                <w:b/>
                <w:color w:val="548DD4" w:themeColor="text2" w:themeTint="99"/>
                <w:sz w:val="24"/>
                <w:szCs w:val="24"/>
              </w:rPr>
              <w:t>Agreed to proceed with the proposed solution.</w:t>
            </w:r>
          </w:p>
          <w:p w14:paraId="33EF304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7A1C7EF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3240B6A2"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77AB2F1A"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98700E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6A69B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F6752B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9DC6B1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805A8A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C22D66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F88ADF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C12491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3A506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72C030B"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1E7DA599"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5546A7F0"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12A5755C"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709415B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CCA81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8B3DB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FDC88B0" w14:textId="77777777" w:rsidR="00057A2F" w:rsidRDefault="00057A2F" w:rsidP="00057A2F"/>
    <w:p w14:paraId="1A747113" w14:textId="77777777" w:rsidR="00057A2F" w:rsidRDefault="00057A2F" w:rsidP="00057A2F"/>
    <w:p w14:paraId="0022B508" w14:textId="77777777" w:rsidR="00057A2F" w:rsidRDefault="00057A2F" w:rsidP="00057A2F"/>
    <w:p w14:paraId="4E87A030" w14:textId="77777777" w:rsidR="00057A2F" w:rsidRDefault="00057A2F" w:rsidP="00057A2F"/>
    <w:p w14:paraId="441938B1" w14:textId="77777777" w:rsidR="00057A2F" w:rsidRDefault="00057A2F" w:rsidP="00057A2F"/>
    <w:p w14:paraId="16A0ABB4" w14:textId="77777777" w:rsidR="00057A2F" w:rsidRDefault="00057A2F" w:rsidP="00057A2F">
      <w:pPr>
        <w:pStyle w:val="Heading3"/>
      </w:pPr>
      <w:bookmarkStart w:id="1776" w:name="_Toc388618425"/>
      <w:bookmarkStart w:id="1777" w:name="_Toc390091852"/>
      <w:r>
        <w:lastRenderedPageBreak/>
        <w:t>3.10.2 Create multiple answer questions</w:t>
      </w:r>
      <w:bookmarkEnd w:id="1776"/>
      <w:bookmarkEnd w:id="1777"/>
    </w:p>
    <w:p w14:paraId="2CE7E438" w14:textId="77777777" w:rsidR="00057A2F" w:rsidRPr="00416A77"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7C8431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2B0B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95CF2A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D578D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1897BD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261AA2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CDFBEE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8C3F0A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FF31E5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AE400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AA9E7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28E4E8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answer questions</w:t>
            </w:r>
          </w:p>
          <w:p w14:paraId="6867E20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many options are correct.</w:t>
            </w:r>
          </w:p>
          <w:p w14:paraId="7456A42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FF38E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F3047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0003C8"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89DD75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2366033" wp14:editId="4B1552AD">
                  <wp:extent cx="3759815" cy="5538158"/>
                  <wp:effectExtent l="19050" t="0" r="0" b="0"/>
                  <wp:docPr id="130" name="Picture 10" descr="C:\Users\melakaa\Desktop\Top Cima\admin create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create multiple answer question.png"/>
                          <pic:cNvPicPr>
                            <a:picLocks noChangeAspect="1" noChangeArrowheads="1"/>
                          </pic:cNvPicPr>
                        </pic:nvPicPr>
                        <pic:blipFill>
                          <a:blip r:embed="rId68"/>
                          <a:srcRect/>
                          <a:stretch>
                            <a:fillRect/>
                          </a:stretch>
                        </pic:blipFill>
                        <pic:spPr bwMode="auto">
                          <a:xfrm>
                            <a:off x="0" y="0"/>
                            <a:ext cx="3767880" cy="5550038"/>
                          </a:xfrm>
                          <a:prstGeom prst="rect">
                            <a:avLst/>
                          </a:prstGeom>
                          <a:noFill/>
                          <a:ln w="9525">
                            <a:noFill/>
                            <a:miter lim="800000"/>
                            <a:headEnd/>
                            <a:tailEnd/>
                          </a:ln>
                        </pic:spPr>
                      </pic:pic>
                    </a:graphicData>
                  </a:graphic>
                </wp:inline>
              </w:drawing>
            </w:r>
          </w:p>
          <w:p w14:paraId="7A5BDE1A" w14:textId="77777777" w:rsidR="00057A2F" w:rsidRPr="002F4DB1" w:rsidRDefault="00057A2F" w:rsidP="00E17C5A">
            <w:pPr>
              <w:autoSpaceDE w:val="0"/>
              <w:autoSpaceDN w:val="0"/>
              <w:adjustRightInd w:val="0"/>
              <w:spacing w:after="0" w:line="240" w:lineRule="auto"/>
              <w:rPr>
                <w:rFonts w:cstheme="minorHAnsi"/>
                <w:b/>
                <w:color w:val="FF0000"/>
                <w:sz w:val="24"/>
                <w:szCs w:val="24"/>
              </w:rPr>
            </w:pPr>
          </w:p>
          <w:p w14:paraId="31648B0D" w14:textId="77777777" w:rsidR="002F4DB1" w:rsidRDefault="002F4DB1" w:rsidP="00E17C5A">
            <w:pPr>
              <w:autoSpaceDE w:val="0"/>
              <w:autoSpaceDN w:val="0"/>
              <w:adjustRightInd w:val="0"/>
              <w:spacing w:after="0" w:line="240" w:lineRule="auto"/>
              <w:rPr>
                <w:rFonts w:cstheme="minorHAnsi"/>
                <w:b/>
                <w:color w:val="FF0000"/>
                <w:sz w:val="24"/>
                <w:szCs w:val="24"/>
              </w:rPr>
            </w:pPr>
            <w:r w:rsidRPr="002F4DB1">
              <w:rPr>
                <w:rFonts w:cstheme="minorHAnsi"/>
                <w:b/>
                <w:color w:val="FF0000"/>
                <w:sz w:val="24"/>
                <w:szCs w:val="24"/>
              </w:rPr>
              <w:lastRenderedPageBreak/>
              <w:t xml:space="preserve">May be we need to enter how many marks for each question as well or marks can be defaukt for the all questions in a paper </w:t>
            </w:r>
          </w:p>
          <w:p w14:paraId="79373215" w14:textId="77777777" w:rsidR="00F92C64" w:rsidRPr="00F92C64" w:rsidRDefault="00F92C64" w:rsidP="00E17C5A">
            <w:pPr>
              <w:autoSpaceDE w:val="0"/>
              <w:autoSpaceDN w:val="0"/>
              <w:adjustRightInd w:val="0"/>
              <w:spacing w:after="0" w:line="240" w:lineRule="auto"/>
              <w:rPr>
                <w:rFonts w:cstheme="minorHAnsi"/>
                <w:b/>
                <w:color w:val="76923C" w:themeColor="accent3" w:themeShade="BF"/>
                <w:sz w:val="24"/>
                <w:szCs w:val="24"/>
              </w:rPr>
            </w:pPr>
          </w:p>
          <w:p w14:paraId="558950F4" w14:textId="77777777" w:rsidR="00345C24" w:rsidRPr="00345C24" w:rsidRDefault="0088459E" w:rsidP="00345C24">
            <w:pPr>
              <w:autoSpaceDE w:val="0"/>
              <w:autoSpaceDN w:val="0"/>
              <w:adjustRightInd w:val="0"/>
              <w:rPr>
                <w:rFonts w:cstheme="minorHAnsi"/>
                <w:b/>
                <w:color w:val="E36C0A" w:themeColor="accent6" w:themeShade="BF"/>
                <w:sz w:val="24"/>
                <w:szCs w:val="24"/>
              </w:rPr>
            </w:pPr>
            <w:r w:rsidRPr="00A21725">
              <w:rPr>
                <w:rFonts w:cstheme="minorHAnsi"/>
                <w:b/>
                <w:bCs/>
                <w:color w:val="548DD4" w:themeColor="text2" w:themeTint="99"/>
                <w:sz w:val="24"/>
                <w:szCs w:val="24"/>
              </w:rPr>
              <w:t>Please r</w:t>
            </w:r>
            <w:r w:rsidRPr="00A21725">
              <w:rPr>
                <w:rFonts w:cstheme="minorHAnsi"/>
                <w:b/>
                <w:color w:val="548DD4" w:themeColor="text2" w:themeTint="99"/>
                <w:sz w:val="24"/>
                <w:szCs w:val="24"/>
              </w:rPr>
              <w:t xml:space="preserve">efer to new user </w:t>
            </w:r>
            <w:r>
              <w:rPr>
                <w:rFonts w:cstheme="minorHAnsi"/>
                <w:b/>
                <w:color w:val="548DD4" w:themeColor="text2" w:themeTint="99"/>
                <w:sz w:val="24"/>
                <w:szCs w:val="24"/>
              </w:rPr>
              <w:t>stories</w:t>
            </w:r>
            <w:r w:rsidR="00345C24" w:rsidRPr="0088459E">
              <w:rPr>
                <w:rFonts w:cstheme="minorHAnsi"/>
                <w:b/>
                <w:color w:val="548DD4" w:themeColor="text2" w:themeTint="99"/>
                <w:sz w:val="24"/>
                <w:szCs w:val="24"/>
              </w:rPr>
              <w:t>3.11.23</w:t>
            </w:r>
          </w:p>
        </w:tc>
      </w:tr>
      <w:tr w:rsidR="00057A2F" w:rsidRPr="005717B9" w14:paraId="6018F07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A5703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1ECEB996"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BB26D8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720E38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3C5AC4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Multiple Answer Question” Link</w:t>
            </w:r>
          </w:p>
          <w:p w14:paraId="216DF6E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2A5EC17"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025EDE9D"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0C8EDF9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Answer Question”</w:t>
            </w:r>
          </w:p>
          <w:p w14:paraId="602554D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1333AB0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40355003"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options</w:t>
            </w:r>
          </w:p>
          <w:p w14:paraId="584B5177"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5C811BE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DC1205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CE0D3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6DE378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605C8A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6EFA3E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270C591"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B5818EE"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9DCD6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02F7E3"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5DEC751D"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5355B579"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1A1FB7EE"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4DDFD830"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If all four question options are not correct, the non-applicable correct answer fields can be kept blank</w:t>
            </w:r>
          </w:p>
          <w:p w14:paraId="1F758228"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7A0EEE6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80F2DD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14911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95F89EC" w14:textId="77777777" w:rsidR="00057A2F" w:rsidRDefault="00057A2F" w:rsidP="00057A2F">
      <w:pPr>
        <w:pStyle w:val="Heading3"/>
      </w:pPr>
      <w:bookmarkStart w:id="1778" w:name="_Toc388618426"/>
      <w:bookmarkStart w:id="1779" w:name="_Toc390091853"/>
      <w:r>
        <w:t>3.10.3 Create Short written answer questions</w:t>
      </w:r>
      <w:bookmarkEnd w:id="1778"/>
      <w:bookmarkEnd w:id="177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D1CE97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13AE8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BED681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DC04AE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5071B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CB7AAB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B0361A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34B8B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6A0344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5DF2F1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C67B9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881337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short written answer questions</w:t>
            </w:r>
          </w:p>
          <w:p w14:paraId="4FA038C4"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an area for the Student to enter the answer.</w:t>
            </w:r>
          </w:p>
          <w:p w14:paraId="50AE9D8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A3EFD0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1DA14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1BFFAAE"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D00A460"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C11A200" wp14:editId="1B8083BD">
                  <wp:extent cx="4595495" cy="4476750"/>
                  <wp:effectExtent l="19050" t="0" r="0" b="0"/>
                  <wp:docPr id="131" name="Picture 11" descr="C:\Users\melakaa\Desktop\Top Cima\admin create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admin create short written answer question.png"/>
                          <pic:cNvPicPr>
                            <a:picLocks noChangeAspect="1" noChangeArrowheads="1"/>
                          </pic:cNvPicPr>
                        </pic:nvPicPr>
                        <pic:blipFill>
                          <a:blip r:embed="rId69"/>
                          <a:srcRect/>
                          <a:stretch>
                            <a:fillRect/>
                          </a:stretch>
                        </pic:blipFill>
                        <pic:spPr bwMode="auto">
                          <a:xfrm>
                            <a:off x="0" y="0"/>
                            <a:ext cx="4595495" cy="4476750"/>
                          </a:xfrm>
                          <a:prstGeom prst="rect">
                            <a:avLst/>
                          </a:prstGeom>
                          <a:noFill/>
                          <a:ln w="9525">
                            <a:noFill/>
                            <a:miter lim="800000"/>
                            <a:headEnd/>
                            <a:tailEnd/>
                          </a:ln>
                        </pic:spPr>
                      </pic:pic>
                    </a:graphicData>
                  </a:graphic>
                </wp:inline>
              </w:drawing>
            </w:r>
          </w:p>
          <w:p w14:paraId="5CAED56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095BD0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7D0EF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1B4006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17F839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3E84FD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24AA02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Short Written Answer Question” Link</w:t>
            </w:r>
          </w:p>
          <w:p w14:paraId="23EDC2FE"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735E5C2B"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0602CBEB"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3455B83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Admin will select the type of question from the drop down menu next to “Type” as “Short </w:t>
            </w:r>
            <w:r>
              <w:rPr>
                <w:rFonts w:cstheme="minorHAnsi"/>
                <w:sz w:val="24"/>
                <w:szCs w:val="24"/>
              </w:rPr>
              <w:lastRenderedPageBreak/>
              <w:t>Written Answer Question”</w:t>
            </w:r>
          </w:p>
          <w:p w14:paraId="5789A2A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5632884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in the area provided.</w:t>
            </w:r>
          </w:p>
          <w:p w14:paraId="6BA23BC4" w14:textId="77777777"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49DBCEB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5E1A97F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80EBF6"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BE92E54"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BA3574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04584E4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ABFF3ED"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0FDA7C9"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9406BE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43F52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320DBFD"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4EA47EA8"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179BD5B7"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5062896C"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6F3EDA0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0C6FA2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778F7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C77A008" w14:textId="77777777" w:rsidR="00057A2F" w:rsidRDefault="00057A2F" w:rsidP="00057A2F"/>
    <w:p w14:paraId="24432208" w14:textId="77777777" w:rsidR="00057A2F" w:rsidRDefault="00057A2F" w:rsidP="00057A2F"/>
    <w:p w14:paraId="3E7D5F8D" w14:textId="77777777" w:rsidR="00057A2F" w:rsidRDefault="00057A2F" w:rsidP="00057A2F"/>
    <w:p w14:paraId="6AC78B79" w14:textId="77777777" w:rsidR="00057A2F" w:rsidRDefault="00057A2F" w:rsidP="00057A2F"/>
    <w:p w14:paraId="043E8657" w14:textId="77777777" w:rsidR="00057A2F" w:rsidRDefault="00057A2F" w:rsidP="00057A2F"/>
    <w:p w14:paraId="6DB461F0" w14:textId="77777777" w:rsidR="00057A2F" w:rsidRDefault="00057A2F" w:rsidP="00057A2F"/>
    <w:p w14:paraId="3C1E2614" w14:textId="77777777" w:rsidR="00A144A6" w:rsidRDefault="00A144A6" w:rsidP="00057A2F"/>
    <w:p w14:paraId="6BA7AAB3" w14:textId="77777777" w:rsidR="00057A2F" w:rsidRDefault="00057A2F" w:rsidP="00057A2F"/>
    <w:p w14:paraId="1A4C8247" w14:textId="77777777" w:rsidR="00057A2F" w:rsidRDefault="00057A2F" w:rsidP="00057A2F"/>
    <w:p w14:paraId="042E8AFB" w14:textId="77777777" w:rsidR="00057A2F" w:rsidRDefault="00057A2F" w:rsidP="00057A2F"/>
    <w:p w14:paraId="0896609B" w14:textId="77777777" w:rsidR="00057A2F" w:rsidRDefault="00057A2F" w:rsidP="00057A2F"/>
    <w:p w14:paraId="0C04CE3D" w14:textId="77777777" w:rsidR="00057A2F" w:rsidRDefault="00057A2F" w:rsidP="00057A2F"/>
    <w:p w14:paraId="2F68A8EB" w14:textId="77777777" w:rsidR="00057A2F" w:rsidRDefault="00057A2F" w:rsidP="00057A2F">
      <w:pPr>
        <w:pStyle w:val="Heading3"/>
      </w:pPr>
      <w:bookmarkStart w:id="1780" w:name="_Toc388618427"/>
      <w:bookmarkStart w:id="1781" w:name="_Toc390091854"/>
      <w:r>
        <w:lastRenderedPageBreak/>
        <w:t>3.10.4 Create Type A Drag and Drop answer questions</w:t>
      </w:r>
      <w:bookmarkEnd w:id="1780"/>
      <w:bookmarkEnd w:id="178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7FD6D3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D2500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F7F29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713B0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EF1A59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76AD1B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284ADB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52E4B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71D1A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3F7A06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0A171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92552E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14:paraId="77EB526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question option</w:t>
            </w:r>
          </w:p>
          <w:p w14:paraId="19C5CA8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1ABC66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D1062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6E4E5B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64EAE5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C4AA3CE" wp14:editId="467AEDE0">
                  <wp:extent cx="3439381" cy="5723906"/>
                  <wp:effectExtent l="19050" t="0" r="8669" b="0"/>
                  <wp:docPr id="132" name="Picture 12" descr="C:\Users\melakaa\Desktop\Top Cima\admin create drag and drop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create drag and drop type A question.png"/>
                          <pic:cNvPicPr>
                            <a:picLocks noChangeAspect="1" noChangeArrowheads="1"/>
                          </pic:cNvPicPr>
                        </pic:nvPicPr>
                        <pic:blipFill>
                          <a:blip r:embed="rId70"/>
                          <a:srcRect/>
                          <a:stretch>
                            <a:fillRect/>
                          </a:stretch>
                        </pic:blipFill>
                        <pic:spPr bwMode="auto">
                          <a:xfrm>
                            <a:off x="0" y="0"/>
                            <a:ext cx="3443865" cy="5731369"/>
                          </a:xfrm>
                          <a:prstGeom prst="rect">
                            <a:avLst/>
                          </a:prstGeom>
                          <a:noFill/>
                          <a:ln w="9525">
                            <a:noFill/>
                            <a:miter lim="800000"/>
                            <a:headEnd/>
                            <a:tailEnd/>
                          </a:ln>
                        </pic:spPr>
                      </pic:pic>
                    </a:graphicData>
                  </a:graphic>
                </wp:inline>
              </w:drawing>
            </w:r>
          </w:p>
          <w:p w14:paraId="13835DA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B0F991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E719E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DD8E35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496848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4D68106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C4A30F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14:paraId="354421C8"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1D0D126"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12F449F7"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40C6542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14:paraId="1398658B"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A”.</w:t>
            </w:r>
          </w:p>
          <w:p w14:paraId="587C508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3429118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question options in the areas provided.</w:t>
            </w:r>
          </w:p>
          <w:p w14:paraId="2691FF0C"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14:paraId="49F2402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14:paraId="6D932AD8"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41DFA026"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08767D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6FCAA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BBF8D8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EA5CB8A"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797E2FE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90037F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86FB53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3ACE45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A704F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37710A3"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69C615ED"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6F4427B2"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24B3C882"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201FEB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58E06B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C07D2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4A3F073" w14:textId="77777777" w:rsidR="00057A2F" w:rsidRDefault="00057A2F" w:rsidP="00057A2F"/>
    <w:p w14:paraId="704C2312" w14:textId="77777777" w:rsidR="00057A2F" w:rsidRDefault="00057A2F" w:rsidP="00057A2F"/>
    <w:p w14:paraId="33EA6BB1" w14:textId="77777777" w:rsidR="00057A2F" w:rsidRDefault="00057A2F" w:rsidP="00057A2F"/>
    <w:p w14:paraId="43322C68" w14:textId="77777777" w:rsidR="00057A2F" w:rsidRPr="00D2360D" w:rsidRDefault="00057A2F" w:rsidP="00057A2F"/>
    <w:p w14:paraId="76DE7A14" w14:textId="77777777" w:rsidR="00057A2F" w:rsidRDefault="00057A2F" w:rsidP="00057A2F">
      <w:pPr>
        <w:pStyle w:val="Heading3"/>
      </w:pPr>
      <w:bookmarkStart w:id="1782" w:name="_Toc388618428"/>
      <w:bookmarkStart w:id="1783" w:name="_Toc390091855"/>
      <w:r>
        <w:lastRenderedPageBreak/>
        <w:t>3.10.5 Create Type B Drag and Drop answer questions</w:t>
      </w:r>
      <w:bookmarkEnd w:id="1782"/>
      <w:bookmarkEnd w:id="178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DDD6FF3"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FFE4B7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9A244A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131E4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21FEC9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DC51C5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A7EDDB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1CB3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F1F9AB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149570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00D2FD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4F0397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14:paraId="2ED8A00F"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14:paraId="47812A8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A77E20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9CAD84"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6B9721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35B1E6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504949F" wp14:editId="4BC68754">
                  <wp:extent cx="3733553" cy="6213474"/>
                  <wp:effectExtent l="19050" t="0" r="247" b="0"/>
                  <wp:docPr id="133" name="Picture 13" descr="C:\Users\melakaa\Desktop\Top Cima\admin create drag and drop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create drag and drop type B question.png"/>
                          <pic:cNvPicPr>
                            <a:picLocks noChangeAspect="1" noChangeArrowheads="1"/>
                          </pic:cNvPicPr>
                        </pic:nvPicPr>
                        <pic:blipFill>
                          <a:blip r:embed="rId71"/>
                          <a:srcRect/>
                          <a:stretch>
                            <a:fillRect/>
                          </a:stretch>
                        </pic:blipFill>
                        <pic:spPr bwMode="auto">
                          <a:xfrm>
                            <a:off x="0" y="0"/>
                            <a:ext cx="3736933" cy="6219100"/>
                          </a:xfrm>
                          <a:prstGeom prst="rect">
                            <a:avLst/>
                          </a:prstGeom>
                          <a:noFill/>
                          <a:ln w="9525">
                            <a:noFill/>
                            <a:miter lim="800000"/>
                            <a:headEnd/>
                            <a:tailEnd/>
                          </a:ln>
                        </pic:spPr>
                      </pic:pic>
                    </a:graphicData>
                  </a:graphic>
                </wp:inline>
              </w:drawing>
            </w:r>
          </w:p>
          <w:p w14:paraId="79AAD9F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F544A3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27A4A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0FE365C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1C4E42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97189F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3C7258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14:paraId="79F82AA5"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40890463"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637A1AF6"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5E6936C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14:paraId="0566F086"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B”.</w:t>
            </w:r>
          </w:p>
          <w:p w14:paraId="5925E6B2"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1E102657"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14:paraId="6C9B8BC1"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14:paraId="264D5524"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14:paraId="7FC7FA73"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35E00CB5"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5C2F46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FAF8D8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CD619FC"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CAFC87E"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EAB4B7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C7BB95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1827B5A"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0EAC0D0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25E80F"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2044517B"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77F6A0D7"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4B854B0C"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539CD769"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4300BEF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7E8267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7CE8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0178283" w14:textId="77777777" w:rsidR="00057A2F" w:rsidRPr="004D13A0" w:rsidRDefault="00057A2F" w:rsidP="00057A2F"/>
    <w:p w14:paraId="10F69DAE" w14:textId="77777777" w:rsidR="00057A2F" w:rsidRDefault="00057A2F" w:rsidP="00057A2F">
      <w:pPr>
        <w:pStyle w:val="Heading3"/>
      </w:pPr>
    </w:p>
    <w:p w14:paraId="600BD7A1" w14:textId="77777777" w:rsidR="002D7A19" w:rsidRPr="002D7A19" w:rsidRDefault="002D7A19" w:rsidP="002D7A19"/>
    <w:p w14:paraId="415C16E7" w14:textId="77777777" w:rsidR="00057A2F" w:rsidRDefault="00057A2F" w:rsidP="00057A2F">
      <w:pPr>
        <w:pStyle w:val="Heading3"/>
      </w:pPr>
      <w:bookmarkStart w:id="1784" w:name="_Toc388618429"/>
      <w:bookmarkStart w:id="1785" w:name="_Toc390091856"/>
      <w:r>
        <w:lastRenderedPageBreak/>
        <w:t>3.10.6 Create multiple choice answer questions</w:t>
      </w:r>
      <w:bookmarkEnd w:id="1784"/>
      <w:bookmarkEnd w:id="178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C7D20B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E7667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C52FF8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21DA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8C82F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2C0E0C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365448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75C08A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0C5E81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326C16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037D4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3EB205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choice answer questions</w:t>
            </w:r>
          </w:p>
          <w:p w14:paraId="1E452930"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correct answer option for each question option should be selected from multiple answer options</w:t>
            </w:r>
          </w:p>
          <w:p w14:paraId="5E49E01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3A60D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D6473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777B931"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70851F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A428D31" wp14:editId="062F44F4">
                  <wp:extent cx="2721108" cy="5735172"/>
                  <wp:effectExtent l="19050" t="0" r="3042" b="0"/>
                  <wp:docPr id="134" name="Picture 44" descr="C:\Users\melakaa\Desktop\Top Cima\admin create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elakaa\Desktop\Top Cima\admin create multiple choice answer question.png"/>
                          <pic:cNvPicPr>
                            <a:picLocks noChangeAspect="1" noChangeArrowheads="1"/>
                          </pic:cNvPicPr>
                        </pic:nvPicPr>
                        <pic:blipFill>
                          <a:blip r:embed="rId72"/>
                          <a:srcRect/>
                          <a:stretch>
                            <a:fillRect/>
                          </a:stretch>
                        </pic:blipFill>
                        <pic:spPr bwMode="auto">
                          <a:xfrm>
                            <a:off x="0" y="0"/>
                            <a:ext cx="2723451" cy="5740111"/>
                          </a:xfrm>
                          <a:prstGeom prst="rect">
                            <a:avLst/>
                          </a:prstGeom>
                          <a:noFill/>
                          <a:ln w="9525">
                            <a:noFill/>
                            <a:miter lim="800000"/>
                            <a:headEnd/>
                            <a:tailEnd/>
                          </a:ln>
                        </pic:spPr>
                      </pic:pic>
                    </a:graphicData>
                  </a:graphic>
                </wp:inline>
              </w:drawing>
            </w:r>
          </w:p>
          <w:p w14:paraId="353D16F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0ECA81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6CE4D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093E4B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4BB48A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FDF23A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E66C61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14:paraId="47C9F15D"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293D5F9E" w14:textId="77777777"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3289FA47" w14:textId="77777777"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72535360" w14:textId="77777777" w:rsidR="00057A2F" w:rsidRPr="00C03D7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Choice Answer Question”</w:t>
            </w:r>
          </w:p>
          <w:p w14:paraId="01B28510"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14:paraId="38A75B9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14:paraId="077203E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answer options for each of the question options in the areas provided.</w:t>
            </w:r>
          </w:p>
          <w:p w14:paraId="3C0CA76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mapping between each question option, and its respective correct anser</w:t>
            </w:r>
          </w:p>
          <w:p w14:paraId="4C7F2F9A" w14:textId="77777777"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14:paraId="4651F33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9EA5D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F9B17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31A92D4"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D7F8C0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12AFD0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939A6E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3C57A1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70879F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1FAB1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CF3A064" w14:textId="77777777"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14:paraId="595D1303"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14:paraId="62AF4F80" w14:textId="77777777"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14:paraId="7A89D38A" w14:textId="77777777"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14:paraId="148540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EBC67C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3AED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CE7039B" w14:textId="77777777" w:rsidR="00057A2F" w:rsidRDefault="00057A2F" w:rsidP="00057A2F"/>
    <w:p w14:paraId="05822CE0" w14:textId="77777777" w:rsidR="00057A2F" w:rsidRDefault="00057A2F" w:rsidP="00057A2F"/>
    <w:p w14:paraId="6E003F80" w14:textId="77777777" w:rsidR="00057A2F" w:rsidRDefault="00057A2F" w:rsidP="00057A2F"/>
    <w:p w14:paraId="1A90FF33" w14:textId="77777777" w:rsidR="00057A2F" w:rsidRDefault="00057A2F" w:rsidP="00057A2F"/>
    <w:p w14:paraId="479AF801" w14:textId="77777777" w:rsidR="00057A2F" w:rsidRDefault="00057A2F" w:rsidP="00057A2F">
      <w:pPr>
        <w:pStyle w:val="Heading3"/>
      </w:pPr>
      <w:bookmarkStart w:id="1786" w:name="_Toc388618430"/>
      <w:bookmarkStart w:id="1787" w:name="_Toc390091857"/>
      <w:r>
        <w:lastRenderedPageBreak/>
        <w:t>3.10.7 View Available Questions</w:t>
      </w:r>
      <w:bookmarkEnd w:id="1786"/>
      <w:bookmarkEnd w:id="1787"/>
    </w:p>
    <w:p w14:paraId="1F292C36"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7C290E8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91D20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A33628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056FAC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3DE9CA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E2D552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70B28D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E20902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24689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982A9F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2BD2B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63ECED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questions</w:t>
            </w:r>
          </w:p>
          <w:p w14:paraId="1292796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18477C92"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77ED7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BEE954" w14:textId="77777777" w:rsidR="00057A2F" w:rsidRPr="00CD6265"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B0A26BD" w14:textId="77777777" w:rsidR="00057A2F" w:rsidRDefault="00057A2F" w:rsidP="00E17C5A">
            <w:pPr>
              <w:autoSpaceDE w:val="0"/>
              <w:autoSpaceDN w:val="0"/>
              <w:adjustRightInd w:val="0"/>
              <w:spacing w:after="0" w:line="240" w:lineRule="auto"/>
              <w:jc w:val="center"/>
              <w:rPr>
                <w:rFonts w:cstheme="minorHAnsi"/>
                <w:sz w:val="24"/>
                <w:szCs w:val="24"/>
              </w:rPr>
            </w:pPr>
          </w:p>
          <w:p w14:paraId="2F7CF7CE"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E75084D" wp14:editId="4ACC4CA3">
                  <wp:extent cx="4999355" cy="3230245"/>
                  <wp:effectExtent l="19050" t="0" r="0" b="0"/>
                  <wp:docPr id="135" name="Picture 15" descr="C:\Users\melakaa\Desktop\Top Cima\admin view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kaa\Desktop\Top Cima\admin view questions.png"/>
                          <pic:cNvPicPr>
                            <a:picLocks noChangeAspect="1" noChangeArrowheads="1"/>
                          </pic:cNvPicPr>
                        </pic:nvPicPr>
                        <pic:blipFill>
                          <a:blip r:embed="rId73"/>
                          <a:srcRect/>
                          <a:stretch>
                            <a:fillRect/>
                          </a:stretch>
                        </pic:blipFill>
                        <pic:spPr bwMode="auto">
                          <a:xfrm>
                            <a:off x="0" y="0"/>
                            <a:ext cx="4999355" cy="3230245"/>
                          </a:xfrm>
                          <a:prstGeom prst="rect">
                            <a:avLst/>
                          </a:prstGeom>
                          <a:noFill/>
                          <a:ln w="9525">
                            <a:noFill/>
                            <a:miter lim="800000"/>
                            <a:headEnd/>
                            <a:tailEnd/>
                          </a:ln>
                        </pic:spPr>
                      </pic:pic>
                    </a:graphicData>
                  </a:graphic>
                </wp:inline>
              </w:drawing>
            </w:r>
          </w:p>
          <w:p w14:paraId="683B56D3"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74C490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16D8C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F8807EA" w14:textId="77777777" w:rsidR="00057A2F" w:rsidRPr="005717B9" w:rsidRDefault="00057A2F" w:rsidP="00E17C5A">
            <w:pPr>
              <w:autoSpaceDE w:val="0"/>
              <w:autoSpaceDN w:val="0"/>
              <w:adjustRightInd w:val="0"/>
              <w:spacing w:after="0" w:line="240" w:lineRule="auto"/>
              <w:rPr>
                <w:rFonts w:cstheme="minorHAnsi"/>
                <w:sz w:val="24"/>
                <w:szCs w:val="24"/>
              </w:rPr>
            </w:pPr>
          </w:p>
          <w:p w14:paraId="30A474E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3024793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249E8A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86FFE3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Questions” Link</w:t>
            </w:r>
          </w:p>
          <w:p w14:paraId="2B77E411"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Questions</w:t>
            </w:r>
          </w:p>
          <w:p w14:paraId="31751C1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DE25A3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F103A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0257CED" w14:textId="77777777"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79365B7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56026D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4BE157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4B4B360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1F64675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69DC277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041140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ACD2D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1421658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1147314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AA59E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33A6C7F" w14:textId="77777777" w:rsidR="00057A2F" w:rsidRPr="0087750A" w:rsidRDefault="00057A2F" w:rsidP="00057A2F"/>
    <w:p w14:paraId="23614012" w14:textId="77777777" w:rsidR="00057A2F" w:rsidRDefault="00057A2F" w:rsidP="00057A2F">
      <w:pPr>
        <w:pStyle w:val="Heading3"/>
      </w:pPr>
    </w:p>
    <w:p w14:paraId="64E3B6CC" w14:textId="77777777" w:rsidR="00057A2F" w:rsidRDefault="00057A2F" w:rsidP="00057A2F">
      <w:pPr>
        <w:pStyle w:val="Heading3"/>
      </w:pPr>
    </w:p>
    <w:p w14:paraId="0EE89C29" w14:textId="77777777" w:rsidR="00057A2F" w:rsidRDefault="00057A2F" w:rsidP="00057A2F">
      <w:pPr>
        <w:pStyle w:val="Heading3"/>
      </w:pPr>
    </w:p>
    <w:p w14:paraId="0CBB8187" w14:textId="77777777" w:rsidR="00057A2F" w:rsidRDefault="00057A2F" w:rsidP="00057A2F">
      <w:pPr>
        <w:pStyle w:val="Heading3"/>
      </w:pPr>
    </w:p>
    <w:p w14:paraId="1064C71A" w14:textId="77777777" w:rsidR="00057A2F" w:rsidRDefault="00057A2F" w:rsidP="00057A2F">
      <w:pPr>
        <w:pStyle w:val="Heading3"/>
      </w:pPr>
    </w:p>
    <w:p w14:paraId="0536E69F" w14:textId="77777777" w:rsidR="00057A2F" w:rsidRDefault="00057A2F" w:rsidP="00057A2F">
      <w:pPr>
        <w:pStyle w:val="Heading3"/>
      </w:pPr>
    </w:p>
    <w:p w14:paraId="263A21C1" w14:textId="77777777" w:rsidR="00057A2F" w:rsidRDefault="00057A2F" w:rsidP="00057A2F">
      <w:pPr>
        <w:pStyle w:val="Heading3"/>
      </w:pPr>
    </w:p>
    <w:p w14:paraId="1F2DA13D" w14:textId="77777777" w:rsidR="00057A2F" w:rsidRDefault="00057A2F" w:rsidP="00057A2F">
      <w:pPr>
        <w:pStyle w:val="Heading3"/>
      </w:pPr>
    </w:p>
    <w:p w14:paraId="348F5683" w14:textId="77777777" w:rsidR="00057A2F" w:rsidRDefault="00057A2F" w:rsidP="00057A2F">
      <w:pPr>
        <w:pStyle w:val="Heading3"/>
      </w:pPr>
    </w:p>
    <w:p w14:paraId="79F69FA6" w14:textId="77777777" w:rsidR="00057A2F" w:rsidRDefault="00057A2F" w:rsidP="00057A2F">
      <w:pPr>
        <w:pStyle w:val="Heading3"/>
      </w:pPr>
    </w:p>
    <w:p w14:paraId="0557AF20" w14:textId="77777777" w:rsidR="00057A2F" w:rsidRDefault="00057A2F" w:rsidP="00057A2F">
      <w:pPr>
        <w:pStyle w:val="Heading3"/>
      </w:pPr>
    </w:p>
    <w:p w14:paraId="0FE61002" w14:textId="77777777" w:rsidR="00057A2F" w:rsidRDefault="00057A2F" w:rsidP="00057A2F">
      <w:pPr>
        <w:pStyle w:val="Heading3"/>
      </w:pPr>
    </w:p>
    <w:p w14:paraId="0800C4BE" w14:textId="77777777" w:rsidR="00057A2F" w:rsidRDefault="00057A2F" w:rsidP="00057A2F">
      <w:pPr>
        <w:pStyle w:val="Heading3"/>
      </w:pPr>
    </w:p>
    <w:p w14:paraId="2088605A" w14:textId="77777777" w:rsidR="00057A2F" w:rsidRDefault="00057A2F" w:rsidP="00057A2F">
      <w:pPr>
        <w:pStyle w:val="Heading3"/>
      </w:pPr>
    </w:p>
    <w:p w14:paraId="2AE5206F" w14:textId="77777777" w:rsidR="00057A2F" w:rsidRDefault="00057A2F" w:rsidP="00057A2F">
      <w:pPr>
        <w:pStyle w:val="Heading3"/>
      </w:pPr>
    </w:p>
    <w:p w14:paraId="3319FD98" w14:textId="77777777" w:rsidR="00057A2F" w:rsidRDefault="00057A2F" w:rsidP="00057A2F">
      <w:pPr>
        <w:pStyle w:val="Heading3"/>
      </w:pPr>
    </w:p>
    <w:p w14:paraId="07227DB3" w14:textId="77777777" w:rsidR="00057A2F" w:rsidRDefault="00057A2F" w:rsidP="00057A2F">
      <w:pPr>
        <w:pStyle w:val="Heading3"/>
      </w:pPr>
    </w:p>
    <w:p w14:paraId="513CE876" w14:textId="77777777" w:rsidR="00057A2F" w:rsidRDefault="00057A2F" w:rsidP="00057A2F">
      <w:pPr>
        <w:pStyle w:val="Heading3"/>
      </w:pPr>
    </w:p>
    <w:p w14:paraId="28AEC5B2" w14:textId="77777777" w:rsidR="00057A2F" w:rsidRDefault="00057A2F" w:rsidP="00057A2F">
      <w:pPr>
        <w:pStyle w:val="Heading3"/>
      </w:pPr>
    </w:p>
    <w:p w14:paraId="53E2F470" w14:textId="77777777" w:rsidR="00057A2F" w:rsidRDefault="00057A2F" w:rsidP="00057A2F">
      <w:pPr>
        <w:pStyle w:val="Heading3"/>
      </w:pPr>
    </w:p>
    <w:p w14:paraId="44C83E0F" w14:textId="77777777" w:rsidR="00057A2F" w:rsidRDefault="00057A2F" w:rsidP="00057A2F">
      <w:pPr>
        <w:pStyle w:val="Heading3"/>
      </w:pPr>
    </w:p>
    <w:p w14:paraId="5101A954" w14:textId="77777777" w:rsidR="00057A2F" w:rsidRDefault="00057A2F" w:rsidP="00057A2F">
      <w:pPr>
        <w:pStyle w:val="Heading3"/>
      </w:pPr>
    </w:p>
    <w:p w14:paraId="47C9DA3A" w14:textId="77777777" w:rsidR="00057A2F" w:rsidRDefault="00057A2F" w:rsidP="00057A2F">
      <w:pPr>
        <w:pStyle w:val="Heading3"/>
      </w:pPr>
    </w:p>
    <w:p w14:paraId="25C5AD54" w14:textId="77777777" w:rsidR="00057A2F" w:rsidRDefault="00057A2F" w:rsidP="00057A2F">
      <w:pPr>
        <w:pStyle w:val="Heading3"/>
      </w:pPr>
    </w:p>
    <w:p w14:paraId="2B972338" w14:textId="77777777" w:rsidR="00057A2F" w:rsidRDefault="00057A2F" w:rsidP="00057A2F">
      <w:pPr>
        <w:pStyle w:val="Heading3"/>
      </w:pPr>
    </w:p>
    <w:p w14:paraId="602EDB8E" w14:textId="77777777" w:rsidR="00057A2F" w:rsidRDefault="00057A2F" w:rsidP="00057A2F">
      <w:pPr>
        <w:pStyle w:val="Heading3"/>
      </w:pPr>
    </w:p>
    <w:p w14:paraId="00A9C9FB" w14:textId="77777777" w:rsidR="002D7A19" w:rsidRDefault="002D7A19" w:rsidP="002D7A19"/>
    <w:p w14:paraId="0CB64B2C" w14:textId="77777777" w:rsidR="002D7A19" w:rsidRDefault="002D7A19" w:rsidP="002D7A19"/>
    <w:p w14:paraId="486E982C" w14:textId="77777777" w:rsidR="002D7A19" w:rsidRDefault="002D7A19" w:rsidP="002D7A19"/>
    <w:p w14:paraId="55D0B65F" w14:textId="77777777" w:rsidR="002D7A19" w:rsidRDefault="002D7A19" w:rsidP="002D7A19"/>
    <w:p w14:paraId="42F14FB3" w14:textId="77777777" w:rsidR="002D7A19" w:rsidRPr="002D7A19" w:rsidRDefault="002D7A19" w:rsidP="002D7A19"/>
    <w:p w14:paraId="3E8B632A" w14:textId="77777777" w:rsidR="00057A2F" w:rsidRDefault="00057A2F" w:rsidP="00057A2F">
      <w:pPr>
        <w:pStyle w:val="Heading3"/>
      </w:pPr>
      <w:bookmarkStart w:id="1788" w:name="_Toc388618431"/>
      <w:bookmarkStart w:id="1789" w:name="_Toc390091858"/>
      <w:r>
        <w:lastRenderedPageBreak/>
        <w:t>3.10.8 Manage Questions</w:t>
      </w:r>
      <w:bookmarkEnd w:id="1788"/>
      <w:bookmarkEnd w:id="178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33DAB9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6813A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7C5EB5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E353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214E92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423D7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C89F05D"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FECAF2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6072E5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09050E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D6E61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945028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Questions</w:t>
            </w:r>
          </w:p>
          <w:p w14:paraId="277FB61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questions in one format in a table, where the admin can search each field</w:t>
            </w:r>
          </w:p>
          <w:p w14:paraId="697A36A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256CA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7CA7C1"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83C57E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E05FD8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AA4DAD0" wp14:editId="416B2FFC">
                  <wp:extent cx="5059045" cy="2885440"/>
                  <wp:effectExtent l="19050" t="0" r="8255" b="0"/>
                  <wp:docPr id="136" name="Picture 21" descr="C:\Users\melakaa\Desktop\Top Cima\admin manag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admin manage questions.png"/>
                          <pic:cNvPicPr>
                            <a:picLocks noChangeAspect="1" noChangeArrowheads="1"/>
                          </pic:cNvPicPr>
                        </pic:nvPicPr>
                        <pic:blipFill>
                          <a:blip r:embed="rId74"/>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56DB38F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022CF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DC5B4A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4B06C24" w14:textId="77777777" w:rsidR="00057A2F" w:rsidRPr="005717B9" w:rsidRDefault="00057A2F" w:rsidP="00E17C5A">
            <w:pPr>
              <w:autoSpaceDE w:val="0"/>
              <w:autoSpaceDN w:val="0"/>
              <w:adjustRightInd w:val="0"/>
              <w:spacing w:after="0" w:line="240" w:lineRule="auto"/>
              <w:rPr>
                <w:rFonts w:cstheme="minorHAnsi"/>
                <w:sz w:val="24"/>
                <w:szCs w:val="24"/>
              </w:rPr>
            </w:pPr>
          </w:p>
          <w:p w14:paraId="5F319C7C"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D4D211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2FBDD6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7369950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34871AD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3E1E6AB9"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Questions from here.</w:t>
            </w:r>
          </w:p>
          <w:p w14:paraId="2FF11E4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8398A1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70CFD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CE28DC7"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A65CBE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E4B669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DAC296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0BDB0EF"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F26381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73FA03" w14:textId="77777777" w:rsidR="00057A2F" w:rsidRDefault="00057A2F" w:rsidP="00E17C5A">
            <w:pPr>
              <w:autoSpaceDE w:val="0"/>
              <w:autoSpaceDN w:val="0"/>
              <w:adjustRightInd w:val="0"/>
              <w:spacing w:after="0" w:line="240" w:lineRule="auto"/>
              <w:rPr>
                <w:rFonts w:cstheme="minorHAnsi"/>
                <w:b/>
                <w:bCs/>
                <w:color w:val="FF0000"/>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 /view/edit the Questions. The admin can also search each field from the search box below the column title.</w:t>
            </w:r>
            <w:r w:rsidR="002F4DB1" w:rsidRPr="002F4DB1">
              <w:rPr>
                <w:rFonts w:cstheme="minorHAnsi"/>
                <w:b/>
                <w:bCs/>
                <w:color w:val="FF0000"/>
                <w:sz w:val="24"/>
                <w:szCs w:val="24"/>
              </w:rPr>
              <w:t>We will need a higher level pass word to approve questions to be added to the question bank. Or higher level to approve the paper that was uploaded by a lecturer before a studdnetsee it</w:t>
            </w:r>
            <w:r w:rsidR="005C1B40">
              <w:rPr>
                <w:rFonts w:cstheme="minorHAnsi"/>
                <w:b/>
                <w:bCs/>
                <w:color w:val="FF0000"/>
                <w:sz w:val="24"/>
                <w:szCs w:val="24"/>
              </w:rPr>
              <w:t>.</w:t>
            </w:r>
          </w:p>
          <w:p w14:paraId="464B1497" w14:textId="77777777" w:rsidR="005C1B40" w:rsidRPr="005C1B40" w:rsidRDefault="005C1B40" w:rsidP="00E17C5A">
            <w:pPr>
              <w:autoSpaceDE w:val="0"/>
              <w:autoSpaceDN w:val="0"/>
              <w:adjustRightInd w:val="0"/>
              <w:spacing w:after="0" w:line="240" w:lineRule="auto"/>
              <w:rPr>
                <w:rFonts w:cstheme="minorHAnsi"/>
                <w:b/>
                <w:bCs/>
                <w:color w:val="76923C" w:themeColor="accent3" w:themeShade="BF"/>
                <w:sz w:val="24"/>
                <w:szCs w:val="24"/>
              </w:rPr>
            </w:pPr>
          </w:p>
          <w:p w14:paraId="4961B3FB" w14:textId="77777777" w:rsidR="00BF0BEE" w:rsidRPr="0088459E" w:rsidRDefault="0088459E" w:rsidP="00E17C5A">
            <w:pPr>
              <w:autoSpaceDE w:val="0"/>
              <w:autoSpaceDN w:val="0"/>
              <w:adjustRightInd w:val="0"/>
              <w:spacing w:after="0" w:line="240" w:lineRule="auto"/>
              <w:rPr>
                <w:rFonts w:cstheme="minorHAnsi"/>
                <w:bCs/>
                <w:color w:val="548DD4" w:themeColor="text2" w:themeTint="99"/>
                <w:sz w:val="24"/>
                <w:szCs w:val="24"/>
              </w:rPr>
            </w:pPr>
            <w:r w:rsidRPr="0088459E">
              <w:rPr>
                <w:rFonts w:cstheme="minorHAnsi"/>
                <w:b/>
                <w:bCs/>
                <w:color w:val="548DD4" w:themeColor="text2" w:themeTint="99"/>
                <w:sz w:val="24"/>
                <w:szCs w:val="24"/>
              </w:rPr>
              <w:t>Agreed to proceed with proposed solution</w:t>
            </w:r>
          </w:p>
          <w:p w14:paraId="444276D4"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44D58A4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2C0D82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8424E4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B31F18A" w14:textId="77777777" w:rsidR="00057A2F" w:rsidRDefault="00057A2F" w:rsidP="00057A2F"/>
    <w:p w14:paraId="760C2827" w14:textId="77777777" w:rsidR="00057A2F" w:rsidRDefault="00057A2F" w:rsidP="00057A2F"/>
    <w:p w14:paraId="4B6D4519" w14:textId="77777777" w:rsidR="00057A2F" w:rsidRDefault="00057A2F" w:rsidP="00057A2F"/>
    <w:p w14:paraId="3A009D55" w14:textId="77777777" w:rsidR="00057A2F" w:rsidRDefault="00057A2F" w:rsidP="00057A2F"/>
    <w:p w14:paraId="44A0AA22" w14:textId="77777777" w:rsidR="00057A2F" w:rsidRDefault="00057A2F" w:rsidP="00057A2F"/>
    <w:p w14:paraId="62ABB58A" w14:textId="77777777" w:rsidR="00057A2F" w:rsidRDefault="00057A2F" w:rsidP="00057A2F"/>
    <w:p w14:paraId="70604B24" w14:textId="77777777" w:rsidR="00057A2F" w:rsidRDefault="00057A2F" w:rsidP="00057A2F"/>
    <w:p w14:paraId="392FA661" w14:textId="77777777" w:rsidR="00057A2F" w:rsidRDefault="00057A2F" w:rsidP="00057A2F"/>
    <w:p w14:paraId="740EAC47" w14:textId="77777777" w:rsidR="00057A2F" w:rsidRDefault="00057A2F" w:rsidP="00057A2F"/>
    <w:p w14:paraId="71F42636" w14:textId="77777777" w:rsidR="00057A2F" w:rsidRDefault="00057A2F" w:rsidP="00057A2F"/>
    <w:p w14:paraId="3E6AE0BA" w14:textId="77777777" w:rsidR="00057A2F" w:rsidRDefault="00057A2F" w:rsidP="00057A2F"/>
    <w:p w14:paraId="253C03D5" w14:textId="77777777" w:rsidR="00057A2F" w:rsidRDefault="00057A2F" w:rsidP="00057A2F"/>
    <w:p w14:paraId="0A6BC811" w14:textId="77777777" w:rsidR="00057A2F" w:rsidRDefault="00057A2F" w:rsidP="00057A2F"/>
    <w:p w14:paraId="63E6E4CD" w14:textId="77777777" w:rsidR="00057A2F" w:rsidRDefault="00057A2F" w:rsidP="00057A2F"/>
    <w:p w14:paraId="2BE48841" w14:textId="77777777" w:rsidR="00057A2F" w:rsidRDefault="00057A2F" w:rsidP="00057A2F"/>
    <w:p w14:paraId="794C0226" w14:textId="77777777" w:rsidR="00057A2F" w:rsidRDefault="00057A2F" w:rsidP="00057A2F"/>
    <w:p w14:paraId="73FB5227" w14:textId="77777777" w:rsidR="00057A2F" w:rsidRDefault="00057A2F" w:rsidP="00057A2F"/>
    <w:p w14:paraId="0B8BA72B" w14:textId="77777777" w:rsidR="00057A2F" w:rsidRDefault="00057A2F" w:rsidP="00057A2F"/>
    <w:p w14:paraId="0798DFFC" w14:textId="77777777" w:rsidR="00057A2F" w:rsidRDefault="00057A2F" w:rsidP="00057A2F"/>
    <w:p w14:paraId="0ED58557" w14:textId="77777777" w:rsidR="00057A2F" w:rsidRDefault="00057A2F" w:rsidP="00057A2F">
      <w:pPr>
        <w:pStyle w:val="Heading3"/>
      </w:pPr>
      <w:bookmarkStart w:id="1790" w:name="_Toc388618432"/>
      <w:bookmarkStart w:id="1791" w:name="_Toc390091859"/>
      <w:r>
        <w:t>3.10.9 Delete Questions</w:t>
      </w:r>
      <w:bookmarkEnd w:id="1790"/>
      <w:bookmarkEnd w:id="1791"/>
    </w:p>
    <w:p w14:paraId="30691653" w14:textId="77777777" w:rsidR="00057A2F" w:rsidRPr="0085148B"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315A094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A8A3F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A29C5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D54605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8FFCB7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82C2A2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1DF8939"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6231DA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C36156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A8C28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7A03F2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9A28C5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Questions</w:t>
            </w:r>
          </w:p>
          <w:p w14:paraId="7BEF882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a  particular Question from the question base</w:t>
            </w:r>
          </w:p>
          <w:p w14:paraId="2F480FA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54396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FC37E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FF9B032"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8E9642E"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81CA8E5" wp14:editId="0E882493">
                  <wp:extent cx="5059045" cy="2885440"/>
                  <wp:effectExtent l="19050" t="0" r="8255" b="0"/>
                  <wp:docPr id="137" name="Picture 23" descr="C:\Users\melakaa\Desktop\Top Cima\admin delet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admin delete questions.png"/>
                          <pic:cNvPicPr>
                            <a:picLocks noChangeAspect="1" noChangeArrowheads="1"/>
                          </pic:cNvPicPr>
                        </pic:nvPicPr>
                        <pic:blipFill>
                          <a:blip r:embed="rId74"/>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1CB4EF7C"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8D14CB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2BA1C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AE92176" w14:textId="77777777" w:rsidR="00057A2F" w:rsidRPr="005717B9" w:rsidRDefault="00057A2F" w:rsidP="00E17C5A">
            <w:pPr>
              <w:autoSpaceDE w:val="0"/>
              <w:autoSpaceDN w:val="0"/>
              <w:adjustRightInd w:val="0"/>
              <w:spacing w:after="0" w:line="240" w:lineRule="auto"/>
              <w:rPr>
                <w:rFonts w:cstheme="minorHAnsi"/>
                <w:sz w:val="24"/>
                <w:szCs w:val="24"/>
              </w:rPr>
            </w:pPr>
          </w:p>
          <w:p w14:paraId="1CB5762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8815D5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5E61FB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85C160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3FC62D96"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30CFB6EC"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17EFC48A">
                <v:shape id="_x0000_i1033" type="#_x0000_t75" style="width:11.4pt;height:7.2pt" o:ole="">
                  <v:imagedata r:id="rId43" o:title=""/>
                </v:shape>
                <o:OLEObject Type="Embed" ProgID="PBrush" ShapeID="_x0000_i1033" DrawAspect="Content" ObjectID="_1645611267" r:id="rId75"/>
              </w:object>
            </w:r>
            <w:r>
              <w:t xml:space="preserve">) </w:t>
            </w:r>
            <w:r w:rsidRPr="00C96B02">
              <w:rPr>
                <w:sz w:val="24"/>
                <w:szCs w:val="24"/>
              </w:rPr>
              <w:t xml:space="preserve">on the </w:t>
            </w:r>
            <w:r>
              <w:rPr>
                <w:sz w:val="24"/>
                <w:szCs w:val="24"/>
              </w:rPr>
              <w:t>“Actions” column</w:t>
            </w:r>
          </w:p>
          <w:p w14:paraId="2BA95700"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Question?”</w:t>
            </w:r>
          </w:p>
          <w:p w14:paraId="1A7B579F"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deleted.</w:t>
            </w:r>
          </w:p>
          <w:p w14:paraId="08DD2038"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available Questions.</w:t>
            </w:r>
          </w:p>
          <w:p w14:paraId="2629B353"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A38A2A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79195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0CD168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6E66502"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FBDB78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4C355EB3"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67ED18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826A3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C4912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50126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76D5D0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53804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9963CE5" w14:textId="77777777" w:rsidR="00057A2F" w:rsidRDefault="00057A2F" w:rsidP="00057A2F"/>
    <w:p w14:paraId="33AAD9E2" w14:textId="77777777" w:rsidR="00057A2F" w:rsidRDefault="00057A2F" w:rsidP="00057A2F"/>
    <w:p w14:paraId="3C7591E3" w14:textId="77777777" w:rsidR="00057A2F" w:rsidRDefault="00057A2F" w:rsidP="00057A2F"/>
    <w:p w14:paraId="056A82B1" w14:textId="77777777" w:rsidR="00057A2F" w:rsidRDefault="00057A2F" w:rsidP="00057A2F"/>
    <w:p w14:paraId="62246FE1" w14:textId="77777777" w:rsidR="00057A2F" w:rsidRDefault="00057A2F" w:rsidP="00057A2F"/>
    <w:p w14:paraId="2AE4F1B1" w14:textId="77777777" w:rsidR="00057A2F" w:rsidRDefault="00057A2F" w:rsidP="00057A2F"/>
    <w:p w14:paraId="2C18DCCF" w14:textId="77777777" w:rsidR="00057A2F" w:rsidRDefault="00057A2F" w:rsidP="00057A2F"/>
    <w:p w14:paraId="50DBABF1" w14:textId="77777777" w:rsidR="00057A2F" w:rsidRDefault="00057A2F" w:rsidP="00057A2F"/>
    <w:p w14:paraId="166025FA" w14:textId="77777777" w:rsidR="00057A2F" w:rsidRDefault="00057A2F" w:rsidP="00057A2F"/>
    <w:p w14:paraId="019DB11B" w14:textId="77777777" w:rsidR="00057A2F" w:rsidRDefault="00057A2F" w:rsidP="00057A2F"/>
    <w:p w14:paraId="199FFEA6" w14:textId="77777777" w:rsidR="00057A2F" w:rsidRDefault="00057A2F" w:rsidP="00057A2F"/>
    <w:p w14:paraId="29F8F5BB" w14:textId="77777777" w:rsidR="00057A2F" w:rsidRDefault="00057A2F" w:rsidP="00057A2F"/>
    <w:p w14:paraId="4EF7DA97" w14:textId="77777777" w:rsidR="00057A2F" w:rsidRDefault="00057A2F" w:rsidP="00057A2F"/>
    <w:p w14:paraId="1589B846" w14:textId="77777777" w:rsidR="00057A2F" w:rsidRDefault="00057A2F" w:rsidP="00057A2F"/>
    <w:p w14:paraId="5F6F1651" w14:textId="77777777" w:rsidR="00057A2F" w:rsidRDefault="00057A2F" w:rsidP="00057A2F"/>
    <w:p w14:paraId="43B806CE" w14:textId="77777777" w:rsidR="00A144A6" w:rsidRDefault="00A144A6" w:rsidP="00057A2F"/>
    <w:p w14:paraId="05E9DD76" w14:textId="77777777" w:rsidR="00A144A6" w:rsidRDefault="00A144A6" w:rsidP="00057A2F"/>
    <w:p w14:paraId="77E1BC6C" w14:textId="77777777" w:rsidR="00057A2F" w:rsidRDefault="00057A2F" w:rsidP="00057A2F"/>
    <w:p w14:paraId="2A068328" w14:textId="77777777" w:rsidR="00057A2F" w:rsidRDefault="00057A2F" w:rsidP="00057A2F"/>
    <w:p w14:paraId="56E25C30" w14:textId="77777777" w:rsidR="00D7380F" w:rsidRDefault="00D7380F" w:rsidP="00057A2F"/>
    <w:p w14:paraId="44F7824A" w14:textId="77777777" w:rsidR="00D7380F" w:rsidRDefault="00D7380F" w:rsidP="00057A2F"/>
    <w:p w14:paraId="664E3D74" w14:textId="77777777" w:rsidR="00057A2F" w:rsidRDefault="00057A2F" w:rsidP="00057A2F"/>
    <w:p w14:paraId="62986C8C" w14:textId="77777777" w:rsidR="00057A2F" w:rsidRDefault="00057A2F" w:rsidP="00057A2F">
      <w:pPr>
        <w:pStyle w:val="Heading3"/>
      </w:pPr>
      <w:bookmarkStart w:id="1792" w:name="_Toc388618433"/>
      <w:bookmarkStart w:id="1793" w:name="_Toc390091860"/>
      <w:r>
        <w:lastRenderedPageBreak/>
        <w:t>3.10.10 Suspend Questions</w:t>
      </w:r>
      <w:bookmarkEnd w:id="1792"/>
      <w:bookmarkEnd w:id="179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BCA1CA8"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C8915C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215EBE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E07F0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1B4B4E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8C41E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B66076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BA20B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686C5F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4F97B34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37A0E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523F87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Questions</w:t>
            </w:r>
          </w:p>
          <w:p w14:paraId="4FFF921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question from being included in any exams, without deleting the question.</w:t>
            </w:r>
          </w:p>
          <w:p w14:paraId="1A948AA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70F7F3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C6AF99"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64B488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129B1D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453B141" wp14:editId="79C4039F">
                  <wp:extent cx="5059045" cy="2885440"/>
                  <wp:effectExtent l="19050" t="0" r="8255" b="0"/>
                  <wp:docPr id="138" name="Picture 24" descr="C:\Users\melakaa\Desktop\Top Cima\admin suspen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suspend questions.png"/>
                          <pic:cNvPicPr>
                            <a:picLocks noChangeAspect="1" noChangeArrowheads="1"/>
                          </pic:cNvPicPr>
                        </pic:nvPicPr>
                        <pic:blipFill>
                          <a:blip r:embed="rId74"/>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14:paraId="27976BCE"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03AEE7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9183A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1758459" w14:textId="77777777" w:rsidR="00057A2F" w:rsidRPr="005717B9" w:rsidRDefault="00057A2F" w:rsidP="00E17C5A">
            <w:pPr>
              <w:autoSpaceDE w:val="0"/>
              <w:autoSpaceDN w:val="0"/>
              <w:adjustRightInd w:val="0"/>
              <w:spacing w:after="0" w:line="240" w:lineRule="auto"/>
              <w:rPr>
                <w:rFonts w:cstheme="minorHAnsi"/>
                <w:sz w:val="24"/>
                <w:szCs w:val="24"/>
              </w:rPr>
            </w:pPr>
          </w:p>
          <w:p w14:paraId="446337E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D637BC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C90F86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096899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6A286D12"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 in the format of a table.</w:t>
            </w:r>
          </w:p>
          <w:p w14:paraId="2BED2CD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w:t>
            </w:r>
            <w:r w:rsidRPr="00C96B02">
              <w:rPr>
                <w:sz w:val="24"/>
                <w:szCs w:val="24"/>
              </w:rPr>
              <w:t xml:space="preserve">on the </w:t>
            </w:r>
            <w:r>
              <w:rPr>
                <w:sz w:val="24"/>
                <w:szCs w:val="24"/>
              </w:rPr>
              <w:t>“Status” column</w:t>
            </w:r>
          </w:p>
          <w:p w14:paraId="44DF3EFA" w14:textId="77777777"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Question?”</w:t>
            </w:r>
          </w:p>
          <w:p w14:paraId="437FE01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suspended.</w:t>
            </w:r>
          </w:p>
          <w:p w14:paraId="1BC512C6"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Questions.</w:t>
            </w:r>
          </w:p>
          <w:p w14:paraId="726DFAC9"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23D971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DA8E5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E92796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448C46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6A2942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61A90F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438CDD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9AEC34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D9E2A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4D8512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3D80FC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08545E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2E2231B" w14:textId="77777777" w:rsidR="00057A2F" w:rsidRDefault="00057A2F" w:rsidP="00057A2F"/>
    <w:p w14:paraId="2869862C" w14:textId="77777777" w:rsidR="00057A2F" w:rsidRDefault="00057A2F" w:rsidP="00057A2F"/>
    <w:p w14:paraId="734D04C5" w14:textId="77777777" w:rsidR="00057A2F" w:rsidRDefault="00057A2F" w:rsidP="00057A2F"/>
    <w:p w14:paraId="6CBD0202" w14:textId="77777777" w:rsidR="00057A2F" w:rsidRDefault="00057A2F" w:rsidP="00057A2F"/>
    <w:p w14:paraId="2A02FE17" w14:textId="77777777" w:rsidR="00057A2F" w:rsidRDefault="00057A2F" w:rsidP="00057A2F"/>
    <w:p w14:paraId="4FDA7978" w14:textId="77777777" w:rsidR="00057A2F" w:rsidRDefault="00057A2F" w:rsidP="00057A2F"/>
    <w:p w14:paraId="0B72C484" w14:textId="77777777" w:rsidR="00057A2F" w:rsidRDefault="00057A2F" w:rsidP="00057A2F"/>
    <w:p w14:paraId="4CE9C036" w14:textId="77777777" w:rsidR="00057A2F" w:rsidRDefault="00057A2F" w:rsidP="00057A2F"/>
    <w:p w14:paraId="3E7FC3AA" w14:textId="77777777" w:rsidR="00057A2F" w:rsidRDefault="00057A2F" w:rsidP="00057A2F"/>
    <w:p w14:paraId="468227C0" w14:textId="77777777" w:rsidR="00057A2F" w:rsidRDefault="00057A2F" w:rsidP="00057A2F"/>
    <w:p w14:paraId="0A3BC62C" w14:textId="77777777" w:rsidR="00057A2F" w:rsidRDefault="00057A2F" w:rsidP="00057A2F"/>
    <w:p w14:paraId="322E3C29" w14:textId="77777777" w:rsidR="00057A2F" w:rsidRDefault="00057A2F" w:rsidP="00057A2F"/>
    <w:p w14:paraId="32C6B0E2" w14:textId="77777777" w:rsidR="00057A2F" w:rsidRDefault="00057A2F" w:rsidP="00057A2F"/>
    <w:p w14:paraId="0B7CAC97" w14:textId="77777777" w:rsidR="00057A2F" w:rsidRDefault="00057A2F" w:rsidP="00057A2F"/>
    <w:p w14:paraId="48F5D234" w14:textId="77777777" w:rsidR="00057A2F" w:rsidRDefault="00057A2F" w:rsidP="00057A2F"/>
    <w:p w14:paraId="198DFB52" w14:textId="77777777" w:rsidR="002227F8" w:rsidRDefault="002227F8" w:rsidP="00057A2F"/>
    <w:p w14:paraId="76EF37E0" w14:textId="77777777" w:rsidR="00057A2F" w:rsidRDefault="00057A2F" w:rsidP="00057A2F"/>
    <w:p w14:paraId="523F8A54" w14:textId="77777777" w:rsidR="00FD2E20" w:rsidRDefault="00FD2E20" w:rsidP="00057A2F"/>
    <w:p w14:paraId="6AAA9F64" w14:textId="77777777" w:rsidR="00057A2F" w:rsidRPr="000938F2" w:rsidRDefault="00057A2F" w:rsidP="00057A2F"/>
    <w:p w14:paraId="2EB1A83B" w14:textId="77777777" w:rsidR="00057A2F" w:rsidRDefault="00057A2F" w:rsidP="00057A2F">
      <w:pPr>
        <w:pStyle w:val="Heading3"/>
      </w:pPr>
    </w:p>
    <w:p w14:paraId="708F9E4C" w14:textId="77777777" w:rsidR="00057A2F" w:rsidRPr="007248AA" w:rsidRDefault="00057A2F" w:rsidP="00057A2F"/>
    <w:p w14:paraId="50B8B2A8" w14:textId="77777777" w:rsidR="00057A2F" w:rsidRDefault="00057A2F" w:rsidP="00057A2F">
      <w:pPr>
        <w:pStyle w:val="Heading3"/>
      </w:pPr>
      <w:bookmarkStart w:id="1794" w:name="_Toc388618434"/>
      <w:bookmarkStart w:id="1795" w:name="_Toc390091861"/>
      <w:r>
        <w:lastRenderedPageBreak/>
        <w:t>3.10.11 Re-Activate Questions</w:t>
      </w:r>
      <w:bookmarkEnd w:id="1794"/>
      <w:bookmarkEnd w:id="1795"/>
    </w:p>
    <w:p w14:paraId="58AACA58" w14:textId="77777777" w:rsidR="00057A2F" w:rsidRPr="007248A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39DB2B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2180B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F53B1C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8D86CE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D677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BA853A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0D44B9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3DCEA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D152FB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A2D0A0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65682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C58864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Questions</w:t>
            </w:r>
          </w:p>
          <w:p w14:paraId="3B23B519"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Make those questions eligible to be selected when choosing questions for an exam</w:t>
            </w:r>
          </w:p>
          <w:p w14:paraId="63E7441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3C96D1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E704FC"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5B7323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0DDC1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FCBD203" wp14:editId="7944A29D">
                  <wp:extent cx="5177790" cy="2885440"/>
                  <wp:effectExtent l="19050" t="0" r="3810" b="0"/>
                  <wp:docPr id="139" name="Picture 25" descr="C:\Users\melakaa\Desktop\Top Cima\admin reactivate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admin reactivate question.png"/>
                          <pic:cNvPicPr>
                            <a:picLocks noChangeAspect="1" noChangeArrowheads="1"/>
                          </pic:cNvPicPr>
                        </pic:nvPicPr>
                        <pic:blipFill>
                          <a:blip r:embed="rId76"/>
                          <a:srcRect/>
                          <a:stretch>
                            <a:fillRect/>
                          </a:stretch>
                        </pic:blipFill>
                        <pic:spPr bwMode="auto">
                          <a:xfrm>
                            <a:off x="0" y="0"/>
                            <a:ext cx="5177790" cy="2885440"/>
                          </a:xfrm>
                          <a:prstGeom prst="rect">
                            <a:avLst/>
                          </a:prstGeom>
                          <a:noFill/>
                          <a:ln w="9525">
                            <a:noFill/>
                            <a:miter lim="800000"/>
                            <a:headEnd/>
                            <a:tailEnd/>
                          </a:ln>
                        </pic:spPr>
                      </pic:pic>
                    </a:graphicData>
                  </a:graphic>
                </wp:inline>
              </w:drawing>
            </w:r>
          </w:p>
          <w:p w14:paraId="7EC056A8"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31F727E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16B8B3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5C96240" w14:textId="77777777" w:rsidR="00057A2F" w:rsidRPr="005717B9" w:rsidRDefault="00057A2F" w:rsidP="00E17C5A">
            <w:pPr>
              <w:autoSpaceDE w:val="0"/>
              <w:autoSpaceDN w:val="0"/>
              <w:adjustRightInd w:val="0"/>
              <w:spacing w:after="0" w:line="240" w:lineRule="auto"/>
              <w:rPr>
                <w:rFonts w:cstheme="minorHAnsi"/>
                <w:sz w:val="24"/>
                <w:szCs w:val="24"/>
              </w:rPr>
            </w:pPr>
          </w:p>
          <w:p w14:paraId="39CB08D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D1F06E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A58D43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CD204F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5015606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5F20462D"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Question has a suspended status, a “Re-Activate” button will be shown in the “Status” column next to the Questions’ record.</w:t>
            </w:r>
          </w:p>
          <w:p w14:paraId="743128BA"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14:paraId="1CF4557E" w14:textId="77777777"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Question?”</w:t>
            </w:r>
          </w:p>
          <w:p w14:paraId="6480883B" w14:textId="77777777"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67F65F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C1EAE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75CBB84"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B92818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E7F27C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F26B9B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BAF7DF0"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A64CDD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766482" w14:textId="77777777"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14:paraId="48FA8B2B" w14:textId="77777777" w:rsidR="00057A2F" w:rsidRPr="007A2277" w:rsidRDefault="00057A2F" w:rsidP="00E17C5A">
            <w:pPr>
              <w:autoSpaceDE w:val="0"/>
              <w:autoSpaceDN w:val="0"/>
              <w:adjustRightInd w:val="0"/>
              <w:spacing w:after="0" w:line="240" w:lineRule="auto"/>
              <w:rPr>
                <w:rFonts w:cstheme="minorHAnsi"/>
                <w:color w:val="00000A"/>
                <w:sz w:val="24"/>
                <w:szCs w:val="24"/>
              </w:rPr>
            </w:pPr>
          </w:p>
          <w:p w14:paraId="4EB9D67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CEE805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39D0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4BEAE12" w14:textId="77777777" w:rsidR="00057A2F" w:rsidRDefault="00057A2F" w:rsidP="00057A2F"/>
    <w:p w14:paraId="0228DD5B" w14:textId="77777777" w:rsidR="00057A2F" w:rsidRDefault="00057A2F" w:rsidP="00057A2F"/>
    <w:p w14:paraId="74C0A65A" w14:textId="77777777" w:rsidR="00057A2F" w:rsidRDefault="00057A2F" w:rsidP="00057A2F"/>
    <w:p w14:paraId="1DBAB0AD" w14:textId="77777777" w:rsidR="00057A2F" w:rsidRDefault="00057A2F" w:rsidP="00057A2F"/>
    <w:p w14:paraId="1E18AF7F" w14:textId="77777777" w:rsidR="00057A2F" w:rsidRDefault="00057A2F" w:rsidP="00057A2F"/>
    <w:p w14:paraId="34115C07" w14:textId="77777777" w:rsidR="00057A2F" w:rsidRDefault="00057A2F" w:rsidP="00057A2F"/>
    <w:p w14:paraId="1904378F" w14:textId="77777777" w:rsidR="00057A2F" w:rsidRDefault="00057A2F" w:rsidP="00057A2F"/>
    <w:p w14:paraId="51D43992" w14:textId="77777777" w:rsidR="00057A2F" w:rsidRDefault="00057A2F" w:rsidP="00057A2F"/>
    <w:p w14:paraId="55B180F6" w14:textId="77777777" w:rsidR="00057A2F" w:rsidRDefault="00057A2F" w:rsidP="00057A2F"/>
    <w:p w14:paraId="15AD3EED" w14:textId="77777777" w:rsidR="00057A2F" w:rsidRDefault="00057A2F" w:rsidP="00057A2F"/>
    <w:p w14:paraId="3253D09B" w14:textId="77777777" w:rsidR="00057A2F" w:rsidRDefault="00057A2F" w:rsidP="00057A2F"/>
    <w:p w14:paraId="5476A139" w14:textId="77777777" w:rsidR="00057A2F" w:rsidRDefault="00057A2F" w:rsidP="00057A2F"/>
    <w:p w14:paraId="6613FC85" w14:textId="77777777" w:rsidR="001D3127" w:rsidRDefault="001D3127" w:rsidP="00057A2F"/>
    <w:p w14:paraId="27CB5AFA" w14:textId="77777777" w:rsidR="001D3127" w:rsidRDefault="001D3127" w:rsidP="00057A2F"/>
    <w:p w14:paraId="3F6DE86F" w14:textId="77777777" w:rsidR="001D3127" w:rsidRDefault="001D3127" w:rsidP="00057A2F"/>
    <w:p w14:paraId="767ACC54" w14:textId="77777777" w:rsidR="00057A2F" w:rsidRDefault="00057A2F" w:rsidP="00057A2F"/>
    <w:p w14:paraId="5FFDA2D5" w14:textId="77777777" w:rsidR="00057A2F" w:rsidRDefault="00057A2F" w:rsidP="00057A2F"/>
    <w:p w14:paraId="205CAA03" w14:textId="77777777" w:rsidR="00057A2F" w:rsidRDefault="00057A2F" w:rsidP="00057A2F"/>
    <w:p w14:paraId="1DF2E665" w14:textId="77777777" w:rsidR="00057A2F" w:rsidRDefault="00057A2F" w:rsidP="00057A2F"/>
    <w:p w14:paraId="0A7D781A" w14:textId="77777777" w:rsidR="00FD2E20" w:rsidRDefault="00FD2E20" w:rsidP="00057A2F"/>
    <w:p w14:paraId="0A7534E5" w14:textId="77777777" w:rsidR="00057A2F" w:rsidRDefault="00057A2F" w:rsidP="00057A2F">
      <w:pPr>
        <w:pStyle w:val="Heading3"/>
      </w:pPr>
      <w:bookmarkStart w:id="1796" w:name="_Toc388618435"/>
      <w:bookmarkStart w:id="1797" w:name="_Toc390091862"/>
      <w:r>
        <w:lastRenderedPageBreak/>
        <w:t>3.10.12 Edit Single Answer Questions</w:t>
      </w:r>
      <w:bookmarkEnd w:id="1796"/>
      <w:bookmarkEnd w:id="1797"/>
    </w:p>
    <w:p w14:paraId="4D7AF88D" w14:textId="77777777" w:rsidR="00057A2F" w:rsidRPr="002123E1"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4B1EBFD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19E1E6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A002A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7CC9E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55B750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0A593A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8756D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5B2883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D1FF85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1CD4F6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91BF85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111C5F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Single answer questions</w:t>
            </w:r>
          </w:p>
          <w:p w14:paraId="01E56C3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14:paraId="5974D2F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E3A7E4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6C09D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7C18A3F"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591F6608" wp14:editId="249A2AA2">
                  <wp:extent cx="4242399" cy="5404854"/>
                  <wp:effectExtent l="19050" t="0" r="5751" b="0"/>
                  <wp:docPr id="140" name="Picture 31" descr="C:\Users\melakaa\Desktop\Top Cima\admin edit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admin edit single answer question.png"/>
                          <pic:cNvPicPr>
                            <a:picLocks noChangeAspect="1" noChangeArrowheads="1"/>
                          </pic:cNvPicPr>
                        </pic:nvPicPr>
                        <pic:blipFill>
                          <a:blip r:embed="rId77"/>
                          <a:srcRect/>
                          <a:stretch>
                            <a:fillRect/>
                          </a:stretch>
                        </pic:blipFill>
                        <pic:spPr bwMode="auto">
                          <a:xfrm>
                            <a:off x="0" y="0"/>
                            <a:ext cx="4243767" cy="5406597"/>
                          </a:xfrm>
                          <a:prstGeom prst="rect">
                            <a:avLst/>
                          </a:prstGeom>
                          <a:noFill/>
                          <a:ln w="9525">
                            <a:noFill/>
                            <a:miter lim="800000"/>
                            <a:headEnd/>
                            <a:tailEnd/>
                          </a:ln>
                        </pic:spPr>
                      </pic:pic>
                    </a:graphicData>
                  </a:graphic>
                </wp:inline>
              </w:drawing>
            </w:r>
          </w:p>
          <w:p w14:paraId="26E134FB" w14:textId="77777777" w:rsidR="00057A2F" w:rsidRDefault="00057A2F" w:rsidP="00E17C5A">
            <w:pPr>
              <w:autoSpaceDE w:val="0"/>
              <w:autoSpaceDN w:val="0"/>
              <w:adjustRightInd w:val="0"/>
              <w:spacing w:after="0" w:line="240" w:lineRule="auto"/>
              <w:jc w:val="center"/>
              <w:rPr>
                <w:rFonts w:cstheme="minorHAnsi"/>
                <w:sz w:val="24"/>
                <w:szCs w:val="24"/>
              </w:rPr>
            </w:pPr>
          </w:p>
          <w:p w14:paraId="28BA4D76"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05FEAB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0A945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1EAFE05" w14:textId="77777777" w:rsidR="00057A2F" w:rsidRPr="005717B9" w:rsidRDefault="00057A2F" w:rsidP="00E17C5A">
            <w:pPr>
              <w:autoSpaceDE w:val="0"/>
              <w:autoSpaceDN w:val="0"/>
              <w:adjustRightInd w:val="0"/>
              <w:spacing w:after="0" w:line="240" w:lineRule="auto"/>
              <w:rPr>
                <w:rFonts w:cstheme="minorHAnsi"/>
                <w:sz w:val="24"/>
                <w:szCs w:val="24"/>
              </w:rPr>
            </w:pPr>
          </w:p>
          <w:p w14:paraId="1F1FC2E3"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084335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AB359C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D878C0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74137128"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28E9077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496247A4">
                <v:shape id="_x0000_i1034" type="#_x0000_t75" style="width:13.8pt;height:10.2pt" o:ole="">
                  <v:imagedata r:id="rId40" o:title=""/>
                </v:shape>
                <o:OLEObject Type="Embed" ProgID="PBrush" ShapeID="_x0000_i1034" DrawAspect="Content" ObjectID="_1645611268" r:id="rId78"/>
              </w:object>
            </w:r>
            <w:r>
              <w:t xml:space="preserve">) </w:t>
            </w:r>
            <w:r w:rsidRPr="00C96B02">
              <w:rPr>
                <w:sz w:val="24"/>
                <w:szCs w:val="24"/>
              </w:rPr>
              <w:t xml:space="preserve">on the </w:t>
            </w:r>
            <w:r>
              <w:rPr>
                <w:sz w:val="24"/>
                <w:szCs w:val="24"/>
              </w:rPr>
              <w:t>“Actions” column, next to a single answer questions record.</w:t>
            </w:r>
          </w:p>
          <w:p w14:paraId="0ED0247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single answer question page</w:t>
            </w:r>
          </w:p>
          <w:p w14:paraId="6214BB74"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50684E7F"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4C98338E"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781F29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F7AA9E"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9592785"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C4DF50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5BDF3F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345568C"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6161073"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AE65AC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43F9B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DCF0B0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1BCC71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34E18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22EAF78" w14:textId="77777777" w:rsidR="00057A2F" w:rsidRPr="002123E1" w:rsidRDefault="00057A2F" w:rsidP="00057A2F"/>
    <w:p w14:paraId="040E8103" w14:textId="77777777" w:rsidR="00057A2F" w:rsidRDefault="00057A2F" w:rsidP="00057A2F">
      <w:pPr>
        <w:pStyle w:val="Heading3"/>
      </w:pPr>
    </w:p>
    <w:p w14:paraId="3B7811A7" w14:textId="77777777" w:rsidR="00057A2F" w:rsidRDefault="00057A2F" w:rsidP="00057A2F"/>
    <w:p w14:paraId="084A0B0A" w14:textId="77777777" w:rsidR="00057A2F" w:rsidRDefault="00057A2F" w:rsidP="00057A2F"/>
    <w:p w14:paraId="1B962A2B" w14:textId="77777777" w:rsidR="00057A2F" w:rsidRDefault="00057A2F" w:rsidP="00057A2F"/>
    <w:p w14:paraId="6ADC7B8D" w14:textId="77777777" w:rsidR="00057A2F" w:rsidRDefault="00057A2F" w:rsidP="00057A2F"/>
    <w:p w14:paraId="277CB873" w14:textId="77777777" w:rsidR="00057A2F" w:rsidRDefault="00057A2F" w:rsidP="00057A2F"/>
    <w:p w14:paraId="76BCE0BA" w14:textId="77777777" w:rsidR="00057A2F" w:rsidRDefault="00057A2F" w:rsidP="00057A2F"/>
    <w:p w14:paraId="47062E50" w14:textId="77777777" w:rsidR="00057A2F" w:rsidRDefault="00057A2F" w:rsidP="00057A2F"/>
    <w:p w14:paraId="532B9EE2" w14:textId="77777777" w:rsidR="00057A2F" w:rsidRDefault="00057A2F" w:rsidP="00057A2F"/>
    <w:p w14:paraId="4B7B2C8D" w14:textId="77777777" w:rsidR="00057A2F" w:rsidRDefault="00057A2F" w:rsidP="00057A2F"/>
    <w:p w14:paraId="4F68FF01" w14:textId="77777777" w:rsidR="00057A2F" w:rsidRPr="0030555B" w:rsidRDefault="00057A2F" w:rsidP="00057A2F"/>
    <w:p w14:paraId="0A0BA4C8" w14:textId="77777777" w:rsidR="00057A2F" w:rsidRDefault="00057A2F" w:rsidP="00057A2F">
      <w:pPr>
        <w:pStyle w:val="Heading3"/>
      </w:pPr>
      <w:bookmarkStart w:id="1798" w:name="_Toc388618436"/>
      <w:bookmarkStart w:id="1799" w:name="_Toc390091863"/>
      <w:r>
        <w:lastRenderedPageBreak/>
        <w:t>3.10.13 Edit Multiple answer questions</w:t>
      </w:r>
      <w:bookmarkEnd w:id="1798"/>
      <w:bookmarkEnd w:id="1799"/>
    </w:p>
    <w:p w14:paraId="7BBD30D8"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7CF5AA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07C46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906A00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E35E2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4448CF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4E09C0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E2A1582"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D6119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76D7B8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68AAD7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88000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F760AA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answer questions</w:t>
            </w:r>
          </w:p>
          <w:p w14:paraId="6E8350A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14:paraId="3EBAFD0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5D7917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2DB4F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183BEBF"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p>
          <w:p w14:paraId="76397183" w14:textId="77777777"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A6340A8" wp14:editId="2CB46452">
                  <wp:extent cx="2588866" cy="5572664"/>
                  <wp:effectExtent l="19050" t="0" r="1934" b="0"/>
                  <wp:docPr id="141" name="Picture 35" descr="C:\Users\melakaa\Desktop\Top Cima\admin edit mul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lakaa\Desktop\Top Cima\admin edit muliple choice answer question.png"/>
                          <pic:cNvPicPr>
                            <a:picLocks noChangeAspect="1" noChangeArrowheads="1"/>
                          </pic:cNvPicPr>
                        </pic:nvPicPr>
                        <pic:blipFill>
                          <a:blip r:embed="rId79"/>
                          <a:srcRect/>
                          <a:stretch>
                            <a:fillRect/>
                          </a:stretch>
                        </pic:blipFill>
                        <pic:spPr bwMode="auto">
                          <a:xfrm>
                            <a:off x="0" y="0"/>
                            <a:ext cx="2598114" cy="5592571"/>
                          </a:xfrm>
                          <a:prstGeom prst="rect">
                            <a:avLst/>
                          </a:prstGeom>
                          <a:noFill/>
                          <a:ln w="9525">
                            <a:noFill/>
                            <a:miter lim="800000"/>
                            <a:headEnd/>
                            <a:tailEnd/>
                          </a:ln>
                        </pic:spPr>
                      </pic:pic>
                    </a:graphicData>
                  </a:graphic>
                </wp:inline>
              </w:drawing>
            </w:r>
          </w:p>
          <w:p w14:paraId="14C49D69"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665DCD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F5927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6D01F869" w14:textId="77777777" w:rsidR="00057A2F" w:rsidRPr="005717B9" w:rsidRDefault="00057A2F" w:rsidP="00E17C5A">
            <w:pPr>
              <w:autoSpaceDE w:val="0"/>
              <w:autoSpaceDN w:val="0"/>
              <w:adjustRightInd w:val="0"/>
              <w:spacing w:after="0" w:line="240" w:lineRule="auto"/>
              <w:rPr>
                <w:rFonts w:cstheme="minorHAnsi"/>
                <w:sz w:val="24"/>
                <w:szCs w:val="24"/>
              </w:rPr>
            </w:pPr>
          </w:p>
          <w:p w14:paraId="7FA3D205"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ABD100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21C293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D6612E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6FF0CFC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04611D82"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1F7957DC">
                <v:shape id="_x0000_i1035" type="#_x0000_t75" style="width:13.8pt;height:10.2pt" o:ole="">
                  <v:imagedata r:id="rId40" o:title=""/>
                </v:shape>
                <o:OLEObject Type="Embed" ProgID="PBrush" ShapeID="_x0000_i1035" DrawAspect="Content" ObjectID="_1645611269" r:id="rId80"/>
              </w:object>
            </w:r>
            <w:r>
              <w:t xml:space="preserve">) </w:t>
            </w:r>
            <w:r w:rsidRPr="00C96B02">
              <w:rPr>
                <w:sz w:val="24"/>
                <w:szCs w:val="24"/>
              </w:rPr>
              <w:t xml:space="preserve">on the </w:t>
            </w:r>
            <w:r>
              <w:rPr>
                <w:sz w:val="24"/>
                <w:szCs w:val="24"/>
              </w:rPr>
              <w:t>“Actions” column, next to a multiple answer questions record</w:t>
            </w:r>
          </w:p>
          <w:p w14:paraId="1CB5A785"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multiple answer question page</w:t>
            </w:r>
          </w:p>
          <w:p w14:paraId="7FE861FE"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110454D2"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6E36C66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777C5A2"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D52CB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92267AA"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7EFBB2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2EB8B3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1482109"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7281344"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D1AF47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E5BEF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0DB6E1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A2D7F9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226FF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E84942E" w14:textId="77777777" w:rsidR="00057A2F" w:rsidRDefault="00057A2F" w:rsidP="00057A2F"/>
    <w:p w14:paraId="4F3577C2" w14:textId="77777777" w:rsidR="00057A2F" w:rsidRDefault="00057A2F" w:rsidP="00057A2F"/>
    <w:p w14:paraId="51403F84" w14:textId="77777777" w:rsidR="00057A2F" w:rsidRDefault="00057A2F" w:rsidP="00057A2F"/>
    <w:p w14:paraId="28D19654" w14:textId="77777777" w:rsidR="00057A2F" w:rsidRDefault="00057A2F" w:rsidP="00057A2F"/>
    <w:p w14:paraId="0B80D329" w14:textId="77777777" w:rsidR="00057A2F" w:rsidRDefault="00057A2F" w:rsidP="00057A2F"/>
    <w:p w14:paraId="683179AC" w14:textId="77777777" w:rsidR="00057A2F" w:rsidRDefault="00057A2F" w:rsidP="00057A2F"/>
    <w:p w14:paraId="4D15BB03" w14:textId="77777777" w:rsidR="00057A2F" w:rsidRDefault="00057A2F" w:rsidP="00057A2F"/>
    <w:p w14:paraId="55B441C6" w14:textId="77777777" w:rsidR="00057A2F" w:rsidRDefault="00057A2F" w:rsidP="00057A2F"/>
    <w:p w14:paraId="7F4C210B" w14:textId="77777777" w:rsidR="00057A2F" w:rsidRDefault="00057A2F" w:rsidP="00057A2F"/>
    <w:p w14:paraId="269C9437" w14:textId="77777777" w:rsidR="00057A2F" w:rsidRDefault="00057A2F" w:rsidP="00057A2F"/>
    <w:p w14:paraId="5FEEC723" w14:textId="77777777" w:rsidR="00057A2F" w:rsidRDefault="00057A2F" w:rsidP="00057A2F"/>
    <w:p w14:paraId="665A7CA7" w14:textId="77777777" w:rsidR="00057A2F" w:rsidRDefault="00057A2F" w:rsidP="00057A2F">
      <w:pPr>
        <w:pStyle w:val="Heading3"/>
      </w:pPr>
      <w:bookmarkStart w:id="1800" w:name="_Toc388618437"/>
      <w:bookmarkStart w:id="1801" w:name="_Toc390091864"/>
      <w:r>
        <w:lastRenderedPageBreak/>
        <w:t>3.10.14 Edit Short Written Answer Questions</w:t>
      </w:r>
      <w:bookmarkEnd w:id="1800"/>
      <w:bookmarkEnd w:id="180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0C7D549A"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86D04E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9631EB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A9F114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3678C3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67BF54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96656C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F23473A"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77047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2ADDD9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61C895B"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FCE393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Short Written Answer questions</w:t>
            </w:r>
          </w:p>
          <w:p w14:paraId="1575753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w:t>
            </w:r>
          </w:p>
          <w:p w14:paraId="561F1D2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DAB21F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1A0EAA"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9B18DC9"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B995CCB"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0D2C63FF" wp14:editId="7B04F5A4">
                  <wp:extent cx="4595495" cy="4476750"/>
                  <wp:effectExtent l="19050" t="0" r="0" b="0"/>
                  <wp:docPr id="142" name="Picture 37" descr="C:\Users\melakaa\Desktop\Top Cima\admin edit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lakaa\Desktop\Top Cima\admin edit short written answer question.png"/>
                          <pic:cNvPicPr>
                            <a:picLocks noChangeAspect="1" noChangeArrowheads="1"/>
                          </pic:cNvPicPr>
                        </pic:nvPicPr>
                        <pic:blipFill>
                          <a:blip r:embed="rId81"/>
                          <a:srcRect/>
                          <a:stretch>
                            <a:fillRect/>
                          </a:stretch>
                        </pic:blipFill>
                        <pic:spPr bwMode="auto">
                          <a:xfrm>
                            <a:off x="0" y="0"/>
                            <a:ext cx="4595495" cy="4476750"/>
                          </a:xfrm>
                          <a:prstGeom prst="rect">
                            <a:avLst/>
                          </a:prstGeom>
                          <a:noFill/>
                          <a:ln w="9525">
                            <a:noFill/>
                            <a:miter lim="800000"/>
                            <a:headEnd/>
                            <a:tailEnd/>
                          </a:ln>
                        </pic:spPr>
                      </pic:pic>
                    </a:graphicData>
                  </a:graphic>
                </wp:inline>
              </w:drawing>
            </w:r>
          </w:p>
          <w:p w14:paraId="3589AC7E"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5A5BFC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94299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AF795D0" w14:textId="77777777" w:rsidR="00057A2F" w:rsidRPr="005717B9" w:rsidRDefault="00057A2F" w:rsidP="00E17C5A">
            <w:pPr>
              <w:autoSpaceDE w:val="0"/>
              <w:autoSpaceDN w:val="0"/>
              <w:adjustRightInd w:val="0"/>
              <w:spacing w:after="0" w:line="240" w:lineRule="auto"/>
              <w:rPr>
                <w:rFonts w:cstheme="minorHAnsi"/>
                <w:sz w:val="24"/>
                <w:szCs w:val="24"/>
              </w:rPr>
            </w:pPr>
          </w:p>
          <w:p w14:paraId="073B4EF1"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950292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3468598"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37FF150"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7E593C69"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list of details about the registered questions in the format of a </w:t>
            </w:r>
            <w:r>
              <w:rPr>
                <w:rFonts w:cstheme="minorHAnsi"/>
                <w:color w:val="00000A"/>
                <w:sz w:val="24"/>
                <w:szCs w:val="24"/>
              </w:rPr>
              <w:lastRenderedPageBreak/>
              <w:t>table.</w:t>
            </w:r>
          </w:p>
          <w:p w14:paraId="406F8AB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085083C7">
                <v:shape id="_x0000_i1036" type="#_x0000_t75" style="width:13.8pt;height:10.2pt" o:ole="">
                  <v:imagedata r:id="rId40" o:title=""/>
                </v:shape>
                <o:OLEObject Type="Embed" ProgID="PBrush" ShapeID="_x0000_i1036" DrawAspect="Content" ObjectID="_1645611270" r:id="rId82"/>
              </w:object>
            </w:r>
            <w:r>
              <w:t xml:space="preserve">) </w:t>
            </w:r>
            <w:r w:rsidRPr="00C96B02">
              <w:rPr>
                <w:sz w:val="24"/>
                <w:szCs w:val="24"/>
              </w:rPr>
              <w:t xml:space="preserve">on the </w:t>
            </w:r>
            <w:r>
              <w:rPr>
                <w:sz w:val="24"/>
                <w:szCs w:val="24"/>
              </w:rPr>
              <w:t>“Actions” column, next to a short written answer questions record</w:t>
            </w:r>
          </w:p>
          <w:p w14:paraId="122A8BF2"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short written answer question page</w:t>
            </w:r>
          </w:p>
          <w:p w14:paraId="05476C21"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200BDDB8"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0245AA5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705F8E8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BAF0C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8B44867"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74A7B2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F63489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EE4458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64D5916"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CF94EF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EC0D0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6BD086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7A1624C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56F58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E8E570A" w14:textId="77777777" w:rsidR="00057A2F" w:rsidRDefault="00057A2F" w:rsidP="00057A2F"/>
    <w:p w14:paraId="75ADE5A2" w14:textId="77777777" w:rsidR="00057A2F" w:rsidRDefault="00057A2F" w:rsidP="00057A2F"/>
    <w:p w14:paraId="2B4F713D" w14:textId="77777777" w:rsidR="00057A2F" w:rsidRDefault="00057A2F" w:rsidP="00057A2F"/>
    <w:p w14:paraId="21B7EE87" w14:textId="77777777" w:rsidR="00057A2F" w:rsidRDefault="00057A2F" w:rsidP="00057A2F"/>
    <w:p w14:paraId="284681D1" w14:textId="77777777" w:rsidR="00057A2F" w:rsidRDefault="00057A2F" w:rsidP="00057A2F"/>
    <w:p w14:paraId="33EF016C" w14:textId="77777777" w:rsidR="00057A2F" w:rsidRDefault="00057A2F" w:rsidP="00057A2F"/>
    <w:p w14:paraId="7316658C" w14:textId="77777777" w:rsidR="00057A2F" w:rsidRDefault="00057A2F" w:rsidP="00057A2F"/>
    <w:p w14:paraId="3D42997B" w14:textId="77777777" w:rsidR="00057A2F" w:rsidRDefault="00057A2F" w:rsidP="00057A2F"/>
    <w:p w14:paraId="3F06D3A2" w14:textId="77777777" w:rsidR="00057A2F" w:rsidRDefault="00057A2F" w:rsidP="00057A2F"/>
    <w:p w14:paraId="03F1C06D" w14:textId="77777777" w:rsidR="00057A2F" w:rsidRDefault="00057A2F" w:rsidP="00057A2F"/>
    <w:p w14:paraId="6C6FCF84" w14:textId="77777777" w:rsidR="00057A2F" w:rsidRDefault="00057A2F" w:rsidP="00057A2F"/>
    <w:p w14:paraId="1878E474" w14:textId="77777777" w:rsidR="00057A2F" w:rsidRDefault="00057A2F" w:rsidP="00057A2F"/>
    <w:p w14:paraId="70E10663" w14:textId="77777777" w:rsidR="00057A2F" w:rsidRDefault="00057A2F" w:rsidP="00057A2F"/>
    <w:p w14:paraId="03BEF26A" w14:textId="77777777" w:rsidR="00057A2F" w:rsidRDefault="00057A2F" w:rsidP="00057A2F"/>
    <w:p w14:paraId="4F667618" w14:textId="77777777" w:rsidR="009864A0" w:rsidRPr="00853319" w:rsidRDefault="009864A0" w:rsidP="00057A2F"/>
    <w:p w14:paraId="28CD494B" w14:textId="77777777" w:rsidR="00057A2F" w:rsidRDefault="00057A2F" w:rsidP="00057A2F">
      <w:pPr>
        <w:pStyle w:val="Heading3"/>
      </w:pPr>
    </w:p>
    <w:p w14:paraId="66817C2A" w14:textId="77777777" w:rsidR="00057A2F" w:rsidRDefault="00057A2F" w:rsidP="00057A2F">
      <w:pPr>
        <w:pStyle w:val="Heading3"/>
      </w:pPr>
      <w:bookmarkStart w:id="1802" w:name="_Toc388618438"/>
      <w:bookmarkStart w:id="1803" w:name="_Toc390091865"/>
      <w:r>
        <w:lastRenderedPageBreak/>
        <w:t>3.10.15 Edit Drag and Drop Type A Answer Questions</w:t>
      </w:r>
      <w:bookmarkEnd w:id="1802"/>
      <w:bookmarkEnd w:id="1803"/>
    </w:p>
    <w:p w14:paraId="108540C3"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AA703F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1222B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9CB01A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C0B337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4C247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C336498"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A93153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50186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FC458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533D2CA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A2D36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C93DA4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A Questions</w:t>
            </w:r>
          </w:p>
          <w:p w14:paraId="2F298573"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66F1545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51548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E5D79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88D3B3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D2561A7"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13DC0BB0" wp14:editId="7BB920B9">
                  <wp:extent cx="3056984" cy="5221836"/>
                  <wp:effectExtent l="19050" t="0" r="0" b="0"/>
                  <wp:docPr id="143" name="Picture 39" descr="C:\Users\melakaa\Desktop\Top Cima\admin edit drag and drop answer question typ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edit drag and drop answer question type A.png"/>
                          <pic:cNvPicPr>
                            <a:picLocks noChangeAspect="1" noChangeArrowheads="1"/>
                          </pic:cNvPicPr>
                        </pic:nvPicPr>
                        <pic:blipFill>
                          <a:blip r:embed="rId83"/>
                          <a:srcRect/>
                          <a:stretch>
                            <a:fillRect/>
                          </a:stretch>
                        </pic:blipFill>
                        <pic:spPr bwMode="auto">
                          <a:xfrm>
                            <a:off x="0" y="0"/>
                            <a:ext cx="3062666" cy="5231541"/>
                          </a:xfrm>
                          <a:prstGeom prst="rect">
                            <a:avLst/>
                          </a:prstGeom>
                          <a:noFill/>
                          <a:ln w="9525">
                            <a:noFill/>
                            <a:miter lim="800000"/>
                            <a:headEnd/>
                            <a:tailEnd/>
                          </a:ln>
                        </pic:spPr>
                      </pic:pic>
                    </a:graphicData>
                  </a:graphic>
                </wp:inline>
              </w:drawing>
            </w:r>
          </w:p>
          <w:p w14:paraId="4E20381B"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5E2FC48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7D48D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D616AE7" w14:textId="77777777" w:rsidR="00057A2F" w:rsidRPr="005717B9" w:rsidRDefault="00057A2F" w:rsidP="00E17C5A">
            <w:pPr>
              <w:autoSpaceDE w:val="0"/>
              <w:autoSpaceDN w:val="0"/>
              <w:adjustRightInd w:val="0"/>
              <w:spacing w:after="0" w:line="240" w:lineRule="auto"/>
              <w:rPr>
                <w:rFonts w:cstheme="minorHAnsi"/>
                <w:sz w:val="24"/>
                <w:szCs w:val="24"/>
              </w:rPr>
            </w:pPr>
          </w:p>
          <w:p w14:paraId="2D4EFC3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A2F34E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00C869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B94031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0847074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27EE4585"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0829457B">
                <v:shape id="_x0000_i1037" type="#_x0000_t75" style="width:13.8pt;height:10.2pt" o:ole="">
                  <v:imagedata r:id="rId40" o:title=""/>
                </v:shape>
                <o:OLEObject Type="Embed" ProgID="PBrush" ShapeID="_x0000_i1037" DrawAspect="Content" ObjectID="_1645611271" r:id="rId84"/>
              </w:object>
            </w:r>
            <w:r>
              <w:t xml:space="preserve">) </w:t>
            </w:r>
            <w:r w:rsidRPr="00C96B02">
              <w:rPr>
                <w:sz w:val="24"/>
                <w:szCs w:val="24"/>
              </w:rPr>
              <w:t xml:space="preserve">on the </w:t>
            </w:r>
            <w:r>
              <w:rPr>
                <w:sz w:val="24"/>
                <w:szCs w:val="24"/>
              </w:rPr>
              <w:t>“Actions” column, next to a drag &amp; drop answer type A questions record</w:t>
            </w:r>
          </w:p>
          <w:p w14:paraId="7AEDD14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A question </w:t>
            </w:r>
            <w:r>
              <w:rPr>
                <w:rFonts w:cstheme="minorHAnsi"/>
                <w:color w:val="00000A"/>
                <w:sz w:val="24"/>
                <w:szCs w:val="24"/>
              </w:rPr>
              <w:t>page</w:t>
            </w:r>
          </w:p>
          <w:p w14:paraId="1082D2C9"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05DD26D7"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1027B3F7"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0831E04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923E0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A63C44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06EABAB"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0BC95F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DD1EC3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95FB866"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7F15D23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7682C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983C47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B45732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2F5E6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25F81ED" w14:textId="77777777" w:rsidR="00057A2F" w:rsidRDefault="00057A2F" w:rsidP="00057A2F"/>
    <w:p w14:paraId="65083B02" w14:textId="77777777" w:rsidR="00057A2F" w:rsidRDefault="00057A2F" w:rsidP="00057A2F"/>
    <w:p w14:paraId="07CCBABC" w14:textId="77777777" w:rsidR="00057A2F" w:rsidRDefault="00057A2F" w:rsidP="00057A2F"/>
    <w:p w14:paraId="54246D33" w14:textId="77777777" w:rsidR="00057A2F" w:rsidRDefault="00057A2F" w:rsidP="00057A2F"/>
    <w:p w14:paraId="147E327E" w14:textId="77777777" w:rsidR="00057A2F" w:rsidRDefault="00057A2F" w:rsidP="00057A2F"/>
    <w:p w14:paraId="4863D401" w14:textId="77777777" w:rsidR="00057A2F" w:rsidRDefault="00057A2F" w:rsidP="00057A2F"/>
    <w:p w14:paraId="38C90819" w14:textId="77777777" w:rsidR="00057A2F" w:rsidRDefault="00057A2F" w:rsidP="00057A2F"/>
    <w:p w14:paraId="134889D7" w14:textId="77777777" w:rsidR="009864A0" w:rsidRDefault="009864A0" w:rsidP="00057A2F"/>
    <w:p w14:paraId="60DCC004" w14:textId="77777777" w:rsidR="00057A2F" w:rsidRDefault="00057A2F" w:rsidP="00057A2F"/>
    <w:p w14:paraId="0FBF3B2A" w14:textId="77777777" w:rsidR="00057A2F" w:rsidRDefault="00057A2F" w:rsidP="00057A2F"/>
    <w:p w14:paraId="364D6857" w14:textId="77777777" w:rsidR="00057A2F" w:rsidRDefault="00057A2F" w:rsidP="00057A2F"/>
    <w:p w14:paraId="52A8A048" w14:textId="77777777" w:rsidR="00057A2F" w:rsidRPr="00B95BA3" w:rsidRDefault="00057A2F" w:rsidP="00057A2F"/>
    <w:p w14:paraId="2A19B95B" w14:textId="77777777" w:rsidR="00057A2F" w:rsidRDefault="00057A2F" w:rsidP="00057A2F">
      <w:pPr>
        <w:pStyle w:val="Heading3"/>
      </w:pPr>
      <w:bookmarkStart w:id="1804" w:name="_Toc388618439"/>
      <w:bookmarkStart w:id="1805" w:name="_Toc390091866"/>
      <w:r>
        <w:lastRenderedPageBreak/>
        <w:t>3.10.16Edit Drag and Drop Type B Answer Questions</w:t>
      </w:r>
      <w:bookmarkEnd w:id="1804"/>
      <w:bookmarkEnd w:id="180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61E79DE"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7E8B1A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4F4F69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A5CAC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76174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C44F2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EC961D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A3611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74BB77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AE46A1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EBC1FC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21BA34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B Questions</w:t>
            </w:r>
          </w:p>
          <w:p w14:paraId="0954BFE8"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1352CF3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842BD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C5D60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BB0D23D"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97E4621"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325B454B" wp14:editId="727E1E44">
                  <wp:extent cx="3674176" cy="6105014"/>
                  <wp:effectExtent l="19050" t="0" r="2474" b="0"/>
                  <wp:docPr id="144" name="Picture 41" descr="C:\Users\melakaa\Desktop\Top Cima\admin edit drag and drop answer question typ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admin edit drag and drop answer question type B.png"/>
                          <pic:cNvPicPr>
                            <a:picLocks noChangeAspect="1" noChangeArrowheads="1"/>
                          </pic:cNvPicPr>
                        </pic:nvPicPr>
                        <pic:blipFill>
                          <a:blip r:embed="rId85"/>
                          <a:srcRect/>
                          <a:stretch>
                            <a:fillRect/>
                          </a:stretch>
                        </pic:blipFill>
                        <pic:spPr bwMode="auto">
                          <a:xfrm>
                            <a:off x="0" y="0"/>
                            <a:ext cx="3674176" cy="6105014"/>
                          </a:xfrm>
                          <a:prstGeom prst="rect">
                            <a:avLst/>
                          </a:prstGeom>
                          <a:noFill/>
                          <a:ln w="9525">
                            <a:noFill/>
                            <a:miter lim="800000"/>
                            <a:headEnd/>
                            <a:tailEnd/>
                          </a:ln>
                        </pic:spPr>
                      </pic:pic>
                    </a:graphicData>
                  </a:graphic>
                </wp:inline>
              </w:drawing>
            </w:r>
          </w:p>
          <w:p w14:paraId="6C551CE7"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24B3A5D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70CE8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29B00E7A" w14:textId="77777777" w:rsidR="00057A2F" w:rsidRPr="005717B9" w:rsidRDefault="00057A2F" w:rsidP="00E17C5A">
            <w:pPr>
              <w:autoSpaceDE w:val="0"/>
              <w:autoSpaceDN w:val="0"/>
              <w:adjustRightInd w:val="0"/>
              <w:spacing w:after="0" w:line="240" w:lineRule="auto"/>
              <w:rPr>
                <w:rFonts w:cstheme="minorHAnsi"/>
                <w:sz w:val="24"/>
                <w:szCs w:val="24"/>
              </w:rPr>
            </w:pPr>
          </w:p>
          <w:p w14:paraId="6228145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6A14C6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4FC3254"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3A239B7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031084CB"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2BC321AF"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6B5C169A">
                <v:shape id="_x0000_i1038" type="#_x0000_t75" style="width:13.8pt;height:10.2pt" o:ole="">
                  <v:imagedata r:id="rId40" o:title=""/>
                </v:shape>
                <o:OLEObject Type="Embed" ProgID="PBrush" ShapeID="_x0000_i1038" DrawAspect="Content" ObjectID="_1645611272" r:id="rId86"/>
              </w:object>
            </w:r>
            <w:r>
              <w:t xml:space="preserve">) </w:t>
            </w:r>
            <w:r w:rsidRPr="00C96B02">
              <w:rPr>
                <w:sz w:val="24"/>
                <w:szCs w:val="24"/>
              </w:rPr>
              <w:t xml:space="preserve">on the </w:t>
            </w:r>
            <w:r>
              <w:rPr>
                <w:sz w:val="24"/>
                <w:szCs w:val="24"/>
              </w:rPr>
              <w:t>“Actions” column, next to a drag &amp; drop answer type B questions record</w:t>
            </w:r>
          </w:p>
          <w:p w14:paraId="77F00A6B"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B question </w:t>
            </w:r>
            <w:r>
              <w:rPr>
                <w:rFonts w:cstheme="minorHAnsi"/>
                <w:color w:val="00000A"/>
                <w:sz w:val="24"/>
                <w:szCs w:val="24"/>
              </w:rPr>
              <w:t>page</w:t>
            </w:r>
          </w:p>
          <w:p w14:paraId="4ECCA587"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1BF71339"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70A929C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75950C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EEAD2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176A9C2"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05B4E78"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9DE270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A8B7AA0"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3EC327B"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CB22CF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7DCA8C"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CD0434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497C72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74240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DC051D3" w14:textId="77777777" w:rsidR="00057A2F" w:rsidRDefault="00057A2F" w:rsidP="00057A2F"/>
    <w:p w14:paraId="360FF501" w14:textId="77777777" w:rsidR="00057A2F" w:rsidRDefault="00057A2F" w:rsidP="00057A2F"/>
    <w:p w14:paraId="1D36E9AD" w14:textId="77777777" w:rsidR="00057A2F" w:rsidRDefault="00057A2F" w:rsidP="00057A2F"/>
    <w:p w14:paraId="5EAF622B" w14:textId="77777777" w:rsidR="00057A2F" w:rsidRDefault="00057A2F" w:rsidP="00057A2F"/>
    <w:p w14:paraId="0956010A" w14:textId="77777777" w:rsidR="00057A2F" w:rsidRDefault="00057A2F" w:rsidP="00057A2F"/>
    <w:p w14:paraId="437281F2" w14:textId="77777777" w:rsidR="00057A2F" w:rsidRDefault="00057A2F" w:rsidP="00057A2F"/>
    <w:p w14:paraId="1AF00C4A" w14:textId="77777777" w:rsidR="00057A2F" w:rsidRDefault="00057A2F" w:rsidP="00057A2F"/>
    <w:p w14:paraId="06143187" w14:textId="77777777" w:rsidR="00057A2F" w:rsidRDefault="00057A2F" w:rsidP="00057A2F"/>
    <w:p w14:paraId="4FBCB5D3" w14:textId="77777777" w:rsidR="009864A0" w:rsidRDefault="009864A0" w:rsidP="00057A2F"/>
    <w:p w14:paraId="159838D2" w14:textId="77777777" w:rsidR="00057A2F" w:rsidRDefault="00057A2F" w:rsidP="00057A2F"/>
    <w:p w14:paraId="0BC8899D" w14:textId="77777777" w:rsidR="00057A2F" w:rsidRDefault="00057A2F" w:rsidP="00057A2F"/>
    <w:p w14:paraId="2753FDCA" w14:textId="77777777" w:rsidR="00057A2F" w:rsidRDefault="00057A2F" w:rsidP="00057A2F">
      <w:pPr>
        <w:pStyle w:val="Heading3"/>
      </w:pPr>
      <w:bookmarkStart w:id="1806" w:name="_Toc388618440"/>
      <w:bookmarkStart w:id="1807" w:name="_Toc390091867"/>
      <w:r>
        <w:lastRenderedPageBreak/>
        <w:t>3.10.17 Edit Multiple choice answer questions</w:t>
      </w:r>
      <w:bookmarkEnd w:id="1806"/>
      <w:bookmarkEnd w:id="180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6D3287C"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3BF93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3D55E3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8D5C7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9224428"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29DB26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0F980B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C506E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AA7587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7EE3089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CB716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DCB3BFD"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Choice Answer Questions</w:t>
            </w:r>
          </w:p>
          <w:p w14:paraId="68C92722"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14:paraId="07EF3579"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9E9344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CCA9EB"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49F9754"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097D4E21" w14:textId="77777777"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46DC148C" wp14:editId="040D096B">
                  <wp:extent cx="2471973" cy="5358501"/>
                  <wp:effectExtent l="19050" t="0" r="4527" b="0"/>
                  <wp:docPr id="145" name="Picture 45" descr="C:\Users\melakaa\Desktop\Top Cima\admin edit mul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admin edit muliple choice answer question.png"/>
                          <pic:cNvPicPr>
                            <a:picLocks noChangeAspect="1" noChangeArrowheads="1"/>
                          </pic:cNvPicPr>
                        </pic:nvPicPr>
                        <pic:blipFill>
                          <a:blip r:embed="rId87"/>
                          <a:srcRect/>
                          <a:stretch>
                            <a:fillRect/>
                          </a:stretch>
                        </pic:blipFill>
                        <pic:spPr bwMode="auto">
                          <a:xfrm>
                            <a:off x="0" y="0"/>
                            <a:ext cx="2474102" cy="5363115"/>
                          </a:xfrm>
                          <a:prstGeom prst="rect">
                            <a:avLst/>
                          </a:prstGeom>
                          <a:noFill/>
                          <a:ln w="9525">
                            <a:noFill/>
                            <a:miter lim="800000"/>
                            <a:headEnd/>
                            <a:tailEnd/>
                          </a:ln>
                        </pic:spPr>
                      </pic:pic>
                    </a:graphicData>
                  </a:graphic>
                </wp:inline>
              </w:drawing>
            </w:r>
          </w:p>
          <w:p w14:paraId="272B0EF2" w14:textId="77777777"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14:paraId="4C3B9BA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8763E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F0F91A4" w14:textId="77777777" w:rsidR="00057A2F" w:rsidRPr="005717B9" w:rsidRDefault="00057A2F" w:rsidP="00E17C5A">
            <w:pPr>
              <w:autoSpaceDE w:val="0"/>
              <w:autoSpaceDN w:val="0"/>
              <w:adjustRightInd w:val="0"/>
              <w:spacing w:after="0" w:line="240" w:lineRule="auto"/>
              <w:rPr>
                <w:rFonts w:cstheme="minorHAnsi"/>
                <w:sz w:val="24"/>
                <w:szCs w:val="24"/>
              </w:rPr>
            </w:pPr>
          </w:p>
          <w:p w14:paraId="735337C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A9019D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653C6F2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5A81E6E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4484897B"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14:paraId="2B9B11CC"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032EF716">
                <v:shape id="_x0000_i1039" type="#_x0000_t75" style="width:13.8pt;height:10.2pt" o:ole="">
                  <v:imagedata r:id="rId40" o:title=""/>
                </v:shape>
                <o:OLEObject Type="Embed" ProgID="PBrush" ShapeID="_x0000_i1039" DrawAspect="Content" ObjectID="_1645611273" r:id="rId88"/>
              </w:object>
            </w:r>
            <w:r>
              <w:t xml:space="preserve">) </w:t>
            </w:r>
            <w:r w:rsidRPr="00C96B02">
              <w:rPr>
                <w:sz w:val="24"/>
                <w:szCs w:val="24"/>
              </w:rPr>
              <w:t xml:space="preserve">on the </w:t>
            </w:r>
            <w:r>
              <w:rPr>
                <w:sz w:val="24"/>
                <w:szCs w:val="24"/>
              </w:rPr>
              <w:t>“Actions” column, next to a multiple choice answer questions’  record</w:t>
            </w:r>
          </w:p>
          <w:p w14:paraId="770677FA"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multiple choice answer question </w:t>
            </w:r>
            <w:r>
              <w:rPr>
                <w:rFonts w:cstheme="minorHAnsi"/>
                <w:color w:val="00000A"/>
                <w:sz w:val="24"/>
                <w:szCs w:val="24"/>
              </w:rPr>
              <w:t>page</w:t>
            </w:r>
          </w:p>
          <w:p w14:paraId="4E35ACDA" w14:textId="77777777"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14:paraId="7C350AEC" w14:textId="77777777"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19F0F6D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334F6A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CF634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020A689"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FA1A665"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779354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FFCB9CF"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D7100B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0DCA3A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E7F2F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A5F9B7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26E755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7F6C6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299A224" w14:textId="77777777" w:rsidR="00057A2F" w:rsidRDefault="00057A2F" w:rsidP="00057A2F"/>
    <w:p w14:paraId="1AEE16BF" w14:textId="77777777" w:rsidR="00057A2F" w:rsidRDefault="00057A2F" w:rsidP="00057A2F"/>
    <w:p w14:paraId="3AEB64CB" w14:textId="77777777" w:rsidR="00057A2F" w:rsidRDefault="00057A2F" w:rsidP="00057A2F"/>
    <w:p w14:paraId="73869D8E" w14:textId="77777777" w:rsidR="00057A2F" w:rsidRDefault="00057A2F" w:rsidP="00057A2F"/>
    <w:p w14:paraId="0E573A50" w14:textId="77777777" w:rsidR="00057A2F" w:rsidRDefault="00057A2F" w:rsidP="00057A2F"/>
    <w:p w14:paraId="4364CDED" w14:textId="77777777" w:rsidR="00057A2F" w:rsidRDefault="00057A2F" w:rsidP="00057A2F"/>
    <w:p w14:paraId="0D3CE627" w14:textId="77777777" w:rsidR="00057A2F" w:rsidRDefault="00057A2F" w:rsidP="00057A2F"/>
    <w:p w14:paraId="74560C9A" w14:textId="77777777" w:rsidR="00057A2F" w:rsidRDefault="00057A2F" w:rsidP="00057A2F"/>
    <w:p w14:paraId="242E771E" w14:textId="77777777" w:rsidR="00057A2F" w:rsidRDefault="00057A2F" w:rsidP="00057A2F"/>
    <w:p w14:paraId="259C8773" w14:textId="77777777" w:rsidR="00057A2F" w:rsidRDefault="00057A2F" w:rsidP="00057A2F"/>
    <w:p w14:paraId="0105208C" w14:textId="77777777" w:rsidR="00057A2F" w:rsidRDefault="00057A2F" w:rsidP="00057A2F"/>
    <w:p w14:paraId="3CBE3F33" w14:textId="77777777" w:rsidR="00057A2F" w:rsidRDefault="00057A2F" w:rsidP="00057A2F"/>
    <w:p w14:paraId="698B6509" w14:textId="77777777" w:rsidR="00057A2F" w:rsidRDefault="00057A2F" w:rsidP="00057A2F"/>
    <w:p w14:paraId="23B009F3" w14:textId="77777777" w:rsidR="00057A2F" w:rsidRDefault="00057A2F" w:rsidP="00057A2F">
      <w:pPr>
        <w:pStyle w:val="Heading3"/>
      </w:pPr>
      <w:bookmarkStart w:id="1808" w:name="_Toc388618441"/>
      <w:bookmarkStart w:id="1809" w:name="_Toc390091868"/>
      <w:r>
        <w:lastRenderedPageBreak/>
        <w:t>3.10.18 View Individual Single Answer Questions</w:t>
      </w:r>
      <w:bookmarkEnd w:id="1808"/>
      <w:bookmarkEnd w:id="180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E1886E0"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7A768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2235A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70C68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C7DA6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B7B8E8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DA1F55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DFAF6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FBF01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31C4A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4DC294"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72E758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single answer questions</w:t>
            </w:r>
          </w:p>
          <w:p w14:paraId="4C601DCD"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1E642641"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8E7AFE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7072B8"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7EE01C5"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10C6B5F7"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BC9B6B9" wp14:editId="4473A5BC">
                  <wp:extent cx="3629025" cy="3514725"/>
                  <wp:effectExtent l="19050" t="0" r="9525" b="0"/>
                  <wp:docPr id="146" name="Picture 47" descr="C:\Users\melakaa\Desktop\Top Cima\admin view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view single answer question.png"/>
                          <pic:cNvPicPr>
                            <a:picLocks noChangeAspect="1" noChangeArrowheads="1"/>
                          </pic:cNvPicPr>
                        </pic:nvPicPr>
                        <pic:blipFill>
                          <a:blip r:embed="rId89"/>
                          <a:srcRect/>
                          <a:stretch>
                            <a:fillRect/>
                          </a:stretch>
                        </pic:blipFill>
                        <pic:spPr bwMode="auto">
                          <a:xfrm>
                            <a:off x="0" y="0"/>
                            <a:ext cx="3629025" cy="3514725"/>
                          </a:xfrm>
                          <a:prstGeom prst="rect">
                            <a:avLst/>
                          </a:prstGeom>
                          <a:noFill/>
                          <a:ln w="9525">
                            <a:noFill/>
                            <a:miter lim="800000"/>
                            <a:headEnd/>
                            <a:tailEnd/>
                          </a:ln>
                        </pic:spPr>
                      </pic:pic>
                    </a:graphicData>
                  </a:graphic>
                </wp:inline>
              </w:drawing>
            </w:r>
          </w:p>
          <w:p w14:paraId="323F7E94"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48ABE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553831"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F599DE0"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7C0A476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16240FE"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1640C7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163E1F6C"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684839F0"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23A9F591">
                <v:shape id="_x0000_i1040" type="#_x0000_t75" style="width:10.2pt;height:12.6pt" o:ole="">
                  <v:imagedata r:id="rId53" o:title=""/>
                </v:shape>
                <o:OLEObject Type="Embed" ProgID="PBrush" ShapeID="_x0000_i1040" DrawAspect="Content" ObjectID="_1645611274" r:id="rId90"/>
              </w:object>
            </w:r>
            <w:r>
              <w:t xml:space="preserve">) </w:t>
            </w:r>
            <w:r w:rsidRPr="00C96B02">
              <w:rPr>
                <w:sz w:val="24"/>
                <w:szCs w:val="24"/>
              </w:rPr>
              <w:t xml:space="preserve">on the </w:t>
            </w:r>
            <w:r>
              <w:rPr>
                <w:sz w:val="24"/>
                <w:szCs w:val="24"/>
              </w:rPr>
              <w:t>“Actions” column of a record which contains a single answer question.</w:t>
            </w:r>
          </w:p>
          <w:p w14:paraId="35E3A5DF"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795F3540"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A67E47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CA780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176CD6FB"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5801481"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D9F70FA"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8BE1809"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FACFCB8"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63E384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B4062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B5D52C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455224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0198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110D7A1" w14:textId="77777777" w:rsidR="00057A2F" w:rsidRDefault="00057A2F" w:rsidP="00057A2F"/>
    <w:p w14:paraId="5E2D3386" w14:textId="77777777" w:rsidR="00057A2F" w:rsidRDefault="00057A2F" w:rsidP="00057A2F"/>
    <w:p w14:paraId="071E7513" w14:textId="77777777" w:rsidR="00057A2F" w:rsidRDefault="00057A2F" w:rsidP="00057A2F"/>
    <w:p w14:paraId="367E01C4" w14:textId="77777777" w:rsidR="00057A2F" w:rsidRDefault="00057A2F" w:rsidP="00057A2F"/>
    <w:p w14:paraId="1B1687F5" w14:textId="77777777" w:rsidR="00057A2F" w:rsidRDefault="00057A2F" w:rsidP="00057A2F"/>
    <w:p w14:paraId="4A6A8DFB" w14:textId="77777777" w:rsidR="00057A2F" w:rsidRDefault="00057A2F" w:rsidP="00057A2F"/>
    <w:p w14:paraId="74D5B710" w14:textId="77777777" w:rsidR="00057A2F" w:rsidRDefault="00057A2F" w:rsidP="00057A2F"/>
    <w:p w14:paraId="45DCDBB2" w14:textId="77777777" w:rsidR="00057A2F" w:rsidRDefault="00057A2F" w:rsidP="00057A2F"/>
    <w:p w14:paraId="44E5114F" w14:textId="77777777" w:rsidR="00057A2F" w:rsidRDefault="00057A2F" w:rsidP="00057A2F"/>
    <w:p w14:paraId="22D5CEC8" w14:textId="77777777" w:rsidR="00057A2F" w:rsidRDefault="00057A2F" w:rsidP="00057A2F"/>
    <w:p w14:paraId="7F6A8247" w14:textId="77777777" w:rsidR="00057A2F" w:rsidRDefault="00057A2F" w:rsidP="00057A2F"/>
    <w:p w14:paraId="3414E3C4" w14:textId="77777777" w:rsidR="00057A2F" w:rsidRDefault="00057A2F" w:rsidP="00057A2F"/>
    <w:p w14:paraId="2072A75A" w14:textId="77777777" w:rsidR="00057A2F" w:rsidRDefault="00057A2F" w:rsidP="00057A2F"/>
    <w:p w14:paraId="698AF6AB" w14:textId="77777777" w:rsidR="00057A2F" w:rsidRDefault="00057A2F" w:rsidP="00057A2F"/>
    <w:p w14:paraId="1325E932" w14:textId="77777777" w:rsidR="00057A2F" w:rsidRDefault="00057A2F" w:rsidP="00057A2F"/>
    <w:p w14:paraId="306FEC4C" w14:textId="77777777" w:rsidR="00057A2F" w:rsidRDefault="00057A2F" w:rsidP="00057A2F"/>
    <w:p w14:paraId="50C8DDE0" w14:textId="77777777" w:rsidR="00057A2F" w:rsidRDefault="00057A2F" w:rsidP="00057A2F"/>
    <w:p w14:paraId="44F4B20B" w14:textId="77777777" w:rsidR="00057A2F" w:rsidRDefault="00057A2F" w:rsidP="00057A2F"/>
    <w:p w14:paraId="7A5F1766" w14:textId="77777777" w:rsidR="00057A2F" w:rsidRDefault="00057A2F" w:rsidP="00057A2F"/>
    <w:p w14:paraId="2D11A83B" w14:textId="77777777" w:rsidR="00057A2F" w:rsidRDefault="00057A2F" w:rsidP="00057A2F"/>
    <w:p w14:paraId="196FA2CC" w14:textId="77777777" w:rsidR="00057A2F" w:rsidRDefault="00057A2F" w:rsidP="00057A2F">
      <w:pPr>
        <w:pStyle w:val="Heading3"/>
        <w:ind w:left="5760" w:hanging="5760"/>
      </w:pPr>
      <w:bookmarkStart w:id="1810" w:name="_Toc388618442"/>
      <w:bookmarkStart w:id="1811" w:name="_Toc390091869"/>
      <w:r>
        <w:lastRenderedPageBreak/>
        <w:t>3.10.19 View Individual Multiple Answer Questions</w:t>
      </w:r>
      <w:bookmarkEnd w:id="1810"/>
      <w:bookmarkEnd w:id="1811"/>
    </w:p>
    <w:p w14:paraId="6AC52AE6"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38C0C7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90B9BA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D5E8D3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5C380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FDDE4C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E9E2206"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567F0FF"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C6BAE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8FCCD9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1C29E02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9549F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D44699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answer questions</w:t>
            </w:r>
          </w:p>
          <w:p w14:paraId="2492C6C7"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2DE097B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D12907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D896F1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C76C7C6"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23DAE6A6"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A3E6E1A" wp14:editId="5812BEA6">
                  <wp:extent cx="3667125" cy="4429125"/>
                  <wp:effectExtent l="19050" t="0" r="9525" b="0"/>
                  <wp:docPr id="147" name="Picture 49" descr="C:\Users\melakaa\Desktop\Top Cima\admin view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view multiple answer question.png"/>
                          <pic:cNvPicPr>
                            <a:picLocks noChangeAspect="1" noChangeArrowheads="1"/>
                          </pic:cNvPicPr>
                        </pic:nvPicPr>
                        <pic:blipFill>
                          <a:blip r:embed="rId91"/>
                          <a:srcRect/>
                          <a:stretch>
                            <a:fillRect/>
                          </a:stretch>
                        </pic:blipFill>
                        <pic:spPr bwMode="auto">
                          <a:xfrm>
                            <a:off x="0" y="0"/>
                            <a:ext cx="3667125" cy="4429125"/>
                          </a:xfrm>
                          <a:prstGeom prst="rect">
                            <a:avLst/>
                          </a:prstGeom>
                          <a:noFill/>
                          <a:ln w="9525">
                            <a:noFill/>
                            <a:miter lim="800000"/>
                            <a:headEnd/>
                            <a:tailEnd/>
                          </a:ln>
                        </pic:spPr>
                      </pic:pic>
                    </a:graphicData>
                  </a:graphic>
                </wp:inline>
              </w:drawing>
            </w:r>
          </w:p>
          <w:p w14:paraId="1FCF418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4DE3CE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3E1C8B"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5D9FA8D"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66DEF61"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285355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B5BB03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1784A3A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list of details about the available Questions in the format of a </w:t>
            </w:r>
            <w:r>
              <w:rPr>
                <w:rFonts w:cstheme="minorHAnsi"/>
                <w:color w:val="00000A"/>
                <w:sz w:val="24"/>
                <w:szCs w:val="24"/>
              </w:rPr>
              <w:lastRenderedPageBreak/>
              <w:t>table.</w:t>
            </w:r>
          </w:p>
          <w:p w14:paraId="5687DEF7"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6228D306">
                <v:shape id="_x0000_i1041" type="#_x0000_t75" style="width:10.2pt;height:12.6pt" o:ole="">
                  <v:imagedata r:id="rId53" o:title=""/>
                </v:shape>
                <o:OLEObject Type="Embed" ProgID="PBrush" ShapeID="_x0000_i1041" DrawAspect="Content" ObjectID="_1645611275" r:id="rId92"/>
              </w:object>
            </w:r>
            <w:r>
              <w:t xml:space="preserve">) </w:t>
            </w:r>
            <w:r w:rsidRPr="00C96B02">
              <w:rPr>
                <w:sz w:val="24"/>
                <w:szCs w:val="24"/>
              </w:rPr>
              <w:t xml:space="preserve">on the </w:t>
            </w:r>
            <w:r>
              <w:rPr>
                <w:sz w:val="24"/>
                <w:szCs w:val="24"/>
              </w:rPr>
              <w:t>“Actions” column of a record which contains a multiple answer question.</w:t>
            </w:r>
          </w:p>
          <w:p w14:paraId="35818FA2"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467014E4"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37B5C9A9"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D34E1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0167E94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A6E0F1C"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B465A5F"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505D282"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B6974E2"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6F755DD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061DC7"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9B13CC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2B93CA0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9D8F6C"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FBA0CF6" w14:textId="77777777" w:rsidR="00057A2F" w:rsidRDefault="00057A2F" w:rsidP="00057A2F"/>
    <w:p w14:paraId="7F902FD3" w14:textId="77777777" w:rsidR="00057A2F" w:rsidRDefault="00057A2F" w:rsidP="00057A2F"/>
    <w:p w14:paraId="5987B886" w14:textId="77777777" w:rsidR="00057A2F" w:rsidRDefault="00057A2F" w:rsidP="00057A2F"/>
    <w:p w14:paraId="46BEC4B8" w14:textId="77777777" w:rsidR="00057A2F" w:rsidRDefault="00057A2F" w:rsidP="00057A2F"/>
    <w:p w14:paraId="1F8DB118" w14:textId="77777777" w:rsidR="00057A2F" w:rsidRDefault="00057A2F" w:rsidP="00057A2F"/>
    <w:p w14:paraId="19CFAEED" w14:textId="77777777" w:rsidR="00057A2F" w:rsidRDefault="00057A2F" w:rsidP="00057A2F"/>
    <w:p w14:paraId="4F767F55" w14:textId="77777777" w:rsidR="00057A2F" w:rsidRDefault="00057A2F" w:rsidP="00057A2F"/>
    <w:p w14:paraId="0FFFB36D" w14:textId="77777777" w:rsidR="00057A2F" w:rsidRDefault="00057A2F" w:rsidP="00057A2F"/>
    <w:p w14:paraId="5F932461" w14:textId="77777777" w:rsidR="00057A2F" w:rsidRDefault="00057A2F" w:rsidP="00057A2F"/>
    <w:p w14:paraId="2AE77787" w14:textId="77777777" w:rsidR="00057A2F" w:rsidRDefault="00057A2F" w:rsidP="00057A2F"/>
    <w:p w14:paraId="0CE14B2A" w14:textId="77777777" w:rsidR="00057A2F" w:rsidRDefault="00057A2F" w:rsidP="00057A2F"/>
    <w:p w14:paraId="3A0D4AEC" w14:textId="77777777" w:rsidR="00057A2F" w:rsidRDefault="00057A2F" w:rsidP="00057A2F"/>
    <w:p w14:paraId="2B001035" w14:textId="77777777" w:rsidR="00057A2F" w:rsidRDefault="00057A2F" w:rsidP="00057A2F"/>
    <w:p w14:paraId="3C7A9E3E" w14:textId="77777777" w:rsidR="00057A2F" w:rsidRDefault="00057A2F" w:rsidP="00057A2F"/>
    <w:p w14:paraId="471573F5" w14:textId="77777777" w:rsidR="00F47E09" w:rsidRDefault="00F47E09" w:rsidP="00057A2F"/>
    <w:p w14:paraId="1D0E6A21" w14:textId="77777777" w:rsidR="00057A2F" w:rsidRDefault="00057A2F" w:rsidP="00057A2F"/>
    <w:p w14:paraId="4D0A2B96" w14:textId="77777777" w:rsidR="00057A2F" w:rsidRPr="008768EF" w:rsidRDefault="00057A2F" w:rsidP="00057A2F"/>
    <w:p w14:paraId="1A36EACB" w14:textId="77777777" w:rsidR="00057A2F" w:rsidRDefault="00057A2F" w:rsidP="00057A2F">
      <w:pPr>
        <w:pStyle w:val="Heading3"/>
      </w:pPr>
      <w:bookmarkStart w:id="1812" w:name="_Toc388618443"/>
      <w:bookmarkStart w:id="1813" w:name="_Toc390091870"/>
      <w:r>
        <w:lastRenderedPageBreak/>
        <w:t>3.10.20 View Individual Single Written Answer Questions</w:t>
      </w:r>
      <w:bookmarkEnd w:id="1812"/>
      <w:bookmarkEnd w:id="1813"/>
    </w:p>
    <w:p w14:paraId="47DA244B"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500E5D2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AF341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6DAD2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C984207"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829DB5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8D149F0"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EC12501"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182FEE"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4F38EF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B8D0D9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B5477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F83919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short written answer questions</w:t>
            </w:r>
          </w:p>
          <w:p w14:paraId="15756D9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54FA90A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2EF0762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D505F4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F63404A"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DA64481"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3347C86" wp14:editId="1F99F760">
                  <wp:extent cx="3286125" cy="2657475"/>
                  <wp:effectExtent l="19050" t="0" r="9525" b="0"/>
                  <wp:docPr id="148" name="Picture 51" descr="C:\Users\melakaa\Desktop\Top Cima\admin view short written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view short written answer question.png"/>
                          <pic:cNvPicPr>
                            <a:picLocks noChangeAspect="1" noChangeArrowheads="1"/>
                          </pic:cNvPicPr>
                        </pic:nvPicPr>
                        <pic:blipFill>
                          <a:blip r:embed="rId93"/>
                          <a:srcRect/>
                          <a:stretch>
                            <a:fillRect/>
                          </a:stretch>
                        </pic:blipFill>
                        <pic:spPr bwMode="auto">
                          <a:xfrm>
                            <a:off x="0" y="0"/>
                            <a:ext cx="3286125" cy="2657475"/>
                          </a:xfrm>
                          <a:prstGeom prst="rect">
                            <a:avLst/>
                          </a:prstGeom>
                          <a:noFill/>
                          <a:ln w="9525">
                            <a:noFill/>
                            <a:miter lim="800000"/>
                            <a:headEnd/>
                            <a:tailEnd/>
                          </a:ln>
                        </pic:spPr>
                      </pic:pic>
                    </a:graphicData>
                  </a:graphic>
                </wp:inline>
              </w:drawing>
            </w:r>
          </w:p>
          <w:p w14:paraId="7E9ED8C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E52FED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F0D6C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76CAE19"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6F5F96B9"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126266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F9C062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4FA5AE22"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22163AC6"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70B3D76B">
                <v:shape id="_x0000_i1042" type="#_x0000_t75" style="width:10.2pt;height:12.6pt" o:ole="">
                  <v:imagedata r:id="rId53" o:title=""/>
                </v:shape>
                <o:OLEObject Type="Embed" ProgID="PBrush" ShapeID="_x0000_i1042" DrawAspect="Content" ObjectID="_1645611276" r:id="rId94"/>
              </w:object>
            </w:r>
            <w:r>
              <w:t xml:space="preserve">) </w:t>
            </w:r>
            <w:r w:rsidRPr="00C96B02">
              <w:rPr>
                <w:sz w:val="24"/>
                <w:szCs w:val="24"/>
              </w:rPr>
              <w:t xml:space="preserve">on the </w:t>
            </w:r>
            <w:r>
              <w:rPr>
                <w:sz w:val="24"/>
                <w:szCs w:val="24"/>
              </w:rPr>
              <w:t>“Actions” column of a record which contains a short written answer question.</w:t>
            </w:r>
          </w:p>
          <w:p w14:paraId="49D99166"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3AABDD3B"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05EDD7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077938"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6C1F73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A36CB36"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131E92C0"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14:paraId="16F08D75"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56F7817"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4058265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63DF6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1C7E9CF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2ABB344"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C4A2F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0092EFD" w14:textId="77777777" w:rsidR="00057A2F" w:rsidRDefault="00057A2F" w:rsidP="00057A2F"/>
    <w:p w14:paraId="2B5C8058" w14:textId="77777777" w:rsidR="00057A2F" w:rsidRDefault="00057A2F" w:rsidP="00057A2F"/>
    <w:p w14:paraId="16B4811E" w14:textId="77777777" w:rsidR="00057A2F" w:rsidRDefault="00057A2F" w:rsidP="00057A2F"/>
    <w:p w14:paraId="25CA2AE0" w14:textId="77777777" w:rsidR="00057A2F" w:rsidRDefault="00057A2F" w:rsidP="00057A2F"/>
    <w:p w14:paraId="57DB9815" w14:textId="77777777" w:rsidR="00057A2F" w:rsidRDefault="00057A2F" w:rsidP="00057A2F"/>
    <w:p w14:paraId="1E664D20" w14:textId="77777777" w:rsidR="00057A2F" w:rsidRDefault="00057A2F" w:rsidP="00057A2F"/>
    <w:p w14:paraId="55A982E4" w14:textId="77777777" w:rsidR="00057A2F" w:rsidRDefault="00057A2F" w:rsidP="00057A2F"/>
    <w:p w14:paraId="630F3C7E" w14:textId="77777777" w:rsidR="00057A2F" w:rsidRDefault="00057A2F" w:rsidP="00057A2F"/>
    <w:p w14:paraId="5A909B8B" w14:textId="77777777" w:rsidR="00057A2F" w:rsidRDefault="00057A2F" w:rsidP="00057A2F"/>
    <w:p w14:paraId="78AC014E" w14:textId="77777777" w:rsidR="00057A2F" w:rsidRDefault="00057A2F" w:rsidP="00057A2F"/>
    <w:p w14:paraId="79BAF70E" w14:textId="77777777" w:rsidR="00057A2F" w:rsidRDefault="00057A2F" w:rsidP="00057A2F"/>
    <w:p w14:paraId="14A4DFAE" w14:textId="77777777" w:rsidR="00057A2F" w:rsidRDefault="00057A2F" w:rsidP="00057A2F"/>
    <w:p w14:paraId="1425D8FA" w14:textId="77777777" w:rsidR="00057A2F" w:rsidRDefault="00057A2F" w:rsidP="00057A2F"/>
    <w:p w14:paraId="0B019C3B" w14:textId="77777777" w:rsidR="00057A2F" w:rsidRDefault="00057A2F" w:rsidP="00057A2F"/>
    <w:p w14:paraId="57D339C1" w14:textId="77777777" w:rsidR="00057A2F" w:rsidRDefault="00057A2F" w:rsidP="00057A2F"/>
    <w:p w14:paraId="5D5B9567" w14:textId="77777777" w:rsidR="00057A2F" w:rsidRDefault="00057A2F" w:rsidP="00057A2F"/>
    <w:p w14:paraId="1D7F66AA" w14:textId="77777777" w:rsidR="00057A2F" w:rsidRDefault="00057A2F" w:rsidP="00057A2F"/>
    <w:p w14:paraId="3B923DDB" w14:textId="77777777" w:rsidR="00057A2F" w:rsidRDefault="00057A2F" w:rsidP="00057A2F"/>
    <w:p w14:paraId="745BD9F0" w14:textId="77777777" w:rsidR="00057A2F" w:rsidRDefault="00057A2F" w:rsidP="00057A2F"/>
    <w:p w14:paraId="02C4D529" w14:textId="77777777" w:rsidR="00057A2F" w:rsidRDefault="00057A2F" w:rsidP="00057A2F"/>
    <w:p w14:paraId="54323ADE" w14:textId="77777777" w:rsidR="00F47E09" w:rsidRDefault="00F47E09" w:rsidP="00057A2F"/>
    <w:p w14:paraId="2609409A" w14:textId="77777777" w:rsidR="00057A2F" w:rsidRPr="00BC310C" w:rsidRDefault="00057A2F" w:rsidP="00057A2F"/>
    <w:p w14:paraId="4C001848" w14:textId="77777777" w:rsidR="00057A2F" w:rsidRDefault="00057A2F" w:rsidP="00057A2F">
      <w:pPr>
        <w:pStyle w:val="Heading3"/>
      </w:pPr>
      <w:bookmarkStart w:id="1814" w:name="_Toc388618444"/>
      <w:bookmarkStart w:id="1815" w:name="_Toc390091871"/>
      <w:r>
        <w:lastRenderedPageBreak/>
        <w:t>3.10.21 View Individual drag and drop type A answer Questions</w:t>
      </w:r>
      <w:bookmarkEnd w:id="1814"/>
      <w:bookmarkEnd w:id="1815"/>
    </w:p>
    <w:p w14:paraId="3AB04ECF" w14:textId="77777777" w:rsidR="00057A2F" w:rsidRPr="00973C7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30218F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8CC2E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C103E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6341BE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81EF1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634648C"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FF3148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28487D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15CCB61"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0BC3E3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66E258"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506345E"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A questions</w:t>
            </w:r>
          </w:p>
          <w:p w14:paraId="1A13D14B"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0550E73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7F8DBCD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F9C03D"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C50E1F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35F999AC"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E5C10E4" wp14:editId="6D00DFC1">
                  <wp:extent cx="3361699" cy="5365631"/>
                  <wp:effectExtent l="19050" t="0" r="0" b="0"/>
                  <wp:docPr id="149" name="Picture 53" descr="C:\Users\melakaa\Desktop\Top Cima\admin view drag and drop answer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kaa\Desktop\Top Cima\admin view drag and drop answer type A question.png"/>
                          <pic:cNvPicPr>
                            <a:picLocks noChangeAspect="1" noChangeArrowheads="1"/>
                          </pic:cNvPicPr>
                        </pic:nvPicPr>
                        <pic:blipFill>
                          <a:blip r:embed="rId95"/>
                          <a:srcRect/>
                          <a:stretch>
                            <a:fillRect/>
                          </a:stretch>
                        </pic:blipFill>
                        <pic:spPr bwMode="auto">
                          <a:xfrm>
                            <a:off x="0" y="0"/>
                            <a:ext cx="3363246" cy="5368101"/>
                          </a:xfrm>
                          <a:prstGeom prst="rect">
                            <a:avLst/>
                          </a:prstGeom>
                          <a:noFill/>
                          <a:ln w="9525">
                            <a:noFill/>
                            <a:miter lim="800000"/>
                            <a:headEnd/>
                            <a:tailEnd/>
                          </a:ln>
                        </pic:spPr>
                      </pic:pic>
                    </a:graphicData>
                  </a:graphic>
                </wp:inline>
              </w:drawing>
            </w:r>
          </w:p>
          <w:p w14:paraId="4389264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4BE157F"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B918E0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A022578"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F64235D"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1FAD9E86"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2A73832"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4423B4E0"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28DEBFA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5594E2A7">
                <v:shape id="_x0000_i1043" type="#_x0000_t75" style="width:10.2pt;height:12.6pt" o:ole="">
                  <v:imagedata r:id="rId53" o:title=""/>
                </v:shape>
                <o:OLEObject Type="Embed" ProgID="PBrush" ShapeID="_x0000_i1043" DrawAspect="Content" ObjectID="_1645611277" r:id="rId96"/>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A </w:t>
            </w:r>
            <w:r>
              <w:rPr>
                <w:sz w:val="24"/>
                <w:szCs w:val="24"/>
              </w:rPr>
              <w:t>question.</w:t>
            </w:r>
          </w:p>
          <w:p w14:paraId="046A5D8E"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7F93D0CC"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2BE8DAD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4B9ED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4F19D262"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CA8D4A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63F265A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5329BD8"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191A80D"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1F84337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20DF20"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B1C80C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4B707275"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B6734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3E3D749" w14:textId="77777777" w:rsidR="00057A2F" w:rsidRDefault="00057A2F" w:rsidP="00057A2F"/>
    <w:p w14:paraId="46C6CAC2" w14:textId="77777777" w:rsidR="00057A2F" w:rsidRDefault="00057A2F" w:rsidP="00057A2F"/>
    <w:p w14:paraId="535D5A01" w14:textId="77777777" w:rsidR="00057A2F" w:rsidRDefault="00057A2F" w:rsidP="00057A2F"/>
    <w:p w14:paraId="3F52B6EC" w14:textId="77777777" w:rsidR="00057A2F" w:rsidRDefault="00057A2F" w:rsidP="00057A2F"/>
    <w:p w14:paraId="63405E6A" w14:textId="77777777" w:rsidR="00057A2F" w:rsidRDefault="00057A2F" w:rsidP="00057A2F"/>
    <w:p w14:paraId="3772EAD1" w14:textId="77777777" w:rsidR="00057A2F" w:rsidRDefault="00057A2F" w:rsidP="00057A2F"/>
    <w:p w14:paraId="4EA71364" w14:textId="77777777" w:rsidR="00057A2F" w:rsidRDefault="00057A2F" w:rsidP="00057A2F"/>
    <w:p w14:paraId="7A9FB765" w14:textId="77777777" w:rsidR="00057A2F" w:rsidRDefault="00057A2F" w:rsidP="00057A2F"/>
    <w:p w14:paraId="5C4B9640" w14:textId="77777777" w:rsidR="00057A2F" w:rsidRDefault="00057A2F" w:rsidP="00057A2F"/>
    <w:p w14:paraId="5ACFF921" w14:textId="77777777" w:rsidR="00057A2F" w:rsidRDefault="00057A2F" w:rsidP="00057A2F"/>
    <w:p w14:paraId="779545B2" w14:textId="77777777" w:rsidR="00057A2F" w:rsidRDefault="00057A2F" w:rsidP="00057A2F"/>
    <w:p w14:paraId="349FAE48" w14:textId="77777777" w:rsidR="00F47E09" w:rsidRDefault="00F47E09" w:rsidP="00057A2F"/>
    <w:p w14:paraId="6CEDDA4B" w14:textId="77777777" w:rsidR="00057A2F" w:rsidRDefault="00057A2F" w:rsidP="00057A2F"/>
    <w:p w14:paraId="7BDC5CCA" w14:textId="77777777" w:rsidR="00057A2F" w:rsidRPr="00973C72" w:rsidRDefault="00057A2F" w:rsidP="00057A2F"/>
    <w:p w14:paraId="4FE0A0CD" w14:textId="77777777" w:rsidR="00057A2F" w:rsidRDefault="00057A2F" w:rsidP="00057A2F">
      <w:pPr>
        <w:pStyle w:val="Heading3"/>
      </w:pPr>
      <w:bookmarkStart w:id="1816" w:name="_Toc388618445"/>
      <w:bookmarkStart w:id="1817" w:name="_Toc390091872"/>
      <w:r>
        <w:lastRenderedPageBreak/>
        <w:t>3.10.22 View Individual drag and drop type B answer Questions</w:t>
      </w:r>
      <w:bookmarkEnd w:id="1816"/>
      <w:bookmarkEnd w:id="1817"/>
    </w:p>
    <w:p w14:paraId="7785B634"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69CB3FD4"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ABF20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27020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28E417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671A4F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0D3009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18BCA5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55C9C3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CE252B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6AED98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DE243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7219161"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B questions</w:t>
            </w:r>
          </w:p>
          <w:p w14:paraId="1DD2FFE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42AFBCDF"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6FCC3A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F48032"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9E6C353"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64E013BA"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BC7FE1A" wp14:editId="526C18B1">
                  <wp:extent cx="3800475" cy="5514975"/>
                  <wp:effectExtent l="19050" t="0" r="9525" b="0"/>
                  <wp:docPr id="150" name="Picture 55" descr="C:\Users\melakaa\Desktop\Top Cima\admin view drag and drop answer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kaa\Desktop\Top Cima\admin view drag and drop answer type B question.png"/>
                          <pic:cNvPicPr>
                            <a:picLocks noChangeAspect="1" noChangeArrowheads="1"/>
                          </pic:cNvPicPr>
                        </pic:nvPicPr>
                        <pic:blipFill>
                          <a:blip r:embed="rId97"/>
                          <a:srcRect/>
                          <a:stretch>
                            <a:fillRect/>
                          </a:stretch>
                        </pic:blipFill>
                        <pic:spPr bwMode="auto">
                          <a:xfrm>
                            <a:off x="0" y="0"/>
                            <a:ext cx="3800475" cy="5514975"/>
                          </a:xfrm>
                          <a:prstGeom prst="rect">
                            <a:avLst/>
                          </a:prstGeom>
                          <a:noFill/>
                          <a:ln w="9525">
                            <a:noFill/>
                            <a:miter lim="800000"/>
                            <a:headEnd/>
                            <a:tailEnd/>
                          </a:ln>
                        </pic:spPr>
                      </pic:pic>
                    </a:graphicData>
                  </a:graphic>
                </wp:inline>
              </w:drawing>
            </w:r>
          </w:p>
          <w:p w14:paraId="0361B8D7"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1543876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EADCAC"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22087C2"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504C5B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321C5B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11AACBDC"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605B6A3F"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2E07DCFD"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17FC11B3">
                <v:shape id="_x0000_i1044" type="#_x0000_t75" style="width:10.2pt;height:12.6pt" o:ole="">
                  <v:imagedata r:id="rId53" o:title=""/>
                </v:shape>
                <o:OLEObject Type="Embed" ProgID="PBrush" ShapeID="_x0000_i1044" DrawAspect="Content" ObjectID="_1645611278" r:id="rId98"/>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B </w:t>
            </w:r>
            <w:r>
              <w:rPr>
                <w:sz w:val="24"/>
                <w:szCs w:val="24"/>
              </w:rPr>
              <w:t>question.</w:t>
            </w:r>
          </w:p>
          <w:p w14:paraId="7EB5912D"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168F5F31"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6887073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AD975D"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0949FAE"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0BEA854"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5D4CA1B7"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FE4C56A"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6766ED6"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2280514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2BE1E2"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18550F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50B72AB8"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BBBFBB"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DEEC11E" w14:textId="77777777" w:rsidR="00057A2F" w:rsidRDefault="00057A2F" w:rsidP="00057A2F"/>
    <w:p w14:paraId="6B73616E" w14:textId="77777777" w:rsidR="00057A2F" w:rsidRDefault="00057A2F" w:rsidP="00057A2F"/>
    <w:p w14:paraId="446DA861" w14:textId="77777777" w:rsidR="00057A2F" w:rsidRDefault="00057A2F" w:rsidP="00057A2F"/>
    <w:p w14:paraId="3DE16EF9" w14:textId="77777777" w:rsidR="00057A2F" w:rsidRDefault="00057A2F" w:rsidP="00057A2F"/>
    <w:p w14:paraId="0C6B2937" w14:textId="77777777" w:rsidR="00057A2F" w:rsidRDefault="00057A2F" w:rsidP="00057A2F"/>
    <w:p w14:paraId="0618E5E5" w14:textId="77777777" w:rsidR="00057A2F" w:rsidRDefault="00057A2F" w:rsidP="00057A2F"/>
    <w:p w14:paraId="04383D8A" w14:textId="77777777" w:rsidR="00057A2F" w:rsidRDefault="00057A2F" w:rsidP="00057A2F"/>
    <w:p w14:paraId="7C9D8536" w14:textId="77777777" w:rsidR="00057A2F" w:rsidRDefault="00057A2F" w:rsidP="00057A2F"/>
    <w:p w14:paraId="420C5DA8" w14:textId="77777777" w:rsidR="00057A2F" w:rsidRDefault="00057A2F" w:rsidP="00057A2F"/>
    <w:p w14:paraId="6F71C561" w14:textId="77777777" w:rsidR="00057A2F" w:rsidRDefault="00057A2F" w:rsidP="00057A2F"/>
    <w:p w14:paraId="7AAE01C9" w14:textId="77777777" w:rsidR="00057A2F" w:rsidRDefault="00057A2F" w:rsidP="00057A2F"/>
    <w:p w14:paraId="00877D6D" w14:textId="77777777" w:rsidR="00057A2F" w:rsidRDefault="00057A2F" w:rsidP="00057A2F"/>
    <w:p w14:paraId="68E36662" w14:textId="77777777" w:rsidR="00F47E09" w:rsidRPr="006E0B74" w:rsidRDefault="00F47E09" w:rsidP="00057A2F"/>
    <w:p w14:paraId="76DBA8BF" w14:textId="77777777" w:rsidR="00057A2F" w:rsidRDefault="00057A2F" w:rsidP="00057A2F">
      <w:pPr>
        <w:pStyle w:val="Heading3"/>
      </w:pPr>
      <w:bookmarkStart w:id="1818" w:name="_Toc388618446"/>
      <w:bookmarkStart w:id="1819" w:name="_Toc390091873"/>
      <w:r>
        <w:lastRenderedPageBreak/>
        <w:t>3.10.23 View Individual multiple choice answer Questions</w:t>
      </w:r>
      <w:bookmarkEnd w:id="1818"/>
      <w:bookmarkEnd w:id="181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2AAB852B"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E5A94F"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C9D3AB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6E1E0A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274822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AB19B9D"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AA41765"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1207FC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6D23E1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2671B78A"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227C3F"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A054EB6"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choice questions</w:t>
            </w:r>
          </w:p>
          <w:p w14:paraId="28A95D15"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14:paraId="0464B49E"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48AF9D13"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39AEE1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9ABE037"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71C54FF4"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C3FB9DF" wp14:editId="73CA828A">
                  <wp:extent cx="2617396" cy="5253487"/>
                  <wp:effectExtent l="19050" t="0" r="0" b="0"/>
                  <wp:docPr id="151" name="Picture 24" descr="C:\Users\melakaa\Desktop\Top Cima\admin view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multiple choice answer question.png"/>
                          <pic:cNvPicPr>
                            <a:picLocks noChangeAspect="1" noChangeArrowheads="1"/>
                          </pic:cNvPicPr>
                        </pic:nvPicPr>
                        <pic:blipFill>
                          <a:blip r:embed="rId99"/>
                          <a:srcRect/>
                          <a:stretch>
                            <a:fillRect/>
                          </a:stretch>
                        </pic:blipFill>
                        <pic:spPr bwMode="auto">
                          <a:xfrm>
                            <a:off x="0" y="0"/>
                            <a:ext cx="2617396" cy="5253487"/>
                          </a:xfrm>
                          <a:prstGeom prst="rect">
                            <a:avLst/>
                          </a:prstGeom>
                          <a:noFill/>
                          <a:ln w="9525">
                            <a:noFill/>
                            <a:miter lim="800000"/>
                            <a:headEnd/>
                            <a:tailEnd/>
                          </a:ln>
                        </pic:spPr>
                      </pic:pic>
                    </a:graphicData>
                  </a:graphic>
                </wp:inline>
              </w:drawing>
            </w:r>
          </w:p>
          <w:p w14:paraId="399949C3"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5163B3C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429B693"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F4DE29F"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09FBB09A"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7B2B853"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14:paraId="3E55FA5B"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0372435D"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518EF324"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w14:anchorId="3AFEE2DE">
                <v:shape id="_x0000_i1045" type="#_x0000_t75" style="width:10.2pt;height:12.6pt" o:ole="">
                  <v:imagedata r:id="rId53" o:title=""/>
                </v:shape>
                <o:OLEObject Type="Embed" ProgID="PBrush" ShapeID="_x0000_i1045" DrawAspect="Content" ObjectID="_1645611279" r:id="rId100"/>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multiple choice answer B </w:t>
            </w:r>
            <w:r>
              <w:rPr>
                <w:sz w:val="24"/>
                <w:szCs w:val="24"/>
              </w:rPr>
              <w:t>question.</w:t>
            </w:r>
          </w:p>
          <w:p w14:paraId="74129A4B"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14:paraId="08B636DF"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189C033B"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F56815"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79A6D8B3"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0D43A99"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38D8C4E4"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F063957"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CD2A8A1"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35DAA9AD"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34A0A3"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2035B83"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0562EFA7"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AC19B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F90844D" w14:textId="77777777" w:rsidR="00057A2F" w:rsidRDefault="00057A2F" w:rsidP="00057A2F"/>
    <w:p w14:paraId="26306560" w14:textId="77777777" w:rsidR="00057A2F" w:rsidRDefault="00057A2F" w:rsidP="00057A2F"/>
    <w:p w14:paraId="29ADE0D4" w14:textId="77777777" w:rsidR="00057A2F" w:rsidRDefault="00057A2F" w:rsidP="00057A2F"/>
    <w:p w14:paraId="0E96ED66" w14:textId="77777777" w:rsidR="00057A2F" w:rsidRDefault="00057A2F" w:rsidP="00057A2F"/>
    <w:p w14:paraId="4F1E275D" w14:textId="77777777" w:rsidR="00057A2F" w:rsidRDefault="00057A2F" w:rsidP="00057A2F"/>
    <w:p w14:paraId="52D8F54C" w14:textId="77777777" w:rsidR="00057A2F" w:rsidRDefault="00057A2F" w:rsidP="00057A2F"/>
    <w:p w14:paraId="68474EA1" w14:textId="77777777" w:rsidR="00057A2F" w:rsidRDefault="00057A2F" w:rsidP="00057A2F"/>
    <w:p w14:paraId="12A07785" w14:textId="77777777" w:rsidR="00057A2F" w:rsidRDefault="00057A2F" w:rsidP="00057A2F"/>
    <w:p w14:paraId="3115D48D" w14:textId="77777777" w:rsidR="00057A2F" w:rsidRDefault="00057A2F" w:rsidP="00057A2F"/>
    <w:p w14:paraId="2D87F7A5" w14:textId="77777777" w:rsidR="00057A2F" w:rsidRDefault="00057A2F" w:rsidP="00057A2F"/>
    <w:p w14:paraId="54344749" w14:textId="77777777" w:rsidR="00057A2F" w:rsidRDefault="00057A2F" w:rsidP="00057A2F"/>
    <w:p w14:paraId="749FAD42" w14:textId="77777777" w:rsidR="00057A2F" w:rsidRDefault="00057A2F" w:rsidP="00057A2F"/>
    <w:p w14:paraId="2CC6B2D7" w14:textId="77777777" w:rsidR="00057A2F" w:rsidRDefault="00057A2F" w:rsidP="00057A2F"/>
    <w:p w14:paraId="5DC7B14E" w14:textId="77777777" w:rsidR="00057A2F" w:rsidRDefault="00057A2F" w:rsidP="00057A2F"/>
    <w:p w14:paraId="50E9D6F3" w14:textId="77777777" w:rsidR="00057A2F" w:rsidRDefault="00057A2F" w:rsidP="00057A2F"/>
    <w:p w14:paraId="35E80B69" w14:textId="77777777" w:rsidR="00057A2F" w:rsidRDefault="005A11DF" w:rsidP="00057A2F">
      <w:pPr>
        <w:pStyle w:val="Heading3"/>
      </w:pPr>
      <w:bookmarkStart w:id="1820" w:name="_Toc388618447"/>
      <w:bookmarkStart w:id="1821" w:name="_Toc390091874"/>
      <w:r>
        <w:lastRenderedPageBreak/>
        <w:t xml:space="preserve">3.10.24 </w:t>
      </w:r>
      <w:r w:rsidR="00057A2F">
        <w:t>View Individual Question Statistics</w:t>
      </w:r>
      <w:bookmarkEnd w:id="1820"/>
      <w:bookmarkEnd w:id="1821"/>
    </w:p>
    <w:p w14:paraId="220A7A89" w14:textId="77777777"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14:paraId="17375E56"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70BA6E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50D8F54"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406CF2"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6A05B2D"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D6B055"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637DBFE7" w14:textId="77777777"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2AB839"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BEA3846"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14:paraId="3AA5A06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37DF1A"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C76CEA5"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Question statistics</w:t>
            </w:r>
          </w:p>
          <w:p w14:paraId="74E286DA" w14:textId="77777777"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an idea about the role that each question is playing in the system.</w:t>
            </w:r>
          </w:p>
          <w:p w14:paraId="315C3D3A"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30AB2391"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0864F0" w14:textId="77777777"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015483F" w14:textId="77777777" w:rsidR="00057A2F" w:rsidRPr="005717B9" w:rsidRDefault="00057A2F" w:rsidP="00E17C5A">
            <w:pPr>
              <w:autoSpaceDE w:val="0"/>
              <w:autoSpaceDN w:val="0"/>
              <w:adjustRightInd w:val="0"/>
              <w:spacing w:after="0" w:line="240" w:lineRule="auto"/>
              <w:rPr>
                <w:rFonts w:cstheme="minorHAnsi"/>
                <w:b/>
                <w:bCs/>
                <w:sz w:val="24"/>
                <w:szCs w:val="24"/>
              </w:rPr>
            </w:pPr>
          </w:p>
          <w:p w14:paraId="4B815282" w14:textId="77777777"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F522681" wp14:editId="6D9C041E">
                  <wp:extent cx="5114925" cy="2714625"/>
                  <wp:effectExtent l="19050" t="0" r="9525" b="0"/>
                  <wp:docPr id="2" name="Picture 26" descr="C:\Users\melakaa\Desktop\Top Cima\admin 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view statistics.png"/>
                          <pic:cNvPicPr>
                            <a:picLocks noChangeAspect="1" noChangeArrowheads="1"/>
                          </pic:cNvPicPr>
                        </pic:nvPicPr>
                        <pic:blipFill>
                          <a:blip r:embed="rId101"/>
                          <a:srcRect/>
                          <a:stretch>
                            <a:fillRect/>
                          </a:stretch>
                        </pic:blipFill>
                        <pic:spPr bwMode="auto">
                          <a:xfrm>
                            <a:off x="0" y="0"/>
                            <a:ext cx="5114925" cy="2714625"/>
                          </a:xfrm>
                          <a:prstGeom prst="rect">
                            <a:avLst/>
                          </a:prstGeom>
                          <a:noFill/>
                          <a:ln w="9525">
                            <a:noFill/>
                            <a:miter lim="800000"/>
                            <a:headEnd/>
                            <a:tailEnd/>
                          </a:ln>
                        </pic:spPr>
                      </pic:pic>
                    </a:graphicData>
                  </a:graphic>
                </wp:inline>
              </w:drawing>
            </w:r>
          </w:p>
          <w:p w14:paraId="3B4712DB" w14:textId="77777777"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14:paraId="03622416"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803A82"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25155FB" w14:textId="77777777"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55C665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4CEB727"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095518B5" w14:textId="77777777"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14:paraId="20A17A73" w14:textId="77777777"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14:paraId="6DE34512"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“View Question Statistics” button next to the question record in the table. </w:t>
            </w:r>
          </w:p>
          <w:p w14:paraId="42DDC5B1" w14:textId="77777777"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statistics of the chosen question.</w:t>
            </w:r>
          </w:p>
          <w:p w14:paraId="50F5DE68" w14:textId="77777777"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14:paraId="42F9629C"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70F0D7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784BE9D" w14:textId="77777777"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A9156D7" w14:textId="77777777" w:rsidR="00057A2F" w:rsidRPr="00EC7A11" w:rsidRDefault="00057A2F" w:rsidP="00E17C5A">
            <w:pPr>
              <w:pStyle w:val="ListParagraph"/>
              <w:autoSpaceDE w:val="0"/>
              <w:autoSpaceDN w:val="0"/>
              <w:adjustRightInd w:val="0"/>
              <w:spacing w:after="0" w:line="240" w:lineRule="auto"/>
              <w:rPr>
                <w:rFonts w:cstheme="minorHAnsi"/>
                <w:bCs/>
                <w:sz w:val="24"/>
                <w:szCs w:val="24"/>
              </w:rPr>
            </w:pPr>
          </w:p>
          <w:p w14:paraId="44BD4CB9" w14:textId="77777777"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D352E26" w14:textId="77777777"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6C383295" w14:textId="77777777"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14:paraId="55C89A20"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48C479" w14:textId="77777777"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26A652F0"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14:paraId="6CB679AE" w14:textId="77777777"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CDAEC5" w14:textId="77777777"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F66F84E" w14:textId="77777777" w:rsidR="00057A2F" w:rsidRPr="005C3441" w:rsidRDefault="00057A2F" w:rsidP="00057A2F"/>
    <w:p w14:paraId="1C5097FD" w14:textId="77777777" w:rsidR="00623B4C" w:rsidRDefault="00623B4C" w:rsidP="00D1787E">
      <w:pPr>
        <w:rPr>
          <w:rFonts w:cstheme="minorHAnsi"/>
        </w:rPr>
      </w:pPr>
    </w:p>
    <w:p w14:paraId="5AE37B9B" w14:textId="77777777" w:rsidR="00057A2F" w:rsidRDefault="00057A2F" w:rsidP="00D1787E">
      <w:pPr>
        <w:rPr>
          <w:rFonts w:cstheme="minorHAnsi"/>
        </w:rPr>
      </w:pPr>
    </w:p>
    <w:p w14:paraId="6409DA13" w14:textId="77777777" w:rsidR="00057A2F" w:rsidRDefault="00057A2F" w:rsidP="00D1787E">
      <w:pPr>
        <w:rPr>
          <w:rFonts w:cstheme="minorHAnsi"/>
        </w:rPr>
      </w:pPr>
    </w:p>
    <w:p w14:paraId="68FFF2E7" w14:textId="77777777" w:rsidR="00057A2F" w:rsidRDefault="00057A2F" w:rsidP="00D1787E">
      <w:pPr>
        <w:rPr>
          <w:rFonts w:cstheme="minorHAnsi"/>
        </w:rPr>
      </w:pPr>
    </w:p>
    <w:p w14:paraId="3E166641" w14:textId="77777777" w:rsidR="00057A2F" w:rsidRDefault="00057A2F" w:rsidP="00D1787E">
      <w:pPr>
        <w:rPr>
          <w:rFonts w:cstheme="minorHAnsi"/>
        </w:rPr>
      </w:pPr>
    </w:p>
    <w:p w14:paraId="7C5D9963" w14:textId="77777777" w:rsidR="00057A2F" w:rsidRPr="00623B4C" w:rsidRDefault="00057A2F" w:rsidP="00D1787E">
      <w:pPr>
        <w:rPr>
          <w:rFonts w:cstheme="minorHAnsi"/>
        </w:rPr>
      </w:pPr>
    </w:p>
    <w:p w14:paraId="2DD259A3" w14:textId="77777777" w:rsidR="00623B4C" w:rsidRPr="00623B4C" w:rsidRDefault="00623B4C" w:rsidP="00D1787E">
      <w:pPr>
        <w:rPr>
          <w:rFonts w:cstheme="minorHAnsi"/>
        </w:rPr>
      </w:pPr>
    </w:p>
    <w:p w14:paraId="79C580A0" w14:textId="77777777" w:rsidR="00623B4C" w:rsidRDefault="00623B4C" w:rsidP="00D1787E"/>
    <w:p w14:paraId="28E48618" w14:textId="77777777" w:rsidR="00623B4C" w:rsidRDefault="00623B4C" w:rsidP="00D1787E"/>
    <w:p w14:paraId="61F905E2" w14:textId="77777777" w:rsidR="00623B4C" w:rsidRDefault="00623B4C" w:rsidP="00D1787E"/>
    <w:p w14:paraId="29638DAA" w14:textId="77777777" w:rsidR="00623B4C" w:rsidRDefault="00623B4C" w:rsidP="00D1787E"/>
    <w:p w14:paraId="6B3E6F13" w14:textId="77777777" w:rsidR="00623B4C" w:rsidRDefault="00623B4C" w:rsidP="00D1787E"/>
    <w:p w14:paraId="55380E35" w14:textId="77777777" w:rsidR="00623B4C" w:rsidRDefault="00623B4C" w:rsidP="00D1787E"/>
    <w:p w14:paraId="6285ED14" w14:textId="77777777" w:rsidR="00623B4C" w:rsidRDefault="00623B4C" w:rsidP="00D1787E"/>
    <w:p w14:paraId="46E512B3" w14:textId="77777777" w:rsidR="00623B4C" w:rsidRDefault="00623B4C" w:rsidP="00D1787E"/>
    <w:p w14:paraId="5D0B2F39" w14:textId="77777777" w:rsidR="00051842" w:rsidRDefault="00051842" w:rsidP="00D1787E"/>
    <w:p w14:paraId="111F8184" w14:textId="77777777" w:rsidR="00051842" w:rsidRDefault="00051842" w:rsidP="00D1787E"/>
    <w:p w14:paraId="00B85656" w14:textId="77777777" w:rsidR="00051842" w:rsidRDefault="00051842" w:rsidP="00D1787E"/>
    <w:p w14:paraId="3AD4C941" w14:textId="77777777" w:rsidR="00051842" w:rsidRDefault="00051842" w:rsidP="00D1787E"/>
    <w:p w14:paraId="10399C4F" w14:textId="77777777" w:rsidR="00051842" w:rsidRDefault="00051842" w:rsidP="00D1787E"/>
    <w:p w14:paraId="0D2E2B8A" w14:textId="77777777" w:rsidR="008730B8" w:rsidRDefault="008730B8" w:rsidP="00D1787E"/>
    <w:p w14:paraId="3F490062" w14:textId="77777777" w:rsidR="008730B8" w:rsidRDefault="008730B8" w:rsidP="008730B8">
      <w:pPr>
        <w:pStyle w:val="Heading2"/>
      </w:pPr>
      <w:bookmarkStart w:id="1822" w:name="_Toc390091875"/>
      <w:r>
        <w:lastRenderedPageBreak/>
        <w:t>3.11 New Stories</w:t>
      </w:r>
      <w:bookmarkEnd w:id="1822"/>
    </w:p>
    <w:p w14:paraId="6EA092BB" w14:textId="77777777" w:rsidR="008730B8" w:rsidRPr="00DA6391" w:rsidRDefault="00DA6391" w:rsidP="00DA6391">
      <w:pPr>
        <w:pStyle w:val="Heading3"/>
      </w:pPr>
      <w:bookmarkStart w:id="1823" w:name="_Toc390091876"/>
      <w:r>
        <w:t>3.11.1 Select if calculator is allowed on exam upon creation</w:t>
      </w:r>
      <w:bookmarkEnd w:id="1823"/>
    </w:p>
    <w:p w14:paraId="2129F5B0" w14:textId="77777777" w:rsidR="008730B8" w:rsidRDefault="008730B8"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A6391" w:rsidRPr="005717B9" w14:paraId="35699AF4"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C32E30"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CFCBB2"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C6207E"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0D9376C"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830062D"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2EA2D58B"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F6A5BBB"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E4DEDA7"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A6391" w:rsidRPr="005717B9" w14:paraId="1216F74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E6FFFA"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3F6E26D"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 if calculator is allowed</w:t>
            </w:r>
          </w:p>
          <w:p w14:paraId="215949D0" w14:textId="77777777" w:rsidR="00DA6391"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or allow the use of the calculator when the exam is created.</w:t>
            </w:r>
          </w:p>
          <w:p w14:paraId="79717EB6"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507CD2F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18BBF4" w14:textId="77777777" w:rsidR="00DA6391"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DEF47B9" w14:textId="77777777" w:rsidR="00DA6391" w:rsidRPr="005717B9" w:rsidRDefault="00DA6391" w:rsidP="00DA63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556EA43" wp14:editId="4265CD74">
                  <wp:extent cx="4279818" cy="5948203"/>
                  <wp:effectExtent l="19050" t="0" r="6432" b="0"/>
                  <wp:docPr id="22" name="Picture 22" descr="C:\Users\melakaa\Desktop\Top Cima\New\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exam.png"/>
                          <pic:cNvPicPr>
                            <a:picLocks noChangeAspect="1" noChangeArrowheads="1"/>
                          </pic:cNvPicPr>
                        </pic:nvPicPr>
                        <pic:blipFill>
                          <a:blip r:embed="rId102"/>
                          <a:srcRect/>
                          <a:stretch>
                            <a:fillRect/>
                          </a:stretch>
                        </pic:blipFill>
                        <pic:spPr bwMode="auto">
                          <a:xfrm>
                            <a:off x="0" y="0"/>
                            <a:ext cx="4279321" cy="5947512"/>
                          </a:xfrm>
                          <a:prstGeom prst="rect">
                            <a:avLst/>
                          </a:prstGeom>
                          <a:noFill/>
                          <a:ln w="9525">
                            <a:noFill/>
                            <a:miter lim="800000"/>
                            <a:headEnd/>
                            <a:tailEnd/>
                          </a:ln>
                        </pic:spPr>
                      </pic:pic>
                    </a:graphicData>
                  </a:graphic>
                </wp:inline>
              </w:drawing>
            </w:r>
          </w:p>
          <w:p w14:paraId="6F9F5401" w14:textId="77777777" w:rsidR="00DA6391" w:rsidRPr="00CD6265" w:rsidRDefault="00DA6391" w:rsidP="000051F1">
            <w:pPr>
              <w:autoSpaceDE w:val="0"/>
              <w:autoSpaceDN w:val="0"/>
              <w:adjustRightInd w:val="0"/>
              <w:spacing w:after="0" w:line="240" w:lineRule="auto"/>
              <w:jc w:val="center"/>
              <w:rPr>
                <w:rFonts w:cstheme="minorHAnsi"/>
                <w:b/>
                <w:bCs/>
                <w:sz w:val="24"/>
                <w:szCs w:val="24"/>
              </w:rPr>
            </w:pPr>
          </w:p>
          <w:p w14:paraId="4E66955C" w14:textId="77777777" w:rsidR="00DA6391" w:rsidRPr="005717B9" w:rsidRDefault="00DA6391" w:rsidP="000051F1">
            <w:pPr>
              <w:autoSpaceDE w:val="0"/>
              <w:autoSpaceDN w:val="0"/>
              <w:adjustRightInd w:val="0"/>
              <w:spacing w:after="0" w:line="240" w:lineRule="auto"/>
              <w:rPr>
                <w:rFonts w:cstheme="minorHAnsi"/>
                <w:sz w:val="24"/>
                <w:szCs w:val="24"/>
              </w:rPr>
            </w:pPr>
          </w:p>
        </w:tc>
      </w:tr>
      <w:tr w:rsidR="00DA6391" w:rsidRPr="005717B9" w14:paraId="3E33888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B576AA"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4F962F0C" w14:textId="77777777" w:rsidR="00DA6391" w:rsidRPr="00C17FC1" w:rsidRDefault="00DA639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w:t>
            </w:r>
            <w:r w:rsidR="00BF6CC7" w:rsidRPr="00C17FC1">
              <w:rPr>
                <w:rFonts w:cstheme="minorHAnsi"/>
                <w:color w:val="00000A"/>
                <w:sz w:val="24"/>
                <w:szCs w:val="24"/>
              </w:rPr>
              <w:t>by typing</w:t>
            </w:r>
            <w:r w:rsidRPr="00C17FC1">
              <w:rPr>
                <w:rFonts w:cstheme="minorHAnsi"/>
                <w:color w:val="00000A"/>
                <w:sz w:val="24"/>
                <w:szCs w:val="24"/>
              </w:rPr>
              <w:t xml:space="preserve"> the URL.</w:t>
            </w:r>
          </w:p>
          <w:p w14:paraId="4F97D0A6"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E2C62B9"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57D414B1" w14:textId="77777777" w:rsidR="00DA6391" w:rsidRPr="003621EA"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14:paraId="7E2AC10F" w14:textId="77777777" w:rsidR="00DA6391" w:rsidRPr="00DA6391"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14:paraId="493D58D4" w14:textId="77777777" w:rsidR="00DA6391" w:rsidRPr="004C4898" w:rsidRDefault="00DA639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the “Yes” radio button next to </w:t>
            </w:r>
            <w:r w:rsidR="004C4898">
              <w:rPr>
                <w:rFonts w:cstheme="minorHAnsi"/>
                <w:color w:val="00000A"/>
                <w:sz w:val="24"/>
                <w:szCs w:val="24"/>
              </w:rPr>
              <w:t>“Calculator Allowed”</w:t>
            </w:r>
          </w:p>
          <w:p w14:paraId="5185AAEF" w14:textId="77777777" w:rsidR="004C4898" w:rsidRPr="00FE71DA" w:rsidRDefault="004C48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14:paraId="0FFB7E93" w14:textId="77777777" w:rsidR="00DA6391" w:rsidRPr="005717B9" w:rsidRDefault="00DA6391" w:rsidP="000051F1">
            <w:pPr>
              <w:pStyle w:val="ListParagraph"/>
              <w:autoSpaceDE w:val="0"/>
              <w:autoSpaceDN w:val="0"/>
              <w:adjustRightInd w:val="0"/>
              <w:spacing w:after="0" w:line="240" w:lineRule="auto"/>
              <w:rPr>
                <w:rFonts w:cstheme="minorHAnsi"/>
                <w:sz w:val="24"/>
                <w:szCs w:val="24"/>
              </w:rPr>
            </w:pPr>
          </w:p>
        </w:tc>
      </w:tr>
      <w:tr w:rsidR="00DA6391" w:rsidRPr="005717B9" w14:paraId="3AAE150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093C38"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F580B62" w14:textId="77777777" w:rsidR="00DA6391" w:rsidRPr="006B3A7E" w:rsidRDefault="00DA639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FB97CAD" w14:textId="77777777" w:rsidR="00DA6391" w:rsidRPr="00EC7A11" w:rsidRDefault="00DA6391" w:rsidP="000051F1">
            <w:pPr>
              <w:pStyle w:val="ListParagraph"/>
              <w:autoSpaceDE w:val="0"/>
              <w:autoSpaceDN w:val="0"/>
              <w:adjustRightInd w:val="0"/>
              <w:spacing w:after="0" w:line="240" w:lineRule="auto"/>
              <w:rPr>
                <w:rFonts w:cstheme="minorHAnsi"/>
                <w:bCs/>
                <w:sz w:val="24"/>
                <w:szCs w:val="24"/>
              </w:rPr>
            </w:pPr>
          </w:p>
          <w:p w14:paraId="69F0DD06" w14:textId="77777777" w:rsidR="00DA6391" w:rsidRPr="005717B9" w:rsidRDefault="00DA639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85C29C3" w14:textId="77777777" w:rsidR="00DA6391" w:rsidRPr="006B3A7E" w:rsidRDefault="00DA639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2BAFDF9" w14:textId="77777777" w:rsidR="00DA6391" w:rsidRPr="00E408A4" w:rsidRDefault="00DA6391" w:rsidP="000051F1">
            <w:pPr>
              <w:autoSpaceDE w:val="0"/>
              <w:autoSpaceDN w:val="0"/>
              <w:adjustRightInd w:val="0"/>
              <w:spacing w:after="0" w:line="240" w:lineRule="auto"/>
              <w:rPr>
                <w:rFonts w:cstheme="minorHAnsi"/>
                <w:sz w:val="24"/>
                <w:szCs w:val="24"/>
              </w:rPr>
            </w:pPr>
          </w:p>
        </w:tc>
      </w:tr>
      <w:tr w:rsidR="00DA6391" w:rsidRPr="005717B9" w14:paraId="3E2630C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69394F" w14:textId="77777777" w:rsidR="00DA6391" w:rsidRPr="005717B9" w:rsidRDefault="00DA639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6C85308"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A6391" w:rsidRPr="005717B9" w14:paraId="7187A536"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28FD3B" w14:textId="77777777" w:rsidR="00DA6391" w:rsidRPr="005717B9" w:rsidRDefault="00DA639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BD9EE37" w14:textId="77777777" w:rsidR="00DA6391" w:rsidRDefault="00DA6391" w:rsidP="00D1787E"/>
    <w:p w14:paraId="7294BFDE" w14:textId="77777777" w:rsidR="008730B8" w:rsidRDefault="008730B8" w:rsidP="00D1787E"/>
    <w:p w14:paraId="4F91ACA5" w14:textId="77777777" w:rsidR="008E6113" w:rsidRDefault="008E6113" w:rsidP="00D1787E"/>
    <w:p w14:paraId="22991FAB" w14:textId="77777777" w:rsidR="008E6113" w:rsidRDefault="008E6113" w:rsidP="00D1787E"/>
    <w:p w14:paraId="6760A1E9" w14:textId="77777777" w:rsidR="008E6113" w:rsidRDefault="008E6113" w:rsidP="00D1787E"/>
    <w:p w14:paraId="013049BB" w14:textId="77777777" w:rsidR="008E6113" w:rsidRDefault="008E6113" w:rsidP="00D1787E"/>
    <w:p w14:paraId="3489357E" w14:textId="77777777" w:rsidR="008E6113" w:rsidRDefault="008E6113" w:rsidP="00D1787E"/>
    <w:p w14:paraId="0ED60336" w14:textId="77777777" w:rsidR="008E6113" w:rsidRDefault="008E6113" w:rsidP="00D1787E"/>
    <w:p w14:paraId="4345E4D4" w14:textId="77777777" w:rsidR="008E6113" w:rsidRDefault="008E6113" w:rsidP="00D1787E"/>
    <w:p w14:paraId="6B686FAB" w14:textId="77777777" w:rsidR="008E6113" w:rsidRDefault="008E6113" w:rsidP="00D1787E"/>
    <w:p w14:paraId="2090E2C4" w14:textId="77777777" w:rsidR="008E6113" w:rsidRDefault="008E6113" w:rsidP="00D1787E"/>
    <w:p w14:paraId="7158458D" w14:textId="77777777" w:rsidR="008E6113" w:rsidRDefault="008E6113" w:rsidP="00D1787E"/>
    <w:p w14:paraId="627135F2" w14:textId="77777777" w:rsidR="008E6113" w:rsidRDefault="008E6113" w:rsidP="00D1787E"/>
    <w:p w14:paraId="2C2F6B58" w14:textId="77777777" w:rsidR="008E6113" w:rsidRDefault="008E6113" w:rsidP="008E6113">
      <w:pPr>
        <w:pStyle w:val="Heading3"/>
      </w:pPr>
      <w:bookmarkStart w:id="1824" w:name="_Toc390091877"/>
      <w:r>
        <w:lastRenderedPageBreak/>
        <w:t>3.11.2 Select Exam Type</w:t>
      </w:r>
      <w:bookmarkEnd w:id="1824"/>
    </w:p>
    <w:p w14:paraId="3235CE0F" w14:textId="77777777" w:rsidR="008E6113" w:rsidRDefault="008E6113" w:rsidP="008E6113"/>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E6113" w:rsidRPr="005717B9" w14:paraId="23DFBD23"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2EED0A"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4487F70"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w:t>
            </w:r>
            <w:r w:rsidR="00AC4C66">
              <w:rPr>
                <w:rFonts w:cstheme="minorHAnsi"/>
                <w:sz w:val="24"/>
                <w:szCs w:val="24"/>
              </w:rPr>
              <w:t>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4DA741"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A1651F6"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533331"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76DAC2F7"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967B57D"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AAA6B13"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E6113" w:rsidRPr="005717B9" w14:paraId="07A42F6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7682BA"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A82034A"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w:t>
            </w:r>
            <w:r w:rsidR="00AC4C66">
              <w:rPr>
                <w:rFonts w:cstheme="minorHAnsi"/>
                <w:color w:val="00000A"/>
                <w:sz w:val="24"/>
                <w:szCs w:val="24"/>
              </w:rPr>
              <w:t>the Type of the Exam</w:t>
            </w:r>
          </w:p>
          <w:p w14:paraId="68C53966" w14:textId="77777777" w:rsidR="008E6113"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sidR="00AC4C66">
              <w:rPr>
                <w:rFonts w:cstheme="minorHAnsi"/>
                <w:color w:val="00000A"/>
                <w:sz w:val="24"/>
                <w:szCs w:val="24"/>
              </w:rPr>
              <w:t xml:space="preserve"> specify the format of the paper in terms of type. </w:t>
            </w:r>
          </w:p>
          <w:p w14:paraId="7137E048"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25FFEDA6"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BA7494" w14:textId="77777777" w:rsidR="008E6113"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C173186" w14:textId="77777777" w:rsidR="008E6113" w:rsidRPr="005717B9" w:rsidRDefault="008E6113"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687AF0F" wp14:editId="2E53BD13">
                  <wp:extent cx="4279818" cy="5948203"/>
                  <wp:effectExtent l="19050" t="0" r="6432" b="0"/>
                  <wp:docPr id="6" name="Picture 22" descr="C:\Users\melakaa\Desktop\Top Cima\New\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exam.png"/>
                          <pic:cNvPicPr>
                            <a:picLocks noChangeAspect="1" noChangeArrowheads="1"/>
                          </pic:cNvPicPr>
                        </pic:nvPicPr>
                        <pic:blipFill>
                          <a:blip r:embed="rId102"/>
                          <a:srcRect/>
                          <a:stretch>
                            <a:fillRect/>
                          </a:stretch>
                        </pic:blipFill>
                        <pic:spPr bwMode="auto">
                          <a:xfrm>
                            <a:off x="0" y="0"/>
                            <a:ext cx="4279321" cy="5947512"/>
                          </a:xfrm>
                          <a:prstGeom prst="rect">
                            <a:avLst/>
                          </a:prstGeom>
                          <a:noFill/>
                          <a:ln w="9525">
                            <a:noFill/>
                            <a:miter lim="800000"/>
                            <a:headEnd/>
                            <a:tailEnd/>
                          </a:ln>
                        </pic:spPr>
                      </pic:pic>
                    </a:graphicData>
                  </a:graphic>
                </wp:inline>
              </w:drawing>
            </w:r>
          </w:p>
          <w:p w14:paraId="30D3C0C4" w14:textId="77777777" w:rsidR="008E6113" w:rsidRPr="00CD6265" w:rsidRDefault="008E6113" w:rsidP="000051F1">
            <w:pPr>
              <w:autoSpaceDE w:val="0"/>
              <w:autoSpaceDN w:val="0"/>
              <w:adjustRightInd w:val="0"/>
              <w:spacing w:after="0" w:line="240" w:lineRule="auto"/>
              <w:jc w:val="center"/>
              <w:rPr>
                <w:rFonts w:cstheme="minorHAnsi"/>
                <w:b/>
                <w:bCs/>
                <w:sz w:val="24"/>
                <w:szCs w:val="24"/>
              </w:rPr>
            </w:pPr>
          </w:p>
          <w:p w14:paraId="4696E5EF" w14:textId="77777777" w:rsidR="008E6113" w:rsidRPr="005717B9" w:rsidRDefault="008E6113" w:rsidP="000051F1">
            <w:pPr>
              <w:autoSpaceDE w:val="0"/>
              <w:autoSpaceDN w:val="0"/>
              <w:adjustRightInd w:val="0"/>
              <w:spacing w:after="0" w:line="240" w:lineRule="auto"/>
              <w:rPr>
                <w:rFonts w:cstheme="minorHAnsi"/>
                <w:sz w:val="24"/>
                <w:szCs w:val="24"/>
              </w:rPr>
            </w:pPr>
          </w:p>
        </w:tc>
      </w:tr>
      <w:tr w:rsidR="008E6113" w:rsidRPr="005717B9" w14:paraId="032A330B"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4CBB64"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28BDCD1C" w14:textId="77777777" w:rsidR="008E6113" w:rsidRPr="00C17FC1" w:rsidRDefault="008E6113"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4728696"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8A1F30D"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7F5E2EF" w14:textId="77777777" w:rsidR="008E6113" w:rsidRPr="003621EA"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14:paraId="3F0FC0EB" w14:textId="77777777" w:rsidR="008E6113" w:rsidRPr="00DA6391" w:rsidRDefault="008E6113"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14:paraId="5A68C5E5" w14:textId="77777777" w:rsidR="002E515E" w:rsidRPr="004C4898" w:rsidRDefault="002E515E" w:rsidP="002E515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select </w:t>
            </w:r>
            <w:r w:rsidR="00511AE8">
              <w:rPr>
                <w:rFonts w:cstheme="minorHAnsi"/>
                <w:color w:val="00000A"/>
                <w:sz w:val="24"/>
                <w:szCs w:val="24"/>
              </w:rPr>
              <w:t>correct option from the radio buttons next to “Type”</w:t>
            </w:r>
          </w:p>
          <w:p w14:paraId="007CC9D2" w14:textId="77777777" w:rsidR="002E515E" w:rsidRPr="00FE71DA" w:rsidRDefault="002E515E" w:rsidP="002E515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14:paraId="4E5738C8" w14:textId="77777777" w:rsidR="008E6113" w:rsidRPr="005717B9" w:rsidRDefault="008E6113" w:rsidP="000051F1">
            <w:pPr>
              <w:pStyle w:val="ListParagraph"/>
              <w:autoSpaceDE w:val="0"/>
              <w:autoSpaceDN w:val="0"/>
              <w:adjustRightInd w:val="0"/>
              <w:spacing w:after="0" w:line="240" w:lineRule="auto"/>
              <w:rPr>
                <w:rFonts w:cstheme="minorHAnsi"/>
                <w:sz w:val="24"/>
                <w:szCs w:val="24"/>
              </w:rPr>
            </w:pPr>
          </w:p>
        </w:tc>
      </w:tr>
      <w:tr w:rsidR="008E6113" w:rsidRPr="005717B9" w14:paraId="533640F9"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F4D889"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023A157" w14:textId="77777777" w:rsidR="008E6113" w:rsidRPr="006B3A7E" w:rsidRDefault="008E6113"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1F15F76" w14:textId="77777777" w:rsidR="008E6113" w:rsidRPr="00EC7A11" w:rsidRDefault="008E6113" w:rsidP="000051F1">
            <w:pPr>
              <w:pStyle w:val="ListParagraph"/>
              <w:autoSpaceDE w:val="0"/>
              <w:autoSpaceDN w:val="0"/>
              <w:adjustRightInd w:val="0"/>
              <w:spacing w:after="0" w:line="240" w:lineRule="auto"/>
              <w:rPr>
                <w:rFonts w:cstheme="minorHAnsi"/>
                <w:bCs/>
                <w:sz w:val="24"/>
                <w:szCs w:val="24"/>
              </w:rPr>
            </w:pPr>
          </w:p>
          <w:p w14:paraId="13E80CC2" w14:textId="77777777" w:rsidR="008E6113" w:rsidRPr="005717B9" w:rsidRDefault="008E6113"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83E2E9D" w14:textId="77777777" w:rsidR="008E6113" w:rsidRPr="006B3A7E" w:rsidRDefault="008E6113"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48F2976" w14:textId="77777777" w:rsidR="008E6113" w:rsidRPr="00E408A4" w:rsidRDefault="008E6113" w:rsidP="000051F1">
            <w:pPr>
              <w:autoSpaceDE w:val="0"/>
              <w:autoSpaceDN w:val="0"/>
              <w:adjustRightInd w:val="0"/>
              <w:spacing w:after="0" w:line="240" w:lineRule="auto"/>
              <w:rPr>
                <w:rFonts w:cstheme="minorHAnsi"/>
                <w:sz w:val="24"/>
                <w:szCs w:val="24"/>
              </w:rPr>
            </w:pPr>
          </w:p>
        </w:tc>
      </w:tr>
      <w:tr w:rsidR="008E6113" w:rsidRPr="005717B9" w14:paraId="332ABF16"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6777A2" w14:textId="77777777" w:rsidR="008E6113" w:rsidRPr="005717B9" w:rsidRDefault="008E6113"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3656044"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E6113" w:rsidRPr="005717B9" w14:paraId="0EDC6A6E"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F1732E" w14:textId="77777777" w:rsidR="008E6113" w:rsidRPr="005717B9" w:rsidRDefault="008E6113"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8EBB2B6" w14:textId="77777777" w:rsidR="008E6113" w:rsidRPr="008E6113" w:rsidRDefault="008E6113" w:rsidP="008E6113"/>
    <w:p w14:paraId="4533C529" w14:textId="77777777" w:rsidR="008E6113" w:rsidRDefault="008E6113" w:rsidP="00D1787E"/>
    <w:p w14:paraId="6E1F95F3" w14:textId="77777777" w:rsidR="008E6113" w:rsidRDefault="008E6113" w:rsidP="00D1787E"/>
    <w:p w14:paraId="4CC8863C" w14:textId="77777777" w:rsidR="008E6113" w:rsidRDefault="008E6113" w:rsidP="00D1787E"/>
    <w:p w14:paraId="43D2887C" w14:textId="77777777" w:rsidR="008E6113" w:rsidRDefault="008E6113" w:rsidP="00D1787E"/>
    <w:p w14:paraId="7ECACAF8" w14:textId="77777777" w:rsidR="008E6113" w:rsidRDefault="008E6113" w:rsidP="00D1787E"/>
    <w:p w14:paraId="44D988B3" w14:textId="77777777" w:rsidR="008E6113" w:rsidRDefault="008E6113" w:rsidP="00D1787E"/>
    <w:p w14:paraId="685E1790" w14:textId="77777777" w:rsidR="008E6113" w:rsidRDefault="008E6113" w:rsidP="00D1787E"/>
    <w:p w14:paraId="7CBAD5A9" w14:textId="77777777" w:rsidR="008E6113" w:rsidRDefault="008E6113" w:rsidP="00D1787E"/>
    <w:p w14:paraId="26A3B93F" w14:textId="77777777" w:rsidR="008E6113" w:rsidRDefault="008E6113" w:rsidP="00D1787E"/>
    <w:p w14:paraId="72065B4F" w14:textId="77777777" w:rsidR="008730B8" w:rsidRDefault="008730B8" w:rsidP="00D1787E"/>
    <w:p w14:paraId="78E9D317" w14:textId="77777777" w:rsidR="008730B8" w:rsidRDefault="008730B8" w:rsidP="00D1787E"/>
    <w:p w14:paraId="3D54210D" w14:textId="77777777" w:rsidR="008730B8" w:rsidRDefault="008730B8" w:rsidP="00D1787E"/>
    <w:p w14:paraId="5F84C7C3" w14:textId="77777777" w:rsidR="008730B8" w:rsidRDefault="008730B8" w:rsidP="00D1787E"/>
    <w:p w14:paraId="03F06E18" w14:textId="77777777" w:rsidR="008730B8" w:rsidRDefault="009B74E1" w:rsidP="009B74E1">
      <w:pPr>
        <w:pStyle w:val="Heading3"/>
      </w:pPr>
      <w:bookmarkStart w:id="1825" w:name="_Toc390091878"/>
      <w:r>
        <w:lastRenderedPageBreak/>
        <w:t>3.11.3 Contact Us</w:t>
      </w:r>
      <w:bookmarkEnd w:id="1825"/>
    </w:p>
    <w:p w14:paraId="39BC3190" w14:textId="77777777" w:rsidR="008730B8" w:rsidRDefault="008730B8"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1060F" w:rsidRPr="005717B9" w14:paraId="44F97CD7"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C6268D"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3C19C67" w14:textId="77777777" w:rsidR="0001060F" w:rsidRPr="005717B9" w:rsidRDefault="0001060F" w:rsidP="000051F1">
            <w:pPr>
              <w:autoSpaceDE w:val="0"/>
              <w:autoSpaceDN w:val="0"/>
              <w:adjustRightInd w:val="0"/>
              <w:spacing w:after="0" w:line="240" w:lineRule="auto"/>
              <w:rPr>
                <w:rFonts w:cstheme="minorHAnsi"/>
                <w:sz w:val="24"/>
                <w:szCs w:val="24"/>
              </w:rPr>
            </w:pPr>
            <w:r>
              <w:rPr>
                <w:rFonts w:cstheme="minorHAnsi"/>
                <w:sz w:val="24"/>
                <w:szCs w:val="24"/>
              </w:rPr>
              <w:t>US_079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59A0991"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16DB39A"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88FF010" w14:textId="77777777" w:rsidR="0001060F" w:rsidRPr="005717B9" w:rsidRDefault="0001060F" w:rsidP="000051F1">
            <w:pPr>
              <w:autoSpaceDE w:val="0"/>
              <w:autoSpaceDN w:val="0"/>
              <w:adjustRightInd w:val="0"/>
              <w:spacing w:after="0" w:line="240" w:lineRule="auto"/>
              <w:rPr>
                <w:rFonts w:cstheme="minorHAnsi"/>
                <w:sz w:val="24"/>
                <w:szCs w:val="24"/>
              </w:rPr>
            </w:pPr>
          </w:p>
        </w:tc>
      </w:tr>
      <w:tr w:rsidR="0001060F" w:rsidRPr="005717B9" w14:paraId="1BA96F71"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3714A8"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6202EA0"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1060F" w:rsidRPr="005717B9" w14:paraId="243681E1"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25082F"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14:paraId="7DB7CD82"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14:paraId="0F53FDA6"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01060F" w:rsidRPr="005717B9" w14:paraId="3A8A1FC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214D88" w14:textId="77777777" w:rsidR="0001060F"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AA84E78" w14:textId="77777777" w:rsidR="0026770B" w:rsidRPr="005717B9" w:rsidRDefault="0026770B" w:rsidP="000051F1">
            <w:pPr>
              <w:autoSpaceDE w:val="0"/>
              <w:autoSpaceDN w:val="0"/>
              <w:adjustRightInd w:val="0"/>
              <w:spacing w:after="0" w:line="240" w:lineRule="auto"/>
              <w:rPr>
                <w:rFonts w:cstheme="minorHAnsi"/>
                <w:b/>
                <w:bCs/>
                <w:sz w:val="24"/>
                <w:szCs w:val="24"/>
              </w:rPr>
            </w:pPr>
          </w:p>
          <w:p w14:paraId="35D7394C" w14:textId="77777777" w:rsidR="0001060F" w:rsidRPr="005717B9" w:rsidRDefault="0026770B" w:rsidP="0026770B">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D894796" wp14:editId="768C1C7B">
                  <wp:extent cx="5871111" cy="3659109"/>
                  <wp:effectExtent l="19050" t="0" r="0" b="0"/>
                  <wp:docPr id="23" name="Picture 23" descr="C:\Users\melakaa\Desktop\Top Cima\New\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w\Contact Us.png"/>
                          <pic:cNvPicPr>
                            <a:picLocks noChangeAspect="1" noChangeArrowheads="1"/>
                          </pic:cNvPicPr>
                        </pic:nvPicPr>
                        <pic:blipFill>
                          <a:blip r:embed="rId103"/>
                          <a:srcRect/>
                          <a:stretch>
                            <a:fillRect/>
                          </a:stretch>
                        </pic:blipFill>
                        <pic:spPr bwMode="auto">
                          <a:xfrm>
                            <a:off x="0" y="0"/>
                            <a:ext cx="5876283" cy="3662332"/>
                          </a:xfrm>
                          <a:prstGeom prst="rect">
                            <a:avLst/>
                          </a:prstGeom>
                          <a:noFill/>
                          <a:ln w="9525">
                            <a:noFill/>
                            <a:miter lim="800000"/>
                            <a:headEnd/>
                            <a:tailEnd/>
                          </a:ln>
                        </pic:spPr>
                      </pic:pic>
                    </a:graphicData>
                  </a:graphic>
                </wp:inline>
              </w:drawing>
            </w:r>
          </w:p>
          <w:p w14:paraId="1CBDDB13" w14:textId="77777777" w:rsidR="0001060F" w:rsidRPr="00C04933" w:rsidRDefault="0001060F" w:rsidP="000051F1">
            <w:pPr>
              <w:autoSpaceDE w:val="0"/>
              <w:autoSpaceDN w:val="0"/>
              <w:adjustRightInd w:val="0"/>
              <w:spacing w:after="0" w:line="240" w:lineRule="auto"/>
              <w:jc w:val="center"/>
              <w:rPr>
                <w:rFonts w:cstheme="minorHAnsi"/>
                <w:color w:val="76923C" w:themeColor="accent3" w:themeShade="BF"/>
                <w:sz w:val="24"/>
                <w:szCs w:val="24"/>
              </w:rPr>
            </w:pPr>
          </w:p>
        </w:tc>
      </w:tr>
      <w:tr w:rsidR="0001060F" w:rsidRPr="005717B9" w14:paraId="5C3A4F2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FF2C247"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F141094"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14:paraId="3FCD0875"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14:paraId="37CA52BC"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14:paraId="67D4D527"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14:paraId="6B0237B8"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14:paraId="4F208607"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14:paraId="2DC2A1DF" w14:textId="77777777" w:rsidR="0001060F" w:rsidRPr="005717B9" w:rsidRDefault="0001060F" w:rsidP="000051F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14:paraId="1EC8ADFF" w14:textId="77777777" w:rsidR="0001060F" w:rsidRPr="0001060F"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14:paraId="13C7DC24" w14:textId="77777777" w:rsidR="0001060F" w:rsidRPr="0001060F"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01060F">
              <w:rPr>
                <w:rFonts w:cstheme="minorHAnsi"/>
                <w:sz w:val="24"/>
                <w:szCs w:val="24"/>
              </w:rPr>
              <w:t>Student will get a message confirming we the admin would contact them back.</w:t>
            </w:r>
          </w:p>
          <w:p w14:paraId="75551602" w14:textId="77777777" w:rsidR="0001060F" w:rsidRPr="004425E0" w:rsidRDefault="0001060F" w:rsidP="0001060F">
            <w:pPr>
              <w:pStyle w:val="ListParagraph"/>
              <w:autoSpaceDE w:val="0"/>
              <w:autoSpaceDN w:val="0"/>
              <w:adjustRightInd w:val="0"/>
              <w:spacing w:after="0" w:line="240" w:lineRule="auto"/>
              <w:rPr>
                <w:rFonts w:cstheme="minorHAnsi"/>
                <w:b/>
                <w:color w:val="FF0000"/>
                <w:sz w:val="24"/>
                <w:szCs w:val="24"/>
              </w:rPr>
            </w:pPr>
          </w:p>
        </w:tc>
      </w:tr>
      <w:tr w:rsidR="0001060F" w:rsidRPr="005717B9" w14:paraId="66A6A8FA"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3FA56F7"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5E7217C" w14:textId="77777777" w:rsidR="0001060F" w:rsidRPr="005717B9" w:rsidRDefault="0001060F" w:rsidP="000051F1">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14:paraId="3EFC977F" w14:textId="77777777" w:rsidR="0001060F" w:rsidRPr="005717B9" w:rsidRDefault="0001060F" w:rsidP="000051F1">
            <w:pPr>
              <w:autoSpaceDE w:val="0"/>
              <w:autoSpaceDN w:val="0"/>
              <w:adjustRightInd w:val="0"/>
              <w:spacing w:after="0" w:line="240" w:lineRule="auto"/>
              <w:rPr>
                <w:rFonts w:cstheme="minorHAnsi"/>
                <w:b/>
                <w:bCs/>
                <w:sz w:val="24"/>
                <w:szCs w:val="24"/>
              </w:rPr>
            </w:pPr>
          </w:p>
          <w:p w14:paraId="7B4CA9F1" w14:textId="77777777" w:rsidR="0001060F" w:rsidRPr="005717B9" w:rsidRDefault="0001060F"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7207557" w14:textId="77777777" w:rsidR="0001060F" w:rsidRPr="005717B9" w:rsidRDefault="0001060F" w:rsidP="000051F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43426EEF" w14:textId="77777777" w:rsidR="0001060F" w:rsidRPr="005717B9" w:rsidRDefault="0001060F" w:rsidP="000051F1">
            <w:pPr>
              <w:pStyle w:val="ListParagraph"/>
              <w:autoSpaceDE w:val="0"/>
              <w:autoSpaceDN w:val="0"/>
              <w:adjustRightInd w:val="0"/>
              <w:spacing w:after="0" w:line="240" w:lineRule="auto"/>
              <w:rPr>
                <w:rFonts w:cstheme="minorHAnsi"/>
                <w:sz w:val="24"/>
                <w:szCs w:val="24"/>
              </w:rPr>
            </w:pPr>
          </w:p>
        </w:tc>
      </w:tr>
      <w:tr w:rsidR="0001060F" w:rsidRPr="005717B9" w14:paraId="5727F56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AD7D14" w14:textId="77777777" w:rsidR="0001060F" w:rsidRPr="005717B9" w:rsidRDefault="0001060F"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4A41E36"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1060F" w:rsidRPr="005717B9" w14:paraId="05816CE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FF4185" w14:textId="77777777" w:rsidR="0001060F" w:rsidRPr="005717B9" w:rsidRDefault="0001060F"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13A93E2" w14:textId="77777777" w:rsidR="008730B8" w:rsidRDefault="008730B8" w:rsidP="00D1787E"/>
    <w:p w14:paraId="4F481C05" w14:textId="77777777" w:rsidR="008730B8" w:rsidRDefault="008730B8" w:rsidP="00D1787E"/>
    <w:p w14:paraId="1C67BA45" w14:textId="77777777" w:rsidR="008730B8" w:rsidRDefault="008730B8" w:rsidP="00D1787E"/>
    <w:p w14:paraId="5261A35C" w14:textId="77777777" w:rsidR="008730B8" w:rsidRDefault="008730B8" w:rsidP="00D1787E"/>
    <w:p w14:paraId="06C4E667" w14:textId="77777777" w:rsidR="008730B8" w:rsidRDefault="008730B8" w:rsidP="00D1787E"/>
    <w:p w14:paraId="4AC7B910" w14:textId="77777777" w:rsidR="008730B8" w:rsidRDefault="008730B8" w:rsidP="00D1787E"/>
    <w:p w14:paraId="6B1364C4" w14:textId="77777777" w:rsidR="008730B8" w:rsidRDefault="008730B8" w:rsidP="00D1787E"/>
    <w:p w14:paraId="620D97C1" w14:textId="77777777" w:rsidR="008730B8" w:rsidRDefault="008730B8" w:rsidP="00D1787E"/>
    <w:p w14:paraId="3E83BE53" w14:textId="77777777" w:rsidR="008730B8" w:rsidRDefault="008730B8" w:rsidP="00D1787E"/>
    <w:p w14:paraId="5F294F9D" w14:textId="77777777" w:rsidR="008730B8" w:rsidRDefault="008730B8" w:rsidP="00D1787E"/>
    <w:p w14:paraId="4EE03597" w14:textId="77777777" w:rsidR="008730B8" w:rsidRDefault="008730B8" w:rsidP="00D1787E"/>
    <w:p w14:paraId="0A74CFDB" w14:textId="77777777" w:rsidR="008730B8" w:rsidRDefault="008730B8" w:rsidP="00D1787E"/>
    <w:p w14:paraId="3E56AA8C" w14:textId="77777777" w:rsidR="008730B8" w:rsidRDefault="008730B8" w:rsidP="00D1787E"/>
    <w:p w14:paraId="1DD99A39" w14:textId="77777777" w:rsidR="008730B8" w:rsidRDefault="008730B8" w:rsidP="00D1787E"/>
    <w:p w14:paraId="3FFE3C9F" w14:textId="77777777" w:rsidR="008730B8" w:rsidRDefault="008730B8" w:rsidP="00D1787E"/>
    <w:p w14:paraId="17687748" w14:textId="77777777" w:rsidR="008730B8" w:rsidRDefault="008730B8" w:rsidP="00D1787E"/>
    <w:p w14:paraId="1DB4BEA1" w14:textId="77777777" w:rsidR="008730B8" w:rsidRDefault="008730B8" w:rsidP="00D1787E"/>
    <w:p w14:paraId="3A01E62E" w14:textId="77777777" w:rsidR="008730B8" w:rsidRDefault="008730B8" w:rsidP="00D1787E"/>
    <w:p w14:paraId="75E83552" w14:textId="77777777" w:rsidR="008730B8" w:rsidRDefault="008730B8" w:rsidP="00D1787E"/>
    <w:p w14:paraId="685276FC" w14:textId="77777777" w:rsidR="008730B8" w:rsidRDefault="008730B8" w:rsidP="00D1787E"/>
    <w:p w14:paraId="3EAB867A" w14:textId="77777777" w:rsidR="008730B8" w:rsidRDefault="008730B8" w:rsidP="00D1787E"/>
    <w:p w14:paraId="5552C37F" w14:textId="77777777" w:rsidR="008730B8" w:rsidRDefault="003C1FF1" w:rsidP="003C1FF1">
      <w:pPr>
        <w:pStyle w:val="Heading3"/>
      </w:pPr>
      <w:bookmarkStart w:id="1826" w:name="_Toc390091879"/>
      <w:r>
        <w:lastRenderedPageBreak/>
        <w:t>3.11.4 Students</w:t>
      </w:r>
      <w:r w:rsidR="00E47231">
        <w:t xml:space="preserve"> Status</w:t>
      </w:r>
      <w:bookmarkEnd w:id="182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47231" w:rsidRPr="005717B9" w14:paraId="5AA4D225"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22BC6C"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6A35A8B"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D56223"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C2291D0"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409BC6" w14:textId="77777777" w:rsidR="00E47231" w:rsidRPr="005717B9" w:rsidRDefault="00E47231" w:rsidP="000051F1">
            <w:pPr>
              <w:autoSpaceDE w:val="0"/>
              <w:autoSpaceDN w:val="0"/>
              <w:adjustRightInd w:val="0"/>
              <w:spacing w:after="0" w:line="240" w:lineRule="auto"/>
              <w:rPr>
                <w:rFonts w:cstheme="minorHAnsi"/>
                <w:sz w:val="24"/>
                <w:szCs w:val="24"/>
              </w:rPr>
            </w:pPr>
          </w:p>
        </w:tc>
      </w:tr>
      <w:tr w:rsidR="00E47231" w:rsidRPr="005717B9" w14:paraId="088F545B"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01EBFC5"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6AF9261"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47231" w:rsidRPr="005717B9" w14:paraId="68EC5221"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DA3E2FF"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3485CD5"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14:paraId="5A1E0529" w14:textId="77777777" w:rsidR="00E47231"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14:paraId="4CB8CF0F" w14:textId="77777777" w:rsidR="00E47231" w:rsidRPr="005717B9" w:rsidRDefault="00E47231" w:rsidP="000051F1">
            <w:pPr>
              <w:autoSpaceDE w:val="0"/>
              <w:autoSpaceDN w:val="0"/>
              <w:adjustRightInd w:val="0"/>
              <w:spacing w:after="0" w:line="240" w:lineRule="auto"/>
              <w:rPr>
                <w:rFonts w:cstheme="minorHAnsi"/>
                <w:sz w:val="24"/>
                <w:szCs w:val="24"/>
              </w:rPr>
            </w:pPr>
          </w:p>
        </w:tc>
      </w:tr>
      <w:tr w:rsidR="00E47231" w:rsidRPr="005717B9" w14:paraId="3B995037"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17BA77" w14:textId="77777777" w:rsidR="00E47231"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2595873" w14:textId="77777777" w:rsidR="00E47231" w:rsidRPr="005717B9" w:rsidRDefault="00E47231" w:rsidP="000051F1">
            <w:pPr>
              <w:autoSpaceDE w:val="0"/>
              <w:autoSpaceDN w:val="0"/>
              <w:adjustRightInd w:val="0"/>
              <w:spacing w:after="0" w:line="240" w:lineRule="auto"/>
              <w:rPr>
                <w:rFonts w:cstheme="minorHAnsi"/>
                <w:b/>
                <w:bCs/>
                <w:sz w:val="24"/>
                <w:szCs w:val="24"/>
              </w:rPr>
            </w:pPr>
          </w:p>
          <w:p w14:paraId="58A2F8DC" w14:textId="77777777" w:rsidR="00E47231" w:rsidRPr="00CD6265" w:rsidRDefault="00D92950"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82D9676" wp14:editId="07F22FC5">
                  <wp:extent cx="5082540" cy="3004185"/>
                  <wp:effectExtent l="19050" t="0" r="3810" b="0"/>
                  <wp:docPr id="10" name="Picture 25" descr="C:\Users\melakaa\Desktop\Top Cima\New\admin Manage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Manage Students.png"/>
                          <pic:cNvPicPr>
                            <a:picLocks noChangeAspect="1" noChangeArrowheads="1"/>
                          </pic:cNvPicPr>
                        </pic:nvPicPr>
                        <pic:blipFill>
                          <a:blip r:embed="rId104"/>
                          <a:srcRect/>
                          <a:stretch>
                            <a:fillRect/>
                          </a:stretch>
                        </pic:blipFill>
                        <pic:spPr bwMode="auto">
                          <a:xfrm>
                            <a:off x="0" y="0"/>
                            <a:ext cx="5082540" cy="3004185"/>
                          </a:xfrm>
                          <a:prstGeom prst="rect">
                            <a:avLst/>
                          </a:prstGeom>
                          <a:noFill/>
                          <a:ln w="9525">
                            <a:noFill/>
                            <a:miter lim="800000"/>
                            <a:headEnd/>
                            <a:tailEnd/>
                          </a:ln>
                        </pic:spPr>
                      </pic:pic>
                    </a:graphicData>
                  </a:graphic>
                </wp:inline>
              </w:drawing>
            </w:r>
          </w:p>
          <w:p w14:paraId="7F31FBE4" w14:textId="77777777" w:rsidR="00E47231" w:rsidRPr="005717B9" w:rsidRDefault="00E47231" w:rsidP="000051F1">
            <w:pPr>
              <w:autoSpaceDE w:val="0"/>
              <w:autoSpaceDN w:val="0"/>
              <w:adjustRightInd w:val="0"/>
              <w:spacing w:after="0" w:line="240" w:lineRule="auto"/>
              <w:jc w:val="center"/>
              <w:rPr>
                <w:rFonts w:cstheme="minorHAnsi"/>
                <w:sz w:val="24"/>
                <w:szCs w:val="24"/>
              </w:rPr>
            </w:pPr>
          </w:p>
        </w:tc>
      </w:tr>
      <w:tr w:rsidR="00E47231" w:rsidRPr="005717B9" w14:paraId="5FCA4710"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A72786"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EA3F57B" w14:textId="77777777" w:rsidR="00E47231" w:rsidRPr="005717B9" w:rsidRDefault="00E47231" w:rsidP="000051F1">
            <w:pPr>
              <w:autoSpaceDE w:val="0"/>
              <w:autoSpaceDN w:val="0"/>
              <w:adjustRightInd w:val="0"/>
              <w:spacing w:after="0" w:line="240" w:lineRule="auto"/>
              <w:rPr>
                <w:rFonts w:cstheme="minorHAnsi"/>
                <w:sz w:val="24"/>
                <w:szCs w:val="24"/>
              </w:rPr>
            </w:pPr>
          </w:p>
          <w:p w14:paraId="330D3332" w14:textId="77777777" w:rsidR="00E47231" w:rsidRPr="00C17FC1" w:rsidRDefault="00E4723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1C71D1E5"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58DF1AB"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417CFECB" w14:textId="77777777" w:rsidR="00E47231" w:rsidRPr="003621E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73478B22" w14:textId="77777777" w:rsidR="00E47231" w:rsidRPr="00E47231"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1AB18BF1" w14:textId="77777777" w:rsidR="00E47231" w:rsidRPr="009F1A12"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current status of the student under the “Status’ column.</w:t>
            </w:r>
          </w:p>
          <w:p w14:paraId="2852684E" w14:textId="77777777" w:rsidR="00E47231" w:rsidRPr="00E47231" w:rsidRDefault="00E47231" w:rsidP="00E4723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 if the status is “Active” (Or “Re-Activate” if the status is “In-Active”).</w:t>
            </w:r>
          </w:p>
          <w:p w14:paraId="7C78444F" w14:textId="77777777" w:rsidR="00E47231" w:rsidRPr="009927FA"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14:paraId="2CE191F2" w14:textId="77777777" w:rsidR="00E47231"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14:paraId="64A8C582" w14:textId="77777777" w:rsidR="00E47231" w:rsidRPr="00C96B02" w:rsidRDefault="00E4723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14:paraId="39ADE8D7" w14:textId="77777777" w:rsidR="00E47231" w:rsidRPr="005717B9" w:rsidRDefault="00E47231" w:rsidP="000051F1">
            <w:pPr>
              <w:pStyle w:val="ListParagraph"/>
              <w:autoSpaceDE w:val="0"/>
              <w:autoSpaceDN w:val="0"/>
              <w:adjustRightInd w:val="0"/>
              <w:spacing w:after="0" w:line="240" w:lineRule="auto"/>
              <w:rPr>
                <w:rFonts w:cstheme="minorHAnsi"/>
                <w:sz w:val="24"/>
                <w:szCs w:val="24"/>
              </w:rPr>
            </w:pPr>
          </w:p>
        </w:tc>
      </w:tr>
      <w:tr w:rsidR="00E47231" w:rsidRPr="005717B9" w14:paraId="057DDB02"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150B2C"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385A996F" w14:textId="77777777" w:rsidR="00E47231" w:rsidRPr="006B3A7E" w:rsidRDefault="00E4723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6BD1A4F" w14:textId="77777777" w:rsidR="00E47231" w:rsidRPr="00EC7A11" w:rsidRDefault="00E47231" w:rsidP="000051F1">
            <w:pPr>
              <w:pStyle w:val="ListParagraph"/>
              <w:autoSpaceDE w:val="0"/>
              <w:autoSpaceDN w:val="0"/>
              <w:adjustRightInd w:val="0"/>
              <w:spacing w:after="0" w:line="240" w:lineRule="auto"/>
              <w:rPr>
                <w:rFonts w:cstheme="minorHAnsi"/>
                <w:bCs/>
                <w:sz w:val="24"/>
                <w:szCs w:val="24"/>
              </w:rPr>
            </w:pPr>
          </w:p>
          <w:p w14:paraId="1FA6FA27" w14:textId="77777777" w:rsidR="00E47231" w:rsidRPr="005717B9" w:rsidRDefault="00E4723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3D77F82" w14:textId="77777777" w:rsidR="00E47231" w:rsidRPr="006B3A7E" w:rsidRDefault="00E4723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D439A28" w14:textId="77777777" w:rsidR="00E47231" w:rsidRPr="00E408A4" w:rsidRDefault="00E47231" w:rsidP="000051F1">
            <w:pPr>
              <w:autoSpaceDE w:val="0"/>
              <w:autoSpaceDN w:val="0"/>
              <w:adjustRightInd w:val="0"/>
              <w:spacing w:after="0" w:line="240" w:lineRule="auto"/>
              <w:rPr>
                <w:rFonts w:cstheme="minorHAnsi"/>
                <w:sz w:val="24"/>
                <w:szCs w:val="24"/>
              </w:rPr>
            </w:pPr>
          </w:p>
        </w:tc>
      </w:tr>
      <w:tr w:rsidR="00E47231" w:rsidRPr="005717B9" w14:paraId="5436F478"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479379" w14:textId="77777777" w:rsidR="00E47231" w:rsidRPr="005717B9" w:rsidRDefault="00E4723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7CF16830"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47231" w:rsidRPr="005717B9" w14:paraId="47B3D7E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4D8352" w14:textId="77777777" w:rsidR="00E47231" w:rsidRPr="005717B9" w:rsidRDefault="00E4723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96F7198" w14:textId="77777777" w:rsidR="003C1FF1" w:rsidRDefault="003C1FF1" w:rsidP="00D1787E"/>
    <w:p w14:paraId="2365AD89" w14:textId="77777777" w:rsidR="008730B8" w:rsidRDefault="008730B8" w:rsidP="00D1787E"/>
    <w:p w14:paraId="0EBF2808" w14:textId="77777777" w:rsidR="008730B8" w:rsidRDefault="008730B8" w:rsidP="00D1787E"/>
    <w:p w14:paraId="566F646A" w14:textId="77777777" w:rsidR="008730B8" w:rsidRDefault="008730B8" w:rsidP="00D1787E"/>
    <w:p w14:paraId="0A6C287A" w14:textId="77777777" w:rsidR="008730B8" w:rsidRDefault="008730B8" w:rsidP="00D1787E"/>
    <w:p w14:paraId="72598E5C" w14:textId="77777777" w:rsidR="00733222" w:rsidRDefault="00733222" w:rsidP="00D1787E"/>
    <w:p w14:paraId="70B7488B" w14:textId="77777777" w:rsidR="00733222" w:rsidRDefault="00733222" w:rsidP="00D1787E"/>
    <w:p w14:paraId="4266F6B4" w14:textId="77777777" w:rsidR="00733222" w:rsidRDefault="00733222" w:rsidP="00D1787E"/>
    <w:p w14:paraId="03133B20" w14:textId="77777777" w:rsidR="00733222" w:rsidRDefault="00733222" w:rsidP="00D1787E"/>
    <w:p w14:paraId="13CFE50A" w14:textId="77777777" w:rsidR="00733222" w:rsidRDefault="00733222" w:rsidP="00D1787E"/>
    <w:p w14:paraId="29925CC5" w14:textId="77777777" w:rsidR="00733222" w:rsidRDefault="00733222" w:rsidP="00D1787E"/>
    <w:p w14:paraId="6EFDBB85" w14:textId="77777777" w:rsidR="00733222" w:rsidRDefault="00733222" w:rsidP="00D1787E"/>
    <w:p w14:paraId="170FC1DF" w14:textId="77777777" w:rsidR="00733222" w:rsidRDefault="00733222" w:rsidP="00D1787E"/>
    <w:p w14:paraId="528D58DC" w14:textId="77777777" w:rsidR="00733222" w:rsidRDefault="00733222" w:rsidP="00D1787E"/>
    <w:p w14:paraId="1396C964" w14:textId="77777777" w:rsidR="00733222" w:rsidRDefault="00733222" w:rsidP="00D1787E"/>
    <w:p w14:paraId="1AB8B029" w14:textId="77777777" w:rsidR="00733222" w:rsidRDefault="00733222" w:rsidP="00D1787E"/>
    <w:p w14:paraId="3A4ADC87" w14:textId="77777777" w:rsidR="00733222" w:rsidRDefault="00733222" w:rsidP="00D1787E"/>
    <w:p w14:paraId="64FAF365" w14:textId="77777777" w:rsidR="00733222" w:rsidRDefault="00733222" w:rsidP="00D1787E"/>
    <w:p w14:paraId="0A58470E" w14:textId="77777777" w:rsidR="00733222" w:rsidRDefault="00733222" w:rsidP="00D1787E"/>
    <w:p w14:paraId="77AAA3FF" w14:textId="77777777" w:rsidR="00733222" w:rsidRDefault="00733222" w:rsidP="00D1787E"/>
    <w:p w14:paraId="68626B84" w14:textId="77777777" w:rsidR="00733222" w:rsidRDefault="00D62C98" w:rsidP="00D62C98">
      <w:pPr>
        <w:pStyle w:val="Heading3"/>
      </w:pPr>
      <w:bookmarkStart w:id="1827" w:name="_Toc390091880"/>
      <w:r>
        <w:lastRenderedPageBreak/>
        <w:t>3.11.5 Create Student</w:t>
      </w:r>
      <w:bookmarkEnd w:id="182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62C98" w:rsidRPr="005717B9" w14:paraId="53DE2D87"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2C386CA"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216B312"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BE0A283"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3C767C9"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3E56EF3" w14:textId="77777777" w:rsidR="00D62C98" w:rsidRPr="005717B9" w:rsidRDefault="00D62C98" w:rsidP="000051F1">
            <w:pPr>
              <w:autoSpaceDE w:val="0"/>
              <w:autoSpaceDN w:val="0"/>
              <w:adjustRightInd w:val="0"/>
              <w:spacing w:after="0" w:line="240" w:lineRule="auto"/>
              <w:rPr>
                <w:rFonts w:cstheme="minorHAnsi"/>
                <w:sz w:val="24"/>
                <w:szCs w:val="24"/>
              </w:rPr>
            </w:pPr>
          </w:p>
        </w:tc>
      </w:tr>
      <w:tr w:rsidR="00D62C98" w:rsidRPr="005717B9" w14:paraId="3B912C1F"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D85784D"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464D6CC"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62C98" w:rsidRPr="005717B9" w14:paraId="074DD343"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567D33" w14:textId="77777777" w:rsidR="00D62C98" w:rsidRPr="005717B9"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00DE27F" w14:textId="77777777" w:rsidR="00D62C98" w:rsidRPr="005717B9"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14:paraId="3FB6FB3A" w14:textId="77777777" w:rsidR="00D62C98"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69D0B8C8" w14:textId="77777777" w:rsidR="00D62C98" w:rsidRPr="005717B9" w:rsidRDefault="00D62C98" w:rsidP="000051F1">
            <w:pPr>
              <w:autoSpaceDE w:val="0"/>
              <w:autoSpaceDN w:val="0"/>
              <w:adjustRightInd w:val="0"/>
              <w:spacing w:after="0" w:line="240" w:lineRule="auto"/>
              <w:rPr>
                <w:rFonts w:cstheme="minorHAnsi"/>
                <w:sz w:val="24"/>
                <w:szCs w:val="24"/>
              </w:rPr>
            </w:pPr>
          </w:p>
        </w:tc>
      </w:tr>
      <w:tr w:rsidR="00D62C98" w:rsidRPr="005717B9" w14:paraId="637F421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FAE5574"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E11321B" w14:textId="77777777" w:rsidR="00D62C98" w:rsidRPr="00CD6265" w:rsidRDefault="00EA2C6A"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11F58A1" wp14:editId="5A97FDF1">
                  <wp:extent cx="4709772" cy="5694390"/>
                  <wp:effectExtent l="19050" t="0" r="0" b="0"/>
                  <wp:docPr id="7" name="Picture 22"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profile.png"/>
                          <pic:cNvPicPr>
                            <a:picLocks noChangeAspect="1" noChangeArrowheads="1"/>
                          </pic:cNvPicPr>
                        </pic:nvPicPr>
                        <pic:blipFill>
                          <a:blip r:embed="rId105"/>
                          <a:srcRect/>
                          <a:stretch>
                            <a:fillRect/>
                          </a:stretch>
                        </pic:blipFill>
                        <pic:spPr bwMode="auto">
                          <a:xfrm>
                            <a:off x="0" y="0"/>
                            <a:ext cx="4709580" cy="5694158"/>
                          </a:xfrm>
                          <a:prstGeom prst="rect">
                            <a:avLst/>
                          </a:prstGeom>
                          <a:noFill/>
                          <a:ln w="9525">
                            <a:noFill/>
                            <a:miter lim="800000"/>
                            <a:headEnd/>
                            <a:tailEnd/>
                          </a:ln>
                        </pic:spPr>
                      </pic:pic>
                    </a:graphicData>
                  </a:graphic>
                </wp:inline>
              </w:drawing>
            </w:r>
          </w:p>
          <w:p w14:paraId="24BC3663" w14:textId="77777777" w:rsidR="00D62C98" w:rsidRPr="00EE5457" w:rsidRDefault="00D62C98" w:rsidP="00D40A5F">
            <w:pPr>
              <w:autoSpaceDE w:val="0"/>
              <w:autoSpaceDN w:val="0"/>
              <w:adjustRightInd w:val="0"/>
              <w:spacing w:after="0" w:line="240" w:lineRule="auto"/>
              <w:jc w:val="center"/>
              <w:rPr>
                <w:rFonts w:cstheme="minorHAnsi"/>
                <w:b/>
                <w:color w:val="76923C" w:themeColor="accent3" w:themeShade="BF"/>
                <w:sz w:val="24"/>
                <w:szCs w:val="24"/>
              </w:rPr>
            </w:pPr>
          </w:p>
        </w:tc>
      </w:tr>
      <w:tr w:rsidR="00D62C98" w:rsidRPr="005717B9" w14:paraId="7E50D7B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183DAF"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10332AC" w14:textId="77777777" w:rsidR="00D62C98" w:rsidRPr="005717B9" w:rsidRDefault="00D62C98" w:rsidP="000051F1">
            <w:pPr>
              <w:autoSpaceDE w:val="0"/>
              <w:autoSpaceDN w:val="0"/>
              <w:adjustRightInd w:val="0"/>
              <w:spacing w:after="0" w:line="240" w:lineRule="auto"/>
              <w:rPr>
                <w:rFonts w:cstheme="minorHAnsi"/>
                <w:sz w:val="24"/>
                <w:szCs w:val="24"/>
              </w:rPr>
            </w:pPr>
          </w:p>
          <w:p w14:paraId="02BBD0FF" w14:textId="77777777" w:rsidR="00D62C98" w:rsidRPr="00C17FC1" w:rsidRDefault="00D62C98"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7A4D7850"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14:paraId="090D7F51"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65DA0058" w14:textId="77777777" w:rsidR="00D62C98" w:rsidRPr="003621EA"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774C1977" w14:textId="77777777" w:rsidR="00D62C98" w:rsidRPr="004C4FA7"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3D79E0D8" w14:textId="77777777" w:rsidR="004C4FA7" w:rsidRPr="009F1A12" w:rsidRDefault="004C4FA7"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07B386A1" w14:textId="77777777" w:rsidR="00D62C98" w:rsidRPr="00BC0C97" w:rsidRDefault="00D62C98"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0D407EE5" w14:textId="77777777" w:rsidR="00D62C98" w:rsidRPr="005717B9" w:rsidRDefault="00D62C98" w:rsidP="000051F1">
            <w:pPr>
              <w:pStyle w:val="ListParagraph"/>
              <w:autoSpaceDE w:val="0"/>
              <w:autoSpaceDN w:val="0"/>
              <w:adjustRightInd w:val="0"/>
              <w:spacing w:after="0" w:line="240" w:lineRule="auto"/>
              <w:rPr>
                <w:rFonts w:cstheme="minorHAnsi"/>
                <w:sz w:val="24"/>
                <w:szCs w:val="24"/>
              </w:rPr>
            </w:pPr>
          </w:p>
        </w:tc>
      </w:tr>
      <w:tr w:rsidR="00D62C98" w:rsidRPr="005717B9" w14:paraId="466DC437"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E6FFD49"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954E51D" w14:textId="77777777" w:rsidR="00D62C98"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38E64C4C" w14:textId="77777777" w:rsidR="00D62C98"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7609D360" w14:textId="77777777" w:rsidR="00D62C98" w:rsidRPr="006B3A7E" w:rsidRDefault="00D62C98"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1FF0CEC" w14:textId="77777777" w:rsidR="00D62C98" w:rsidRPr="00EC7A11" w:rsidRDefault="00D62C98" w:rsidP="000051F1">
            <w:pPr>
              <w:pStyle w:val="ListParagraph"/>
              <w:autoSpaceDE w:val="0"/>
              <w:autoSpaceDN w:val="0"/>
              <w:adjustRightInd w:val="0"/>
              <w:spacing w:after="0" w:line="240" w:lineRule="auto"/>
              <w:rPr>
                <w:rFonts w:cstheme="minorHAnsi"/>
                <w:bCs/>
                <w:sz w:val="24"/>
                <w:szCs w:val="24"/>
              </w:rPr>
            </w:pPr>
          </w:p>
          <w:p w14:paraId="609FAE19" w14:textId="77777777" w:rsidR="00D62C98" w:rsidRPr="005717B9" w:rsidRDefault="00D62C98"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8E6D25E" w14:textId="77777777" w:rsidR="00D62C98" w:rsidRPr="009F1A12"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7A213F74" w14:textId="77777777" w:rsidR="00D62C98" w:rsidRPr="006B3A7E"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688C4724" w14:textId="77777777" w:rsidR="00D62C98" w:rsidRPr="006B3A7E" w:rsidRDefault="00D62C98"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68920F9C" w14:textId="77777777" w:rsidR="00D62C98" w:rsidRPr="00E408A4" w:rsidRDefault="00D62C98" w:rsidP="000051F1">
            <w:pPr>
              <w:autoSpaceDE w:val="0"/>
              <w:autoSpaceDN w:val="0"/>
              <w:adjustRightInd w:val="0"/>
              <w:spacing w:after="0" w:line="240" w:lineRule="auto"/>
              <w:rPr>
                <w:rFonts w:cstheme="minorHAnsi"/>
                <w:sz w:val="24"/>
                <w:szCs w:val="24"/>
              </w:rPr>
            </w:pPr>
          </w:p>
        </w:tc>
      </w:tr>
      <w:tr w:rsidR="00D62C98" w:rsidRPr="005717B9" w14:paraId="742BE498"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0D4513" w14:textId="77777777" w:rsidR="00D62C98" w:rsidRDefault="00D62C98"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241FD49A"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62C98" w:rsidRPr="005717B9" w14:paraId="7F64FC1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2ED9474" w14:textId="77777777" w:rsidR="00D62C98" w:rsidRPr="005717B9" w:rsidRDefault="00D62C98"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0279894" w14:textId="77777777" w:rsidR="00733222" w:rsidRDefault="00733222" w:rsidP="00D1787E"/>
    <w:p w14:paraId="6A1555C8" w14:textId="77777777" w:rsidR="00733222" w:rsidRDefault="00733222" w:rsidP="00D1787E"/>
    <w:p w14:paraId="4F88C8B3" w14:textId="77777777" w:rsidR="00733222" w:rsidRDefault="00733222" w:rsidP="00D1787E"/>
    <w:p w14:paraId="4D885C35" w14:textId="77777777" w:rsidR="00733222" w:rsidRDefault="00733222" w:rsidP="00D1787E"/>
    <w:p w14:paraId="03464DA6" w14:textId="77777777" w:rsidR="00733222" w:rsidRDefault="00733222" w:rsidP="00D1787E"/>
    <w:p w14:paraId="3B1D9E77" w14:textId="77777777" w:rsidR="00733222" w:rsidRDefault="00733222" w:rsidP="00D1787E"/>
    <w:p w14:paraId="7A5507CE" w14:textId="77777777" w:rsidR="00733222" w:rsidRDefault="00733222" w:rsidP="00D1787E"/>
    <w:p w14:paraId="2B19731B" w14:textId="77777777" w:rsidR="00733222" w:rsidRDefault="00733222" w:rsidP="00D1787E"/>
    <w:p w14:paraId="0A61A3A9" w14:textId="77777777" w:rsidR="000051F1" w:rsidRDefault="000051F1" w:rsidP="00D1787E"/>
    <w:p w14:paraId="5ED03D7E" w14:textId="77777777" w:rsidR="000051F1" w:rsidRDefault="000051F1" w:rsidP="00D1787E"/>
    <w:p w14:paraId="75D40654" w14:textId="77777777" w:rsidR="000051F1" w:rsidRDefault="000051F1" w:rsidP="00D1787E"/>
    <w:p w14:paraId="6203B282" w14:textId="77777777" w:rsidR="000051F1" w:rsidRDefault="000051F1" w:rsidP="00D1787E"/>
    <w:p w14:paraId="42E417F1" w14:textId="77777777" w:rsidR="000051F1" w:rsidRDefault="000051F1" w:rsidP="000051F1">
      <w:pPr>
        <w:pStyle w:val="Heading3"/>
      </w:pPr>
      <w:bookmarkStart w:id="1828" w:name="_Toc390091881"/>
      <w:r>
        <w:lastRenderedPageBreak/>
        <w:t>3.11.6 Add Notes when creating Student</w:t>
      </w:r>
      <w:bookmarkEnd w:id="1828"/>
    </w:p>
    <w:p w14:paraId="437755E9" w14:textId="77777777" w:rsidR="000051F1" w:rsidRDefault="000051F1"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051F1" w:rsidRPr="005717B9" w14:paraId="4C2E9B45"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27B1EC"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1E18241"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587B3E">
              <w:rPr>
                <w:rFonts w:cstheme="minorHAnsi"/>
                <w:sz w:val="24"/>
                <w:szCs w:val="24"/>
              </w:rPr>
              <w:t>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34EB116"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CEC58AE"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212F430" w14:textId="77777777" w:rsidR="000051F1" w:rsidRPr="005717B9" w:rsidRDefault="000051F1" w:rsidP="000051F1">
            <w:pPr>
              <w:autoSpaceDE w:val="0"/>
              <w:autoSpaceDN w:val="0"/>
              <w:adjustRightInd w:val="0"/>
              <w:spacing w:after="0" w:line="240" w:lineRule="auto"/>
              <w:rPr>
                <w:rFonts w:cstheme="minorHAnsi"/>
                <w:sz w:val="24"/>
                <w:szCs w:val="24"/>
              </w:rPr>
            </w:pPr>
          </w:p>
        </w:tc>
      </w:tr>
      <w:tr w:rsidR="000051F1" w:rsidRPr="005717B9" w14:paraId="26F379DA" w14:textId="77777777" w:rsidTr="000051F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3078AFF"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36C25D0"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051F1" w:rsidRPr="005717B9" w14:paraId="5B163C0E"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965924" w14:textId="77777777" w:rsidR="000051F1" w:rsidRPr="005717B9"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53E695B7" w14:textId="77777777" w:rsidR="000051F1" w:rsidRPr="005717B9"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14:paraId="500A6CF0" w14:textId="77777777" w:rsidR="000051F1"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14:paraId="3B021CC3" w14:textId="77777777" w:rsidR="000051F1" w:rsidRPr="005717B9" w:rsidRDefault="000051F1" w:rsidP="000051F1">
            <w:pPr>
              <w:autoSpaceDE w:val="0"/>
              <w:autoSpaceDN w:val="0"/>
              <w:adjustRightInd w:val="0"/>
              <w:spacing w:after="0" w:line="240" w:lineRule="auto"/>
              <w:rPr>
                <w:rFonts w:cstheme="minorHAnsi"/>
                <w:sz w:val="24"/>
                <w:szCs w:val="24"/>
              </w:rPr>
            </w:pPr>
          </w:p>
        </w:tc>
      </w:tr>
      <w:tr w:rsidR="000051F1" w:rsidRPr="005717B9" w14:paraId="057DCA95"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F0ACF68"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CC3BF51" w14:textId="77777777" w:rsidR="000051F1" w:rsidRPr="00CD6265" w:rsidRDefault="006059D4" w:rsidP="000051F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3F5DE4B" wp14:editId="5A5DB19F">
                  <wp:extent cx="4400663" cy="5858775"/>
                  <wp:effectExtent l="19050" t="0" r="0" b="0"/>
                  <wp:docPr id="27" name="Picture 27"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New\admin create profile.png"/>
                          <pic:cNvPicPr>
                            <a:picLocks noChangeAspect="1" noChangeArrowheads="1"/>
                          </pic:cNvPicPr>
                        </pic:nvPicPr>
                        <pic:blipFill>
                          <a:blip r:embed="rId106"/>
                          <a:srcRect/>
                          <a:stretch>
                            <a:fillRect/>
                          </a:stretch>
                        </pic:blipFill>
                        <pic:spPr bwMode="auto">
                          <a:xfrm>
                            <a:off x="0" y="0"/>
                            <a:ext cx="4401920" cy="5860449"/>
                          </a:xfrm>
                          <a:prstGeom prst="rect">
                            <a:avLst/>
                          </a:prstGeom>
                          <a:noFill/>
                          <a:ln w="9525">
                            <a:noFill/>
                            <a:miter lim="800000"/>
                            <a:headEnd/>
                            <a:tailEnd/>
                          </a:ln>
                        </pic:spPr>
                      </pic:pic>
                    </a:graphicData>
                  </a:graphic>
                </wp:inline>
              </w:drawing>
            </w:r>
          </w:p>
          <w:p w14:paraId="5C8F6E0D" w14:textId="77777777" w:rsidR="000051F1" w:rsidRPr="00EE5457" w:rsidRDefault="000051F1" w:rsidP="000051F1">
            <w:pPr>
              <w:autoSpaceDE w:val="0"/>
              <w:autoSpaceDN w:val="0"/>
              <w:adjustRightInd w:val="0"/>
              <w:spacing w:after="0" w:line="240" w:lineRule="auto"/>
              <w:jc w:val="center"/>
              <w:rPr>
                <w:rFonts w:cstheme="minorHAnsi"/>
                <w:b/>
                <w:color w:val="76923C" w:themeColor="accent3" w:themeShade="BF"/>
                <w:sz w:val="24"/>
                <w:szCs w:val="24"/>
              </w:rPr>
            </w:pPr>
          </w:p>
        </w:tc>
      </w:tr>
      <w:tr w:rsidR="000051F1" w:rsidRPr="005717B9" w14:paraId="156C9DED"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D17225"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0F14E23E" w14:textId="77777777" w:rsidR="000051F1" w:rsidRPr="005717B9" w:rsidRDefault="000051F1" w:rsidP="000051F1">
            <w:pPr>
              <w:autoSpaceDE w:val="0"/>
              <w:autoSpaceDN w:val="0"/>
              <w:adjustRightInd w:val="0"/>
              <w:spacing w:after="0" w:line="240" w:lineRule="auto"/>
              <w:rPr>
                <w:rFonts w:cstheme="minorHAnsi"/>
                <w:sz w:val="24"/>
                <w:szCs w:val="24"/>
              </w:rPr>
            </w:pPr>
          </w:p>
          <w:p w14:paraId="2F380E1C" w14:textId="77777777" w:rsidR="000051F1" w:rsidRPr="00C17FC1" w:rsidRDefault="000051F1" w:rsidP="000051F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14821ABF"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E48CB4E"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9AC58D6" w14:textId="77777777" w:rsidR="000051F1" w:rsidRPr="003621EA"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53D8D9FD" w14:textId="77777777" w:rsidR="000051F1" w:rsidRPr="004C4FA7"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412FAD5B" w14:textId="77777777" w:rsidR="000051F1" w:rsidRPr="000D0A6D"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5D1A4BDB" w14:textId="77777777" w:rsidR="000D0A6D" w:rsidRPr="009F1A12" w:rsidRDefault="000D0A6D"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any notes about the Student.</w:t>
            </w:r>
          </w:p>
          <w:p w14:paraId="54DCFB8E" w14:textId="77777777" w:rsidR="000051F1" w:rsidRPr="00BC0C97" w:rsidRDefault="000051F1" w:rsidP="000051F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3CAB5F1D" w14:textId="77777777" w:rsidR="000051F1" w:rsidRPr="005717B9" w:rsidRDefault="000051F1" w:rsidP="000051F1">
            <w:pPr>
              <w:pStyle w:val="ListParagraph"/>
              <w:autoSpaceDE w:val="0"/>
              <w:autoSpaceDN w:val="0"/>
              <w:adjustRightInd w:val="0"/>
              <w:spacing w:after="0" w:line="240" w:lineRule="auto"/>
              <w:rPr>
                <w:rFonts w:cstheme="minorHAnsi"/>
                <w:sz w:val="24"/>
                <w:szCs w:val="24"/>
              </w:rPr>
            </w:pPr>
          </w:p>
        </w:tc>
      </w:tr>
      <w:tr w:rsidR="000051F1" w:rsidRPr="005717B9" w14:paraId="33F6DD51"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F33E08"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89F5D79" w14:textId="77777777" w:rsidR="000051F1"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24D1B703" w14:textId="77777777" w:rsidR="000051F1"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1C66C695" w14:textId="77777777" w:rsidR="000051F1" w:rsidRPr="006B3A7E" w:rsidRDefault="000051F1" w:rsidP="000051F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DDD0976" w14:textId="77777777" w:rsidR="000051F1" w:rsidRPr="00EC7A11" w:rsidRDefault="000051F1" w:rsidP="000051F1">
            <w:pPr>
              <w:pStyle w:val="ListParagraph"/>
              <w:autoSpaceDE w:val="0"/>
              <w:autoSpaceDN w:val="0"/>
              <w:adjustRightInd w:val="0"/>
              <w:spacing w:after="0" w:line="240" w:lineRule="auto"/>
              <w:rPr>
                <w:rFonts w:cstheme="minorHAnsi"/>
                <w:bCs/>
                <w:sz w:val="24"/>
                <w:szCs w:val="24"/>
              </w:rPr>
            </w:pPr>
          </w:p>
          <w:p w14:paraId="13C0CAB6" w14:textId="77777777" w:rsidR="000051F1" w:rsidRPr="005717B9" w:rsidRDefault="000051F1" w:rsidP="000051F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62D6F99" w14:textId="77777777" w:rsidR="000051F1" w:rsidRPr="009F1A12"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781F255C" w14:textId="77777777" w:rsidR="000051F1" w:rsidRPr="006B3A7E"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5DE92006" w14:textId="77777777" w:rsidR="000051F1" w:rsidRPr="006B3A7E" w:rsidRDefault="000051F1" w:rsidP="000051F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37E6BB5" w14:textId="77777777" w:rsidR="000051F1" w:rsidRPr="00E408A4" w:rsidRDefault="000051F1" w:rsidP="000051F1">
            <w:pPr>
              <w:autoSpaceDE w:val="0"/>
              <w:autoSpaceDN w:val="0"/>
              <w:adjustRightInd w:val="0"/>
              <w:spacing w:after="0" w:line="240" w:lineRule="auto"/>
              <w:rPr>
                <w:rFonts w:cstheme="minorHAnsi"/>
                <w:sz w:val="24"/>
                <w:szCs w:val="24"/>
              </w:rPr>
            </w:pPr>
          </w:p>
        </w:tc>
      </w:tr>
      <w:tr w:rsidR="000051F1" w:rsidRPr="005717B9" w14:paraId="606C90D4"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9528BF" w14:textId="77777777" w:rsidR="000051F1" w:rsidRDefault="000051F1" w:rsidP="000051F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r w:rsidR="00612AA9">
              <w:rPr>
                <w:rFonts w:cstheme="minorHAnsi"/>
                <w:color w:val="00000A"/>
                <w:sz w:val="24"/>
                <w:szCs w:val="24"/>
              </w:rPr>
              <w:t>.</w:t>
            </w:r>
          </w:p>
          <w:p w14:paraId="1548E355" w14:textId="77777777" w:rsidR="00612AA9" w:rsidRDefault="00612AA9" w:rsidP="000051F1">
            <w:pPr>
              <w:autoSpaceDE w:val="0"/>
              <w:autoSpaceDN w:val="0"/>
              <w:adjustRightInd w:val="0"/>
              <w:spacing w:after="0" w:line="240" w:lineRule="auto"/>
              <w:rPr>
                <w:rFonts w:cstheme="minorHAnsi"/>
                <w:color w:val="00000A"/>
                <w:sz w:val="24"/>
                <w:szCs w:val="24"/>
              </w:rPr>
            </w:pPr>
          </w:p>
          <w:p w14:paraId="2845F358" w14:textId="77777777" w:rsidR="00612AA9" w:rsidRDefault="00612AA9" w:rsidP="000051F1">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14:paraId="1E954B0A"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051F1" w:rsidRPr="005717B9" w14:paraId="66E26807" w14:textId="77777777" w:rsidTr="000051F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FFCF8D2" w14:textId="77777777" w:rsidR="000051F1" w:rsidRPr="005717B9" w:rsidRDefault="000051F1" w:rsidP="000051F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6BDC949" w14:textId="77777777" w:rsidR="000051F1" w:rsidRDefault="000051F1" w:rsidP="00D1787E"/>
    <w:p w14:paraId="09DFA8D9" w14:textId="77777777" w:rsidR="000051F1" w:rsidRDefault="000051F1" w:rsidP="00D1787E"/>
    <w:p w14:paraId="645D5091" w14:textId="77777777" w:rsidR="00051842" w:rsidRDefault="00051842" w:rsidP="00D1787E"/>
    <w:p w14:paraId="6AE8AC4E" w14:textId="77777777" w:rsidR="00F2464E" w:rsidRDefault="00F2464E" w:rsidP="00D1787E"/>
    <w:p w14:paraId="7B27202C" w14:textId="77777777" w:rsidR="00F2464E" w:rsidRDefault="00F2464E" w:rsidP="00D1787E"/>
    <w:p w14:paraId="270A314C" w14:textId="77777777" w:rsidR="00F2464E" w:rsidRDefault="00F2464E" w:rsidP="00D1787E"/>
    <w:p w14:paraId="4D11E715" w14:textId="77777777" w:rsidR="00F2464E" w:rsidRDefault="00F2464E" w:rsidP="00D1787E"/>
    <w:p w14:paraId="42DAEC7E" w14:textId="77777777" w:rsidR="00F2464E" w:rsidRDefault="00F2464E" w:rsidP="00D1787E"/>
    <w:p w14:paraId="63AF6BC6" w14:textId="77777777" w:rsidR="00F2464E" w:rsidRDefault="00F2464E" w:rsidP="00D1787E"/>
    <w:p w14:paraId="5BC66824" w14:textId="77777777" w:rsidR="00F2464E" w:rsidRDefault="00F2464E" w:rsidP="00E531E1">
      <w:pPr>
        <w:pStyle w:val="Heading3"/>
      </w:pPr>
      <w:bookmarkStart w:id="1829" w:name="_Toc390091882"/>
      <w:r>
        <w:lastRenderedPageBreak/>
        <w:t>3.11.7 Edit Student Profile</w:t>
      </w:r>
      <w:bookmarkEnd w:id="1829"/>
    </w:p>
    <w:p w14:paraId="6596056B" w14:textId="77777777" w:rsidR="00F2464E" w:rsidRDefault="00F2464E" w:rsidP="00D1787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531E1" w:rsidRPr="005717B9" w14:paraId="3B9381FA"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5AB9A1"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E903492"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sidR="00542809">
              <w:rPr>
                <w:rFonts w:cstheme="minorHAnsi"/>
                <w:sz w:val="24"/>
                <w:szCs w:val="24"/>
              </w:rPr>
              <w:t>83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D3DB222"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2E7AE2C"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D11B682" w14:textId="77777777" w:rsidR="00E531E1" w:rsidRPr="005717B9" w:rsidRDefault="00E531E1" w:rsidP="00FD1125">
            <w:pPr>
              <w:autoSpaceDE w:val="0"/>
              <w:autoSpaceDN w:val="0"/>
              <w:adjustRightInd w:val="0"/>
              <w:spacing w:after="0" w:line="240" w:lineRule="auto"/>
              <w:rPr>
                <w:rFonts w:cstheme="minorHAnsi"/>
                <w:sz w:val="24"/>
                <w:szCs w:val="24"/>
              </w:rPr>
            </w:pPr>
          </w:p>
        </w:tc>
      </w:tr>
      <w:tr w:rsidR="00E531E1" w:rsidRPr="005717B9" w14:paraId="65491B48"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EE2B1D"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FF8C276"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531E1" w:rsidRPr="005717B9" w14:paraId="4EFC1BE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0A88102" w14:textId="77777777"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B69FA21" w14:textId="77777777"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14:paraId="4BAD73A4" w14:textId="77777777" w:rsidR="00E531E1"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14:paraId="583A487F" w14:textId="77777777" w:rsidR="00E531E1" w:rsidRPr="005717B9" w:rsidRDefault="00E531E1" w:rsidP="00FD1125">
            <w:pPr>
              <w:autoSpaceDE w:val="0"/>
              <w:autoSpaceDN w:val="0"/>
              <w:adjustRightInd w:val="0"/>
              <w:spacing w:after="0" w:line="240" w:lineRule="auto"/>
              <w:rPr>
                <w:rFonts w:cstheme="minorHAnsi"/>
                <w:sz w:val="24"/>
                <w:szCs w:val="24"/>
              </w:rPr>
            </w:pPr>
          </w:p>
        </w:tc>
      </w:tr>
      <w:tr w:rsidR="00E531E1" w:rsidRPr="005717B9" w14:paraId="6D694016"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C68E96"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458D008" w14:textId="77777777" w:rsidR="00E531E1" w:rsidRPr="00CD6265" w:rsidRDefault="00B02A86"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773FA73" wp14:editId="175BF7E1">
                  <wp:extent cx="4547537" cy="5772839"/>
                  <wp:effectExtent l="19050" t="0" r="5413" b="0"/>
                  <wp:docPr id="9" name="Picture 25" descr="C:\Users\melakaa\Desktop\Top Cima\New\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edit profile.png"/>
                          <pic:cNvPicPr>
                            <a:picLocks noChangeAspect="1" noChangeArrowheads="1"/>
                          </pic:cNvPicPr>
                        </pic:nvPicPr>
                        <pic:blipFill>
                          <a:blip r:embed="rId107"/>
                          <a:srcRect/>
                          <a:stretch>
                            <a:fillRect/>
                          </a:stretch>
                        </pic:blipFill>
                        <pic:spPr bwMode="auto">
                          <a:xfrm>
                            <a:off x="0" y="0"/>
                            <a:ext cx="4548504" cy="5774067"/>
                          </a:xfrm>
                          <a:prstGeom prst="rect">
                            <a:avLst/>
                          </a:prstGeom>
                          <a:noFill/>
                          <a:ln w="9525">
                            <a:noFill/>
                            <a:miter lim="800000"/>
                            <a:headEnd/>
                            <a:tailEnd/>
                          </a:ln>
                        </pic:spPr>
                      </pic:pic>
                    </a:graphicData>
                  </a:graphic>
                </wp:inline>
              </w:drawing>
            </w:r>
          </w:p>
          <w:p w14:paraId="4E319DF2" w14:textId="77777777" w:rsidR="00E531E1" w:rsidRDefault="00E531E1" w:rsidP="00FD1125">
            <w:pPr>
              <w:autoSpaceDE w:val="0"/>
              <w:autoSpaceDN w:val="0"/>
              <w:adjustRightInd w:val="0"/>
              <w:spacing w:after="0" w:line="240" w:lineRule="auto"/>
              <w:jc w:val="center"/>
              <w:rPr>
                <w:rFonts w:cstheme="minorHAnsi"/>
                <w:sz w:val="24"/>
                <w:szCs w:val="24"/>
              </w:rPr>
            </w:pPr>
          </w:p>
          <w:p w14:paraId="60851AFD" w14:textId="77777777" w:rsidR="00E531E1" w:rsidRPr="005717B9" w:rsidRDefault="00E531E1" w:rsidP="00FD1125">
            <w:pPr>
              <w:autoSpaceDE w:val="0"/>
              <w:autoSpaceDN w:val="0"/>
              <w:adjustRightInd w:val="0"/>
              <w:spacing w:after="0" w:line="240" w:lineRule="auto"/>
              <w:jc w:val="center"/>
              <w:rPr>
                <w:rFonts w:cstheme="minorHAnsi"/>
                <w:sz w:val="24"/>
                <w:szCs w:val="24"/>
              </w:rPr>
            </w:pPr>
          </w:p>
        </w:tc>
      </w:tr>
      <w:tr w:rsidR="00E531E1" w:rsidRPr="005717B9" w14:paraId="0C4EF5E5"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CC8692"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14:paraId="36539589" w14:textId="77777777" w:rsidR="00E531E1" w:rsidRPr="005717B9" w:rsidRDefault="00E531E1" w:rsidP="00FD1125">
            <w:pPr>
              <w:autoSpaceDE w:val="0"/>
              <w:autoSpaceDN w:val="0"/>
              <w:adjustRightInd w:val="0"/>
              <w:spacing w:after="0" w:line="240" w:lineRule="auto"/>
              <w:rPr>
                <w:rFonts w:cstheme="minorHAnsi"/>
                <w:sz w:val="24"/>
                <w:szCs w:val="24"/>
              </w:rPr>
            </w:pPr>
          </w:p>
          <w:p w14:paraId="3F9C8468" w14:textId="77777777" w:rsidR="00E531E1" w:rsidRPr="00C17FC1" w:rsidRDefault="00E531E1" w:rsidP="00FD112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7290693D"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92232BC"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20012D97" w14:textId="77777777" w:rsidR="00E531E1" w:rsidRPr="003621EA"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14:paraId="683EC4C8" w14:textId="77777777" w:rsidR="00E531E1" w:rsidRPr="009F1A1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14:paraId="4B101F12"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3E412E02">
                <v:shape id="_x0000_i1046" type="#_x0000_t75" style="width:13.8pt;height:10.2pt" o:ole="">
                  <v:imagedata r:id="rId40" o:title=""/>
                </v:shape>
                <o:OLEObject Type="Embed" ProgID="PBrush" ShapeID="_x0000_i1046" DrawAspect="Content" ObjectID="_1645611280" r:id="rId108"/>
              </w:object>
            </w:r>
            <w:r>
              <w:t xml:space="preserve">) </w:t>
            </w:r>
            <w:r w:rsidRPr="00C96B02">
              <w:rPr>
                <w:sz w:val="24"/>
                <w:szCs w:val="24"/>
              </w:rPr>
              <w:t xml:space="preserve">on the </w:t>
            </w:r>
            <w:r>
              <w:rPr>
                <w:sz w:val="24"/>
                <w:szCs w:val="24"/>
              </w:rPr>
              <w:t>“Actions” column</w:t>
            </w:r>
          </w:p>
          <w:p w14:paraId="4484DD64"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14:paraId="382E15BA" w14:textId="77777777" w:rsidR="00E531E1" w:rsidRPr="00C96B02"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14:paraId="5B045696" w14:textId="77777777" w:rsidR="00E531E1" w:rsidRPr="00BC0C97" w:rsidRDefault="00E531E1"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507AA669" w14:textId="77777777" w:rsidR="00E531E1" w:rsidRPr="005717B9" w:rsidRDefault="00E531E1" w:rsidP="00FD1125">
            <w:pPr>
              <w:pStyle w:val="ListParagraph"/>
              <w:autoSpaceDE w:val="0"/>
              <w:autoSpaceDN w:val="0"/>
              <w:adjustRightInd w:val="0"/>
              <w:spacing w:after="0" w:line="240" w:lineRule="auto"/>
              <w:rPr>
                <w:rFonts w:cstheme="minorHAnsi"/>
                <w:sz w:val="24"/>
                <w:szCs w:val="24"/>
              </w:rPr>
            </w:pPr>
          </w:p>
        </w:tc>
      </w:tr>
      <w:tr w:rsidR="00E531E1" w:rsidRPr="005717B9" w14:paraId="2642A1E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3C0D4F"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6D7759A" w14:textId="77777777" w:rsidR="00E531E1"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02C76FFD" w14:textId="77777777" w:rsidR="00E531E1"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381FE49F" w14:textId="77777777" w:rsidR="00E531E1" w:rsidRPr="006B3A7E" w:rsidRDefault="00E531E1"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A928BF2" w14:textId="77777777" w:rsidR="00E531E1" w:rsidRPr="00EC7A11" w:rsidRDefault="00E531E1" w:rsidP="00FD1125">
            <w:pPr>
              <w:pStyle w:val="ListParagraph"/>
              <w:autoSpaceDE w:val="0"/>
              <w:autoSpaceDN w:val="0"/>
              <w:adjustRightInd w:val="0"/>
              <w:spacing w:after="0" w:line="240" w:lineRule="auto"/>
              <w:rPr>
                <w:rFonts w:cstheme="minorHAnsi"/>
                <w:bCs/>
                <w:sz w:val="24"/>
                <w:szCs w:val="24"/>
              </w:rPr>
            </w:pPr>
          </w:p>
          <w:p w14:paraId="230F87C6" w14:textId="77777777" w:rsidR="00E531E1" w:rsidRPr="005717B9" w:rsidRDefault="00E531E1"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5D88E00" w14:textId="77777777" w:rsidR="00E531E1" w:rsidRPr="009F1A12"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7FCC4C05" w14:textId="77777777" w:rsidR="00E531E1" w:rsidRPr="006B3A7E"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5B8D5A98" w14:textId="77777777" w:rsidR="00E531E1" w:rsidRPr="006B3A7E" w:rsidRDefault="00E531E1"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8D95FF2" w14:textId="77777777" w:rsidR="00E531E1" w:rsidRPr="00E408A4" w:rsidRDefault="00E531E1" w:rsidP="00FD1125">
            <w:pPr>
              <w:autoSpaceDE w:val="0"/>
              <w:autoSpaceDN w:val="0"/>
              <w:adjustRightInd w:val="0"/>
              <w:spacing w:after="0" w:line="240" w:lineRule="auto"/>
              <w:rPr>
                <w:rFonts w:cstheme="minorHAnsi"/>
                <w:sz w:val="24"/>
                <w:szCs w:val="24"/>
              </w:rPr>
            </w:pPr>
          </w:p>
        </w:tc>
      </w:tr>
      <w:tr w:rsidR="00E531E1" w:rsidRPr="005717B9" w14:paraId="5F9CDA69"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548FBD8" w14:textId="77777777" w:rsidR="00E531E1" w:rsidRPr="005717B9" w:rsidRDefault="00E531E1"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3BF275C5"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531E1" w:rsidRPr="005717B9" w14:paraId="39446F4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73D1CD" w14:textId="77777777" w:rsidR="00E531E1" w:rsidRPr="005717B9" w:rsidRDefault="00E531E1"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16DCD6A" w14:textId="77777777" w:rsidR="00E531E1" w:rsidRDefault="00E531E1" w:rsidP="00D1787E"/>
    <w:p w14:paraId="3C6E0E16" w14:textId="77777777" w:rsidR="00F2464E" w:rsidRDefault="00F2464E" w:rsidP="00D1787E"/>
    <w:p w14:paraId="651F2CC5" w14:textId="77777777" w:rsidR="00F2464E" w:rsidRDefault="00F2464E" w:rsidP="00D1787E"/>
    <w:p w14:paraId="7805660B" w14:textId="77777777" w:rsidR="00F2464E" w:rsidRDefault="00F2464E" w:rsidP="00D1787E"/>
    <w:p w14:paraId="0228A418" w14:textId="77777777" w:rsidR="00A00D13" w:rsidRDefault="00A00D13" w:rsidP="00D1787E"/>
    <w:p w14:paraId="6C2BD600" w14:textId="77777777" w:rsidR="00A00D13" w:rsidRDefault="00A00D13" w:rsidP="00D1787E"/>
    <w:p w14:paraId="68BDC16D" w14:textId="77777777" w:rsidR="00A00D13" w:rsidRDefault="00A00D13" w:rsidP="00D1787E"/>
    <w:p w14:paraId="52B25414" w14:textId="77777777" w:rsidR="00A00D13" w:rsidRDefault="00A00D13" w:rsidP="00D1787E"/>
    <w:p w14:paraId="1E50692C" w14:textId="77777777" w:rsidR="00A00D13" w:rsidRDefault="00A00D13" w:rsidP="00D1787E"/>
    <w:p w14:paraId="0DDF71AA" w14:textId="77777777" w:rsidR="00A00D13" w:rsidRDefault="00A00D13" w:rsidP="00A00D13">
      <w:pPr>
        <w:pStyle w:val="Heading3"/>
      </w:pPr>
      <w:bookmarkStart w:id="1830" w:name="_Toc390091883"/>
      <w:r>
        <w:t>3.11.8 View Unanswered Questions</w:t>
      </w:r>
      <w:bookmarkEnd w:id="183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00D13" w:rsidRPr="005717B9" w14:paraId="389EE63E"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182E78"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lastRenderedPageBreak/>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ABB95C6"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96DA127"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1DCC0EF1"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865E8C0" w14:textId="77777777" w:rsidR="00A00D13" w:rsidRPr="005717B9" w:rsidRDefault="00A00D13" w:rsidP="00FD1125">
            <w:pPr>
              <w:autoSpaceDE w:val="0"/>
              <w:autoSpaceDN w:val="0"/>
              <w:adjustRightInd w:val="0"/>
              <w:spacing w:after="0" w:line="240" w:lineRule="auto"/>
              <w:rPr>
                <w:rFonts w:cstheme="minorHAnsi"/>
                <w:sz w:val="24"/>
                <w:szCs w:val="24"/>
              </w:rPr>
            </w:pPr>
          </w:p>
        </w:tc>
      </w:tr>
      <w:tr w:rsidR="00A00D13" w:rsidRPr="005717B9" w14:paraId="504D15E6"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F39FDB"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7486B67"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00D13" w:rsidRPr="005717B9" w14:paraId="3358AA0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4DFD56"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22FC8B7C"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unanswered questions</w:t>
            </w:r>
          </w:p>
          <w:p w14:paraId="4D7FD336" w14:textId="77777777" w:rsidR="00A00D13"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and pay attention to those questions</w:t>
            </w:r>
          </w:p>
          <w:p w14:paraId="3BD69D2D" w14:textId="77777777" w:rsidR="00A00D13" w:rsidRPr="005717B9" w:rsidRDefault="00A00D13" w:rsidP="00FD1125">
            <w:pPr>
              <w:autoSpaceDE w:val="0"/>
              <w:autoSpaceDN w:val="0"/>
              <w:adjustRightInd w:val="0"/>
              <w:spacing w:after="0" w:line="240" w:lineRule="auto"/>
              <w:rPr>
                <w:rFonts w:cstheme="minorHAnsi"/>
                <w:sz w:val="24"/>
                <w:szCs w:val="24"/>
              </w:rPr>
            </w:pPr>
          </w:p>
        </w:tc>
      </w:tr>
      <w:tr w:rsidR="00A00D13" w:rsidRPr="005717B9" w14:paraId="08D1AF4C"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7FB0D9" w14:textId="77777777" w:rsidR="00A00D13"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CB05AA9" w14:textId="77777777" w:rsidR="00A00D13" w:rsidRPr="005717B9" w:rsidRDefault="00A00D13" w:rsidP="00FD1125">
            <w:pPr>
              <w:autoSpaceDE w:val="0"/>
              <w:autoSpaceDN w:val="0"/>
              <w:adjustRightInd w:val="0"/>
              <w:spacing w:after="0" w:line="240" w:lineRule="auto"/>
              <w:rPr>
                <w:rFonts w:cstheme="minorHAnsi"/>
                <w:b/>
                <w:bCs/>
                <w:sz w:val="24"/>
                <w:szCs w:val="24"/>
              </w:rPr>
            </w:pPr>
          </w:p>
          <w:p w14:paraId="3492D98A" w14:textId="77777777" w:rsidR="00A00D13" w:rsidRPr="00CD6265" w:rsidRDefault="001633F1"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58ED033" wp14:editId="32D62DB0">
                  <wp:extent cx="5483225" cy="3758065"/>
                  <wp:effectExtent l="19050" t="0" r="3175" b="0"/>
                  <wp:docPr id="3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09"/>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00B05C4D" w14:textId="77777777" w:rsidR="00A00D13" w:rsidRPr="005717B9" w:rsidRDefault="00A00D13" w:rsidP="00FD1125">
            <w:pPr>
              <w:autoSpaceDE w:val="0"/>
              <w:autoSpaceDN w:val="0"/>
              <w:adjustRightInd w:val="0"/>
              <w:spacing w:after="0" w:line="240" w:lineRule="auto"/>
              <w:jc w:val="center"/>
              <w:rPr>
                <w:rFonts w:cstheme="minorHAnsi"/>
                <w:sz w:val="24"/>
                <w:szCs w:val="24"/>
              </w:rPr>
            </w:pPr>
          </w:p>
        </w:tc>
      </w:tr>
      <w:tr w:rsidR="00A00D13" w:rsidRPr="005717B9" w14:paraId="17B9A10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3EA85C"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1CDCE24" w14:textId="77777777" w:rsidR="00A00D13" w:rsidRPr="005717B9" w:rsidRDefault="00A00D13" w:rsidP="00FD1125">
            <w:pPr>
              <w:autoSpaceDE w:val="0"/>
              <w:autoSpaceDN w:val="0"/>
              <w:adjustRightInd w:val="0"/>
              <w:spacing w:after="0" w:line="240" w:lineRule="auto"/>
              <w:rPr>
                <w:rFonts w:cstheme="minorHAnsi"/>
                <w:sz w:val="24"/>
                <w:szCs w:val="24"/>
              </w:rPr>
            </w:pPr>
          </w:p>
          <w:p w14:paraId="5F6A0EEC" w14:textId="77777777" w:rsidR="00A00D13" w:rsidRPr="00C17FC1" w:rsidRDefault="00A00D13"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02CB5765" w14:textId="77777777" w:rsidR="00A00D13" w:rsidRPr="005717B9" w:rsidRDefault="00A00D13"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4DE46122" w14:textId="77777777" w:rsidR="00A00D13" w:rsidRPr="00990989"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D6F2BF8"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CF6B90A"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0257658" w14:textId="77777777" w:rsidR="00A00D13" w:rsidRPr="009F4604"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1839F346" w14:textId="77777777" w:rsidR="00A00D13" w:rsidRPr="005C02EF"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02368E17"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01F5AAAD"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48A169AB"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shown the questions.</w:t>
            </w:r>
          </w:p>
          <w:p w14:paraId="735FA625"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click on the “view </w:t>
            </w:r>
            <w:r w:rsidR="0079408D">
              <w:rPr>
                <w:rFonts w:cstheme="minorHAnsi"/>
                <w:sz w:val="24"/>
                <w:szCs w:val="24"/>
              </w:rPr>
              <w:t>un-answered</w:t>
            </w:r>
            <w:r>
              <w:rPr>
                <w:rFonts w:cstheme="minorHAnsi"/>
                <w:sz w:val="24"/>
                <w:szCs w:val="24"/>
              </w:rPr>
              <w:t xml:space="preserve"> questions” link on the bottom next to the “End Exam” button.</w:t>
            </w:r>
          </w:p>
          <w:p w14:paraId="3775DA9E" w14:textId="77777777" w:rsidR="00A00D13" w:rsidRDefault="00A00D13"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be shown a list of the question numbers of all the </w:t>
            </w:r>
            <w:r w:rsidR="0079408D">
              <w:rPr>
                <w:rFonts w:cstheme="minorHAnsi"/>
                <w:sz w:val="24"/>
                <w:szCs w:val="24"/>
              </w:rPr>
              <w:t>un-answered</w:t>
            </w:r>
            <w:r>
              <w:rPr>
                <w:rFonts w:cstheme="minorHAnsi"/>
                <w:sz w:val="24"/>
                <w:szCs w:val="24"/>
              </w:rPr>
              <w:t xml:space="preserve"> questions.</w:t>
            </w:r>
          </w:p>
          <w:p w14:paraId="3F50BEEF" w14:textId="77777777" w:rsidR="00A00D13" w:rsidRPr="005717B9" w:rsidRDefault="00A00D13" w:rsidP="00FD1125">
            <w:pPr>
              <w:pStyle w:val="ListParagraph"/>
              <w:autoSpaceDE w:val="0"/>
              <w:autoSpaceDN w:val="0"/>
              <w:adjustRightInd w:val="0"/>
              <w:spacing w:after="0" w:line="240" w:lineRule="auto"/>
              <w:rPr>
                <w:rFonts w:cstheme="minorHAnsi"/>
                <w:sz w:val="24"/>
                <w:szCs w:val="24"/>
              </w:rPr>
            </w:pPr>
          </w:p>
        </w:tc>
      </w:tr>
      <w:tr w:rsidR="00A00D13" w:rsidRPr="005717B9" w14:paraId="60E3F46C"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627675"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7675134" w14:textId="77777777" w:rsidR="00A00D13" w:rsidRPr="00EC7A11" w:rsidRDefault="00A00D13"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1A3048B" w14:textId="77777777" w:rsidR="00A00D13" w:rsidRPr="00EC7A11" w:rsidRDefault="00A00D13" w:rsidP="00FD1125">
            <w:pPr>
              <w:pStyle w:val="ListParagraph"/>
              <w:autoSpaceDE w:val="0"/>
              <w:autoSpaceDN w:val="0"/>
              <w:adjustRightInd w:val="0"/>
              <w:spacing w:after="0" w:line="240" w:lineRule="auto"/>
              <w:rPr>
                <w:rFonts w:cstheme="minorHAnsi"/>
                <w:bCs/>
                <w:sz w:val="24"/>
                <w:szCs w:val="24"/>
              </w:rPr>
            </w:pPr>
          </w:p>
          <w:p w14:paraId="25F21B5E" w14:textId="77777777" w:rsidR="00A00D13" w:rsidRPr="005717B9" w:rsidRDefault="00A00D13"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410BAF1" w14:textId="77777777" w:rsidR="00A00D13" w:rsidRPr="00B906EC" w:rsidRDefault="00A00D13"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0E08891" w14:textId="77777777" w:rsidR="00A00D13" w:rsidRPr="005717B9" w:rsidRDefault="00A00D13" w:rsidP="00FD1125">
            <w:pPr>
              <w:pStyle w:val="ListParagraph"/>
              <w:autoSpaceDE w:val="0"/>
              <w:autoSpaceDN w:val="0"/>
              <w:adjustRightInd w:val="0"/>
              <w:spacing w:after="0" w:line="240" w:lineRule="auto"/>
              <w:rPr>
                <w:rFonts w:cstheme="minorHAnsi"/>
                <w:sz w:val="24"/>
                <w:szCs w:val="24"/>
              </w:rPr>
            </w:pPr>
          </w:p>
        </w:tc>
      </w:tr>
      <w:tr w:rsidR="00A00D13" w:rsidRPr="005717B9" w14:paraId="4482744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24B398" w14:textId="77777777" w:rsidR="00A00D13" w:rsidRPr="005717B9" w:rsidRDefault="00A00D13"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F0A9853"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00D13" w:rsidRPr="005717B9" w14:paraId="1871715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B3B69C" w14:textId="77777777" w:rsidR="00A00D13" w:rsidRPr="005717B9" w:rsidRDefault="00A00D13"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314E074" w14:textId="77777777" w:rsidR="00A00D13" w:rsidRDefault="00A00D13" w:rsidP="00D1787E"/>
    <w:p w14:paraId="62F3AC89" w14:textId="77777777" w:rsidR="00A00D13" w:rsidRDefault="00A00D13" w:rsidP="00D1787E"/>
    <w:p w14:paraId="392F0146" w14:textId="77777777" w:rsidR="00A00D13" w:rsidRDefault="00A00D13" w:rsidP="00D1787E"/>
    <w:p w14:paraId="5B50BDC9" w14:textId="77777777" w:rsidR="00A00D13" w:rsidRDefault="00A00D13" w:rsidP="00D1787E"/>
    <w:p w14:paraId="438D9C50" w14:textId="77777777" w:rsidR="00A00D13" w:rsidRDefault="00A00D13" w:rsidP="00D1787E"/>
    <w:p w14:paraId="2AB2902A" w14:textId="77777777" w:rsidR="00A00D13" w:rsidRDefault="00A00D13" w:rsidP="00D1787E"/>
    <w:p w14:paraId="1F5172B4" w14:textId="77777777" w:rsidR="00A00D13" w:rsidRDefault="00A00D13" w:rsidP="00D1787E"/>
    <w:p w14:paraId="12AA15E5" w14:textId="77777777" w:rsidR="00A00D13" w:rsidRDefault="00A00D13" w:rsidP="00D1787E"/>
    <w:p w14:paraId="2216B601" w14:textId="77777777" w:rsidR="00A00D13" w:rsidRDefault="00A00D13" w:rsidP="00D1787E"/>
    <w:p w14:paraId="5C510699" w14:textId="77777777" w:rsidR="00395D5F" w:rsidRDefault="00395D5F" w:rsidP="00D1787E"/>
    <w:p w14:paraId="2B770B4D" w14:textId="77777777" w:rsidR="00395D5F" w:rsidRDefault="00395D5F" w:rsidP="00D1787E"/>
    <w:p w14:paraId="10F95C25" w14:textId="77777777" w:rsidR="00395D5F" w:rsidRDefault="00395D5F" w:rsidP="00D1787E"/>
    <w:p w14:paraId="4950C2BE" w14:textId="77777777" w:rsidR="00395D5F" w:rsidRDefault="00395D5F" w:rsidP="00D1787E"/>
    <w:p w14:paraId="3A4BE1EB" w14:textId="77777777" w:rsidR="00395D5F" w:rsidRDefault="00395D5F" w:rsidP="00D1787E"/>
    <w:p w14:paraId="0C26C79F" w14:textId="77777777" w:rsidR="00395D5F" w:rsidRDefault="00395D5F" w:rsidP="00D1787E"/>
    <w:p w14:paraId="46C4CAAB" w14:textId="77777777" w:rsidR="00395D5F" w:rsidRDefault="00395D5F" w:rsidP="00D1787E"/>
    <w:p w14:paraId="069FECE6" w14:textId="77777777" w:rsidR="00395D5F" w:rsidRDefault="00395D5F" w:rsidP="00D1787E"/>
    <w:p w14:paraId="404FE0D0" w14:textId="77777777" w:rsidR="00395D5F" w:rsidRDefault="00A50F00" w:rsidP="00A50F00">
      <w:pPr>
        <w:pStyle w:val="Heading3"/>
      </w:pPr>
      <w:bookmarkStart w:id="1831" w:name="_Toc390091884"/>
      <w:r>
        <w:lastRenderedPageBreak/>
        <w:t>3.11.9 Exam Instructions</w:t>
      </w:r>
      <w:bookmarkEnd w:id="183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50F00" w:rsidRPr="005717B9" w14:paraId="5EC4CB35"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3705A50"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845853C"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14FDED"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65E509A"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B47062E" w14:textId="77777777" w:rsidR="00A50F00" w:rsidRPr="005717B9" w:rsidRDefault="00A50F00" w:rsidP="00FD1125">
            <w:pPr>
              <w:autoSpaceDE w:val="0"/>
              <w:autoSpaceDN w:val="0"/>
              <w:adjustRightInd w:val="0"/>
              <w:spacing w:after="0" w:line="240" w:lineRule="auto"/>
              <w:rPr>
                <w:rFonts w:cstheme="minorHAnsi"/>
                <w:sz w:val="24"/>
                <w:szCs w:val="24"/>
              </w:rPr>
            </w:pPr>
          </w:p>
        </w:tc>
      </w:tr>
      <w:tr w:rsidR="00A50F00" w:rsidRPr="005717B9" w14:paraId="6163981F"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EB48872"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EE34F3D"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50F00" w:rsidRPr="005717B9" w14:paraId="26040D1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4CFC99C"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7276322C"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instructions</w:t>
            </w:r>
          </w:p>
          <w:p w14:paraId="3B6FAD48" w14:textId="77777777" w:rsidR="00A50F00"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w:t>
            </w:r>
            <w:r w:rsidR="001E0112">
              <w:rPr>
                <w:rFonts w:cstheme="minorHAnsi"/>
                <w:color w:val="00000A"/>
                <w:sz w:val="24"/>
                <w:szCs w:val="24"/>
              </w:rPr>
              <w:t>get a clear understanding how to answer the questions before taking the exam.</w:t>
            </w:r>
          </w:p>
          <w:p w14:paraId="46578131" w14:textId="77777777" w:rsidR="00A50F00" w:rsidRPr="005717B9" w:rsidRDefault="00A50F00" w:rsidP="00FD1125">
            <w:pPr>
              <w:autoSpaceDE w:val="0"/>
              <w:autoSpaceDN w:val="0"/>
              <w:adjustRightInd w:val="0"/>
              <w:spacing w:after="0" w:line="240" w:lineRule="auto"/>
              <w:rPr>
                <w:rFonts w:cstheme="minorHAnsi"/>
                <w:sz w:val="24"/>
                <w:szCs w:val="24"/>
              </w:rPr>
            </w:pPr>
          </w:p>
        </w:tc>
      </w:tr>
      <w:tr w:rsidR="00A50F00" w:rsidRPr="005717B9" w14:paraId="46D693D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761DF8" w14:textId="77777777" w:rsidR="00A50F00"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2686FF0" w14:textId="77777777" w:rsidR="00A50F00" w:rsidRPr="00CD6265" w:rsidRDefault="00080059" w:rsidP="00FD112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DA387C3" wp14:editId="659C20F9">
                  <wp:extent cx="2937906" cy="1840044"/>
                  <wp:effectExtent l="19050" t="0" r="0" b="0"/>
                  <wp:docPr id="33" name="Picture 33" descr="C:\Users\melakaa\Desktop\Top Cima\New\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New\Instructions.png"/>
                          <pic:cNvPicPr>
                            <a:picLocks noChangeAspect="1" noChangeArrowheads="1"/>
                          </pic:cNvPicPr>
                        </pic:nvPicPr>
                        <pic:blipFill>
                          <a:blip r:embed="rId110"/>
                          <a:srcRect/>
                          <a:stretch>
                            <a:fillRect/>
                          </a:stretch>
                        </pic:blipFill>
                        <pic:spPr bwMode="auto">
                          <a:xfrm>
                            <a:off x="0" y="0"/>
                            <a:ext cx="2937513" cy="1839798"/>
                          </a:xfrm>
                          <a:prstGeom prst="rect">
                            <a:avLst/>
                          </a:prstGeom>
                          <a:noFill/>
                          <a:ln w="9525">
                            <a:noFill/>
                            <a:miter lim="800000"/>
                            <a:headEnd/>
                            <a:tailEnd/>
                          </a:ln>
                        </pic:spPr>
                      </pic:pic>
                    </a:graphicData>
                  </a:graphic>
                </wp:inline>
              </w:drawing>
            </w:r>
          </w:p>
          <w:p w14:paraId="3B9B108C" w14:textId="77777777" w:rsidR="00A50F00" w:rsidRPr="005717B9" w:rsidRDefault="00A50F00" w:rsidP="00FD1125">
            <w:pPr>
              <w:autoSpaceDE w:val="0"/>
              <w:autoSpaceDN w:val="0"/>
              <w:adjustRightInd w:val="0"/>
              <w:spacing w:after="0" w:line="240" w:lineRule="auto"/>
              <w:jc w:val="center"/>
              <w:rPr>
                <w:rFonts w:cstheme="minorHAnsi"/>
                <w:sz w:val="24"/>
                <w:szCs w:val="24"/>
              </w:rPr>
            </w:pPr>
          </w:p>
        </w:tc>
      </w:tr>
      <w:tr w:rsidR="00A50F00" w:rsidRPr="005717B9" w14:paraId="526A74C7"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F275CC"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09DF304" w14:textId="77777777" w:rsidR="00A50F00" w:rsidRPr="005717B9" w:rsidRDefault="00A50F00" w:rsidP="00FD1125">
            <w:pPr>
              <w:autoSpaceDE w:val="0"/>
              <w:autoSpaceDN w:val="0"/>
              <w:adjustRightInd w:val="0"/>
              <w:spacing w:after="0" w:line="240" w:lineRule="auto"/>
              <w:rPr>
                <w:rFonts w:cstheme="minorHAnsi"/>
                <w:sz w:val="24"/>
                <w:szCs w:val="24"/>
              </w:rPr>
            </w:pPr>
          </w:p>
          <w:p w14:paraId="2680CD7A" w14:textId="77777777" w:rsidR="00A50F00" w:rsidRPr="00C17FC1" w:rsidRDefault="00A50F00"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36577FD0" w14:textId="77777777" w:rsidR="00A50F00" w:rsidRPr="005717B9" w:rsidRDefault="00A50F00"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5CF14C5" w14:textId="77777777" w:rsidR="00A50F00" w:rsidRPr="00990989"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45CAAFA"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217F163"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B94687D" w14:textId="77777777" w:rsidR="00A50F00" w:rsidRPr="009F4604"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27795143" w14:textId="77777777" w:rsidR="00A50F00" w:rsidRPr="005C02EF"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742F469C" w14:textId="77777777" w:rsidR="00A50F00" w:rsidRDefault="00A50F00"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4B4D59E" w14:textId="77777777" w:rsidR="00A50F00" w:rsidRDefault="00A50F00" w:rsidP="0091417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914173">
              <w:rPr>
                <w:rFonts w:cstheme="minorHAnsi"/>
                <w:sz w:val="24"/>
                <w:szCs w:val="24"/>
              </w:rPr>
              <w:t>be sh</w:t>
            </w:r>
            <w:r w:rsidR="00080059">
              <w:rPr>
                <w:rFonts w:cstheme="minorHAnsi"/>
                <w:sz w:val="24"/>
                <w:szCs w:val="24"/>
              </w:rPr>
              <w:t>o</w:t>
            </w:r>
            <w:r w:rsidR="00914173">
              <w:rPr>
                <w:rFonts w:cstheme="minorHAnsi"/>
                <w:sz w:val="24"/>
                <w:szCs w:val="24"/>
              </w:rPr>
              <w:t>wn the appropriate instructions for the particular exam.</w:t>
            </w:r>
          </w:p>
          <w:p w14:paraId="3873ED7C" w14:textId="77777777" w:rsidR="00A50F00" w:rsidRPr="005717B9" w:rsidRDefault="00A50F00" w:rsidP="00FD1125">
            <w:pPr>
              <w:pStyle w:val="ListParagraph"/>
              <w:autoSpaceDE w:val="0"/>
              <w:autoSpaceDN w:val="0"/>
              <w:adjustRightInd w:val="0"/>
              <w:spacing w:after="0" w:line="240" w:lineRule="auto"/>
              <w:rPr>
                <w:rFonts w:cstheme="minorHAnsi"/>
                <w:sz w:val="24"/>
                <w:szCs w:val="24"/>
              </w:rPr>
            </w:pPr>
          </w:p>
        </w:tc>
      </w:tr>
      <w:tr w:rsidR="00A50F00" w:rsidRPr="005717B9" w14:paraId="047F20A4"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90EE21D"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B055AFD" w14:textId="77777777" w:rsidR="00A50F00" w:rsidRPr="00EC7A11" w:rsidRDefault="00A50F00"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7805755" w14:textId="77777777" w:rsidR="00A50F00" w:rsidRPr="00EC7A11" w:rsidRDefault="00A50F00" w:rsidP="00FD1125">
            <w:pPr>
              <w:pStyle w:val="ListParagraph"/>
              <w:autoSpaceDE w:val="0"/>
              <w:autoSpaceDN w:val="0"/>
              <w:adjustRightInd w:val="0"/>
              <w:spacing w:after="0" w:line="240" w:lineRule="auto"/>
              <w:rPr>
                <w:rFonts w:cstheme="minorHAnsi"/>
                <w:bCs/>
                <w:sz w:val="24"/>
                <w:szCs w:val="24"/>
              </w:rPr>
            </w:pPr>
          </w:p>
          <w:p w14:paraId="61A30CED" w14:textId="77777777" w:rsidR="00A50F00" w:rsidRPr="005717B9" w:rsidRDefault="00A50F00"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733D104" w14:textId="77777777" w:rsidR="00A50F00" w:rsidRPr="00B906EC" w:rsidRDefault="00A50F00"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9E65607" w14:textId="77777777" w:rsidR="00A50F00" w:rsidRPr="005717B9" w:rsidRDefault="00A50F00" w:rsidP="00FD1125">
            <w:pPr>
              <w:pStyle w:val="ListParagraph"/>
              <w:autoSpaceDE w:val="0"/>
              <w:autoSpaceDN w:val="0"/>
              <w:adjustRightInd w:val="0"/>
              <w:spacing w:after="0" w:line="240" w:lineRule="auto"/>
              <w:rPr>
                <w:rFonts w:cstheme="minorHAnsi"/>
                <w:sz w:val="24"/>
                <w:szCs w:val="24"/>
              </w:rPr>
            </w:pPr>
          </w:p>
        </w:tc>
      </w:tr>
      <w:tr w:rsidR="00A50F00" w:rsidRPr="005717B9" w14:paraId="30F3D761"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13DBBE" w14:textId="77777777" w:rsidR="00A50F00" w:rsidRPr="005717B9" w:rsidRDefault="00A50F00"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40E1C949"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50F00" w:rsidRPr="005717B9" w14:paraId="5E6B8A6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9A6042" w14:textId="77777777" w:rsidR="00A50F00" w:rsidRPr="005717B9" w:rsidRDefault="00A50F00"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EA9AE17" w14:textId="77777777" w:rsidR="00A50F00" w:rsidRPr="00A50F00" w:rsidRDefault="00224648" w:rsidP="004F7310">
      <w:pPr>
        <w:pStyle w:val="Heading3"/>
      </w:pPr>
      <w:bookmarkStart w:id="1832" w:name="_Toc390091885"/>
      <w:r>
        <w:lastRenderedPageBreak/>
        <w:t>3.11.10 Go to Question</w:t>
      </w:r>
      <w:bookmarkEnd w:id="183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24648" w:rsidRPr="005717B9" w14:paraId="238DDF3B"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E88A14B" w14:textId="77777777" w:rsidR="00224648"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4AA0742A" w14:textId="77777777" w:rsidR="002F61F6" w:rsidRPr="005717B9" w:rsidRDefault="002F61F6" w:rsidP="00FD11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89558C3"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994FD0">
              <w:rPr>
                <w:rFonts w:cstheme="minorHAnsi"/>
                <w:sz w:val="24"/>
                <w:szCs w:val="24"/>
              </w:rPr>
              <w:t>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7ADAB9"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825D9A6"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F1BAB78" w14:textId="77777777" w:rsidR="00224648" w:rsidRPr="005717B9" w:rsidRDefault="00224648" w:rsidP="00FD1125">
            <w:pPr>
              <w:autoSpaceDE w:val="0"/>
              <w:autoSpaceDN w:val="0"/>
              <w:adjustRightInd w:val="0"/>
              <w:spacing w:after="0" w:line="240" w:lineRule="auto"/>
              <w:rPr>
                <w:rFonts w:cstheme="minorHAnsi"/>
                <w:sz w:val="24"/>
                <w:szCs w:val="24"/>
              </w:rPr>
            </w:pPr>
          </w:p>
        </w:tc>
      </w:tr>
      <w:tr w:rsidR="00224648" w:rsidRPr="005717B9" w14:paraId="750A1062"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4B99C99"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FB95BF8"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24648" w:rsidRPr="005717B9" w14:paraId="0D741D73"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E2370E5"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50AECD3E"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go to a question</w:t>
            </w:r>
          </w:p>
          <w:p w14:paraId="5D04AB5F" w14:textId="77777777" w:rsidR="00224648"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jump to any particular question, in order to attempt it or check it.</w:t>
            </w:r>
          </w:p>
          <w:p w14:paraId="172F5247" w14:textId="77777777" w:rsidR="00224648" w:rsidRPr="005717B9" w:rsidRDefault="00224648" w:rsidP="00FD1125">
            <w:pPr>
              <w:autoSpaceDE w:val="0"/>
              <w:autoSpaceDN w:val="0"/>
              <w:adjustRightInd w:val="0"/>
              <w:spacing w:after="0" w:line="240" w:lineRule="auto"/>
              <w:rPr>
                <w:rFonts w:cstheme="minorHAnsi"/>
                <w:sz w:val="24"/>
                <w:szCs w:val="24"/>
              </w:rPr>
            </w:pPr>
          </w:p>
        </w:tc>
      </w:tr>
      <w:tr w:rsidR="00224648" w:rsidRPr="005717B9" w14:paraId="4FD419A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9A8C56" w14:textId="77777777" w:rsidR="00224648"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60684A0" w14:textId="77777777" w:rsidR="00224648" w:rsidRPr="005717B9" w:rsidRDefault="00224648" w:rsidP="00FD1125">
            <w:pPr>
              <w:autoSpaceDE w:val="0"/>
              <w:autoSpaceDN w:val="0"/>
              <w:adjustRightInd w:val="0"/>
              <w:spacing w:after="0" w:line="240" w:lineRule="auto"/>
              <w:rPr>
                <w:rFonts w:cstheme="minorHAnsi"/>
                <w:b/>
                <w:bCs/>
                <w:sz w:val="24"/>
                <w:szCs w:val="24"/>
              </w:rPr>
            </w:pPr>
          </w:p>
          <w:p w14:paraId="531ACF9B" w14:textId="77777777" w:rsidR="00224648" w:rsidRPr="00CD6265" w:rsidRDefault="00E41647" w:rsidP="00FD1125">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31A9E832" wp14:editId="5E3D83AE">
                  <wp:extent cx="5483225" cy="3758065"/>
                  <wp:effectExtent l="19050" t="0" r="3175" b="0"/>
                  <wp:docPr id="2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09"/>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469B5336" w14:textId="77777777" w:rsidR="00224648" w:rsidRPr="005717B9" w:rsidRDefault="00224648" w:rsidP="00FD1125">
            <w:pPr>
              <w:autoSpaceDE w:val="0"/>
              <w:autoSpaceDN w:val="0"/>
              <w:adjustRightInd w:val="0"/>
              <w:spacing w:after="0" w:line="240" w:lineRule="auto"/>
              <w:jc w:val="center"/>
              <w:rPr>
                <w:rFonts w:cstheme="minorHAnsi"/>
                <w:sz w:val="24"/>
                <w:szCs w:val="24"/>
              </w:rPr>
            </w:pPr>
          </w:p>
        </w:tc>
      </w:tr>
      <w:tr w:rsidR="00224648" w:rsidRPr="005717B9" w14:paraId="289F1185"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E9101C"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61BBFFE" w14:textId="77777777" w:rsidR="00224648" w:rsidRPr="005717B9" w:rsidRDefault="00224648" w:rsidP="00FD1125">
            <w:pPr>
              <w:autoSpaceDE w:val="0"/>
              <w:autoSpaceDN w:val="0"/>
              <w:adjustRightInd w:val="0"/>
              <w:spacing w:after="0" w:line="240" w:lineRule="auto"/>
              <w:rPr>
                <w:rFonts w:cstheme="minorHAnsi"/>
                <w:sz w:val="24"/>
                <w:szCs w:val="24"/>
              </w:rPr>
            </w:pPr>
          </w:p>
          <w:p w14:paraId="71A12120" w14:textId="77777777" w:rsidR="00224648" w:rsidRPr="00C17FC1" w:rsidRDefault="00224648"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4D80CF1F" w14:textId="77777777" w:rsidR="00224648" w:rsidRPr="005717B9" w:rsidRDefault="00224648"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6196B3E6" w14:textId="77777777" w:rsidR="00224648" w:rsidRPr="00990989"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6D805E03"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70A382A9"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4BD88B0D" w14:textId="77777777" w:rsidR="00224648" w:rsidRPr="009F4604"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4D5B3CBA" w14:textId="77777777" w:rsidR="00224648" w:rsidRPr="005C02EF"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40357E97"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5F464A95"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14:paraId="26A82D44" w14:textId="77777777" w:rsidR="00224648" w:rsidRDefault="00224648"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1CDD5C34" w14:textId="77777777" w:rsidR="00224648" w:rsidRDefault="00224648" w:rsidP="00CD6F3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CD6F39">
              <w:rPr>
                <w:rFonts w:cstheme="minorHAnsi"/>
                <w:sz w:val="24"/>
                <w:szCs w:val="24"/>
              </w:rPr>
              <w:t>select the question that he want to go to, from the drop-down box next to “Go To”</w:t>
            </w:r>
          </w:p>
          <w:p w14:paraId="7326E9D7" w14:textId="77777777" w:rsidR="00CD6F39" w:rsidRDefault="00CD6F39" w:rsidP="00CD6F3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14:paraId="36E5CABA" w14:textId="77777777" w:rsidR="00224648" w:rsidRPr="005717B9" w:rsidRDefault="00224648" w:rsidP="00FD1125">
            <w:pPr>
              <w:pStyle w:val="ListParagraph"/>
              <w:autoSpaceDE w:val="0"/>
              <w:autoSpaceDN w:val="0"/>
              <w:adjustRightInd w:val="0"/>
              <w:spacing w:after="0" w:line="240" w:lineRule="auto"/>
              <w:rPr>
                <w:rFonts w:cstheme="minorHAnsi"/>
                <w:sz w:val="24"/>
                <w:szCs w:val="24"/>
              </w:rPr>
            </w:pPr>
          </w:p>
        </w:tc>
      </w:tr>
      <w:tr w:rsidR="00224648" w:rsidRPr="005717B9" w14:paraId="207E818A"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96FEDE2"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5605FDBF" w14:textId="77777777" w:rsidR="00224648" w:rsidRPr="00EC7A11" w:rsidRDefault="00224648"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EE471F6" w14:textId="77777777" w:rsidR="00224648" w:rsidRPr="00EC7A11" w:rsidRDefault="00224648" w:rsidP="00FD1125">
            <w:pPr>
              <w:pStyle w:val="ListParagraph"/>
              <w:autoSpaceDE w:val="0"/>
              <w:autoSpaceDN w:val="0"/>
              <w:adjustRightInd w:val="0"/>
              <w:spacing w:after="0" w:line="240" w:lineRule="auto"/>
              <w:rPr>
                <w:rFonts w:cstheme="minorHAnsi"/>
                <w:bCs/>
                <w:sz w:val="24"/>
                <w:szCs w:val="24"/>
              </w:rPr>
            </w:pPr>
          </w:p>
          <w:p w14:paraId="5CF4C195" w14:textId="77777777" w:rsidR="00224648" w:rsidRPr="005717B9" w:rsidRDefault="00224648"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4B35B74" w14:textId="77777777" w:rsidR="00224648" w:rsidRPr="00B906EC" w:rsidRDefault="00224648"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FC84150" w14:textId="77777777" w:rsidR="00224648" w:rsidRPr="005717B9" w:rsidRDefault="00224648" w:rsidP="00FD1125">
            <w:pPr>
              <w:pStyle w:val="ListParagraph"/>
              <w:autoSpaceDE w:val="0"/>
              <w:autoSpaceDN w:val="0"/>
              <w:adjustRightInd w:val="0"/>
              <w:spacing w:after="0" w:line="240" w:lineRule="auto"/>
              <w:rPr>
                <w:rFonts w:cstheme="minorHAnsi"/>
                <w:sz w:val="24"/>
                <w:szCs w:val="24"/>
              </w:rPr>
            </w:pPr>
          </w:p>
        </w:tc>
      </w:tr>
      <w:tr w:rsidR="00224648" w:rsidRPr="005717B9" w14:paraId="76D7FC03"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3C5F0E" w14:textId="77777777" w:rsidR="00224648" w:rsidRPr="005717B9" w:rsidRDefault="00224648"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7176059"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24648" w:rsidRPr="005717B9" w14:paraId="364076E8"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EBFC72" w14:textId="77777777" w:rsidR="00224648" w:rsidRPr="005717B9" w:rsidRDefault="00224648"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21E85C9" w14:textId="77777777" w:rsidR="00395D5F" w:rsidRDefault="00395D5F" w:rsidP="00D1787E"/>
    <w:p w14:paraId="47FF5240" w14:textId="77777777" w:rsidR="00395D5F" w:rsidRDefault="00395D5F" w:rsidP="00D1787E"/>
    <w:p w14:paraId="2903401C" w14:textId="77777777" w:rsidR="00395D5F" w:rsidRDefault="00395D5F" w:rsidP="00D1787E"/>
    <w:p w14:paraId="7CBF4A5C" w14:textId="77777777" w:rsidR="00395D5F" w:rsidRDefault="00395D5F" w:rsidP="00D1787E"/>
    <w:p w14:paraId="5194A39B" w14:textId="77777777" w:rsidR="00395D5F" w:rsidRDefault="00395D5F" w:rsidP="00D1787E"/>
    <w:p w14:paraId="4E5558A2" w14:textId="77777777" w:rsidR="00395D5F" w:rsidRDefault="00395D5F" w:rsidP="00D1787E"/>
    <w:p w14:paraId="3B362B33" w14:textId="77777777" w:rsidR="00F2464E" w:rsidRDefault="00F2464E" w:rsidP="00D1787E"/>
    <w:p w14:paraId="28241008" w14:textId="77777777" w:rsidR="0094512D" w:rsidRDefault="0094512D" w:rsidP="00D1787E"/>
    <w:p w14:paraId="0A87C7D8" w14:textId="77777777" w:rsidR="0094512D" w:rsidRDefault="0094512D" w:rsidP="00D1787E"/>
    <w:p w14:paraId="160A6125" w14:textId="77777777" w:rsidR="0094512D" w:rsidRDefault="0094512D" w:rsidP="00D1787E"/>
    <w:p w14:paraId="273D7A58" w14:textId="77777777" w:rsidR="0094512D" w:rsidRDefault="0094512D" w:rsidP="00D1787E"/>
    <w:p w14:paraId="7C8B5AC1" w14:textId="77777777" w:rsidR="0094512D" w:rsidRDefault="0094512D" w:rsidP="00D1787E"/>
    <w:p w14:paraId="0925A7AF" w14:textId="77777777" w:rsidR="0094512D" w:rsidRDefault="0094512D" w:rsidP="00D1787E"/>
    <w:p w14:paraId="049EAAF0" w14:textId="77777777" w:rsidR="0094512D" w:rsidRDefault="0094512D" w:rsidP="00D1787E"/>
    <w:p w14:paraId="56105BCE" w14:textId="77777777" w:rsidR="0094512D" w:rsidRDefault="0094512D" w:rsidP="00D1787E"/>
    <w:p w14:paraId="4C9EC487" w14:textId="77777777" w:rsidR="0094512D" w:rsidRDefault="0094512D" w:rsidP="00D1787E"/>
    <w:p w14:paraId="01E64EF5" w14:textId="77777777" w:rsidR="0094512D" w:rsidRDefault="0094512D" w:rsidP="00D1787E"/>
    <w:p w14:paraId="7B6FAD4B" w14:textId="77777777" w:rsidR="0094512D" w:rsidRDefault="0094512D" w:rsidP="00AF751B">
      <w:pPr>
        <w:pStyle w:val="Heading3"/>
      </w:pPr>
      <w:bookmarkStart w:id="1833" w:name="_Toc390091886"/>
      <w:r>
        <w:lastRenderedPageBreak/>
        <w:t xml:space="preserve">3.11.11 </w:t>
      </w:r>
      <w:r w:rsidR="00AF751B">
        <w:t>Tables &amp; Formulae</w:t>
      </w:r>
      <w:bookmarkEnd w:id="183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F751B" w:rsidRPr="005717B9" w14:paraId="725C7F5D"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6582178" w14:textId="77777777" w:rsidR="00AF751B"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7E08AF83" w14:textId="77777777" w:rsidR="00AF751B" w:rsidRPr="005717B9" w:rsidRDefault="00AF751B" w:rsidP="00FD11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E423A43"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DC1F7FA"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5531147"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ECABA5D" w14:textId="77777777" w:rsidR="00AF751B" w:rsidRPr="005717B9" w:rsidRDefault="00AF751B" w:rsidP="00FD1125">
            <w:pPr>
              <w:autoSpaceDE w:val="0"/>
              <w:autoSpaceDN w:val="0"/>
              <w:adjustRightInd w:val="0"/>
              <w:spacing w:after="0" w:line="240" w:lineRule="auto"/>
              <w:rPr>
                <w:rFonts w:cstheme="minorHAnsi"/>
                <w:sz w:val="24"/>
                <w:szCs w:val="24"/>
              </w:rPr>
            </w:pPr>
          </w:p>
        </w:tc>
      </w:tr>
      <w:tr w:rsidR="00AF751B" w:rsidRPr="005717B9" w14:paraId="63A45650" w14:textId="77777777" w:rsidTr="00FD11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18EFD1B"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590EB6C"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F751B" w:rsidRPr="005717B9" w14:paraId="506588C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290313A"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60BD42B4"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0B6554">
              <w:rPr>
                <w:rFonts w:cstheme="minorHAnsi"/>
                <w:color w:val="00000A"/>
                <w:sz w:val="24"/>
                <w:szCs w:val="24"/>
              </w:rPr>
              <w:t>view tables and formulae</w:t>
            </w:r>
          </w:p>
          <w:p w14:paraId="57B4DBEA" w14:textId="77777777" w:rsidR="00AF751B" w:rsidRPr="006E662E"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sidR="000B6554">
              <w:rPr>
                <w:rFonts w:cstheme="minorHAnsi"/>
                <w:color w:val="00000A"/>
                <w:sz w:val="24"/>
                <w:szCs w:val="24"/>
              </w:rPr>
              <w:t xml:space="preserve">: access, and use the tables and formulae that has been allowed to be used on the particular exam. </w:t>
            </w:r>
          </w:p>
        </w:tc>
      </w:tr>
      <w:tr w:rsidR="00AF751B" w:rsidRPr="005717B9" w14:paraId="3DDA824A"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23C51C4"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F19BD7F" w14:textId="77777777" w:rsidR="00AF751B" w:rsidRDefault="006E662E" w:rsidP="006E662E">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8F188EB" wp14:editId="651E8FFD">
                  <wp:extent cx="3004185" cy="1282700"/>
                  <wp:effectExtent l="19050" t="0" r="5715" b="0"/>
                  <wp:docPr id="34" name="Picture 34" descr="C:\Users\melakaa\Desktop\Top Cima\New\tables and formul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kaa\Desktop\Top Cima\New\tables and formulae.png"/>
                          <pic:cNvPicPr>
                            <a:picLocks noChangeAspect="1" noChangeArrowheads="1"/>
                          </pic:cNvPicPr>
                        </pic:nvPicPr>
                        <pic:blipFill>
                          <a:blip r:embed="rId111"/>
                          <a:srcRect/>
                          <a:stretch>
                            <a:fillRect/>
                          </a:stretch>
                        </pic:blipFill>
                        <pic:spPr bwMode="auto">
                          <a:xfrm>
                            <a:off x="0" y="0"/>
                            <a:ext cx="3004185" cy="1282700"/>
                          </a:xfrm>
                          <a:prstGeom prst="rect">
                            <a:avLst/>
                          </a:prstGeom>
                          <a:noFill/>
                          <a:ln w="9525">
                            <a:noFill/>
                            <a:miter lim="800000"/>
                            <a:headEnd/>
                            <a:tailEnd/>
                          </a:ln>
                        </pic:spPr>
                      </pic:pic>
                    </a:graphicData>
                  </a:graphic>
                </wp:inline>
              </w:drawing>
            </w:r>
          </w:p>
          <w:p w14:paraId="59877D30" w14:textId="77777777" w:rsidR="005E4AA4" w:rsidRPr="006E662E" w:rsidRDefault="005E4AA4" w:rsidP="006E662E">
            <w:pPr>
              <w:autoSpaceDE w:val="0"/>
              <w:autoSpaceDN w:val="0"/>
              <w:adjustRightInd w:val="0"/>
              <w:spacing w:after="0" w:line="240" w:lineRule="auto"/>
              <w:jc w:val="center"/>
              <w:rPr>
                <w:rFonts w:cstheme="minorHAnsi"/>
                <w:b/>
                <w:bCs/>
                <w:sz w:val="24"/>
                <w:szCs w:val="24"/>
              </w:rPr>
            </w:pPr>
          </w:p>
        </w:tc>
      </w:tr>
      <w:tr w:rsidR="00AF751B" w:rsidRPr="005717B9" w14:paraId="505F6F8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C52149" w14:textId="77777777" w:rsidR="00AF751B" w:rsidRPr="005E4AA4"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F9A9D2C" w14:textId="77777777" w:rsidR="00AF751B" w:rsidRPr="00C17FC1" w:rsidRDefault="00AF751B"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498C8EE8" w14:textId="77777777" w:rsidR="00AF751B" w:rsidRPr="005717B9" w:rsidRDefault="00AF751B" w:rsidP="00FD11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05336AB" w14:textId="77777777" w:rsidR="00AF751B" w:rsidRPr="00990989"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0365168A"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581E6C7F"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22351F1A" w14:textId="77777777" w:rsidR="00AF751B" w:rsidRPr="009F4604"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AF6EF8D" w14:textId="77777777" w:rsidR="00AF751B" w:rsidRPr="005C02EF"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1E50DC86"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1F28D487"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7C6DFC55" w14:textId="77777777" w:rsidR="00AF751B" w:rsidRDefault="00AF751B" w:rsidP="00FD11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2276390C" w14:textId="77777777" w:rsidR="00AF751B" w:rsidRDefault="00AF751B" w:rsidP="00EB1FA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w:t>
            </w:r>
            <w:r w:rsidR="00EB1FA2">
              <w:rPr>
                <w:rFonts w:cstheme="minorHAnsi"/>
                <w:sz w:val="24"/>
                <w:szCs w:val="24"/>
              </w:rPr>
              <w:t>click on the “Tables &amp; Formulae” button on the bottom left corner of the exam window.</w:t>
            </w:r>
          </w:p>
          <w:p w14:paraId="2C77580E" w14:textId="77777777" w:rsidR="00EB1FA2" w:rsidRDefault="00EB1FA2" w:rsidP="00EB1FA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Tables and Formulae in the form of an image.</w:t>
            </w:r>
          </w:p>
          <w:p w14:paraId="7979CAA1" w14:textId="77777777" w:rsidR="00AF751B" w:rsidRPr="005717B9" w:rsidRDefault="00AF751B" w:rsidP="00FD1125">
            <w:pPr>
              <w:pStyle w:val="ListParagraph"/>
              <w:autoSpaceDE w:val="0"/>
              <w:autoSpaceDN w:val="0"/>
              <w:adjustRightInd w:val="0"/>
              <w:spacing w:after="0" w:line="240" w:lineRule="auto"/>
              <w:rPr>
                <w:rFonts w:cstheme="minorHAnsi"/>
                <w:sz w:val="24"/>
                <w:szCs w:val="24"/>
              </w:rPr>
            </w:pPr>
          </w:p>
        </w:tc>
      </w:tr>
      <w:tr w:rsidR="00AF751B" w:rsidRPr="005717B9" w14:paraId="15440782"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845B327"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4F6D2B6" w14:textId="77777777" w:rsidR="00AF751B" w:rsidRPr="00EC7A11" w:rsidRDefault="00AF751B" w:rsidP="00FD11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BFE4731" w14:textId="77777777" w:rsidR="00AF751B" w:rsidRPr="00EC7A11" w:rsidRDefault="00AF751B" w:rsidP="00FD1125">
            <w:pPr>
              <w:pStyle w:val="ListParagraph"/>
              <w:autoSpaceDE w:val="0"/>
              <w:autoSpaceDN w:val="0"/>
              <w:adjustRightInd w:val="0"/>
              <w:spacing w:after="0" w:line="240" w:lineRule="auto"/>
              <w:rPr>
                <w:rFonts w:cstheme="minorHAnsi"/>
                <w:bCs/>
                <w:sz w:val="24"/>
                <w:szCs w:val="24"/>
              </w:rPr>
            </w:pPr>
          </w:p>
          <w:p w14:paraId="54FDE9AF" w14:textId="77777777" w:rsidR="00AF751B" w:rsidRPr="005717B9" w:rsidRDefault="00AF751B" w:rsidP="00FD11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2BFAB1F9" w14:textId="77777777" w:rsidR="00AF751B" w:rsidRPr="00B906EC" w:rsidRDefault="00AF751B" w:rsidP="00FD11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B8A574D" w14:textId="77777777" w:rsidR="00AF751B" w:rsidRPr="005717B9" w:rsidRDefault="00AF751B" w:rsidP="00FD1125">
            <w:pPr>
              <w:pStyle w:val="ListParagraph"/>
              <w:autoSpaceDE w:val="0"/>
              <w:autoSpaceDN w:val="0"/>
              <w:adjustRightInd w:val="0"/>
              <w:spacing w:after="0" w:line="240" w:lineRule="auto"/>
              <w:rPr>
                <w:rFonts w:cstheme="minorHAnsi"/>
                <w:sz w:val="24"/>
                <w:szCs w:val="24"/>
              </w:rPr>
            </w:pPr>
          </w:p>
        </w:tc>
      </w:tr>
      <w:tr w:rsidR="00AF751B" w:rsidRPr="005717B9" w14:paraId="23980D43"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E0B43B" w14:textId="77777777" w:rsidR="00AF751B" w:rsidRPr="005717B9" w:rsidRDefault="00AF751B" w:rsidP="00FD11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06F2980"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F751B" w:rsidRPr="005717B9" w14:paraId="3A6C569B" w14:textId="77777777" w:rsidTr="00FD11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B417D30" w14:textId="77777777" w:rsidR="00AF751B" w:rsidRPr="005717B9" w:rsidRDefault="00AF751B" w:rsidP="00FD11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9434CAD" w14:textId="77777777" w:rsidR="00AF751B" w:rsidRDefault="00FD1125" w:rsidP="00912230">
      <w:pPr>
        <w:pStyle w:val="Heading3"/>
      </w:pPr>
      <w:bookmarkStart w:id="1834" w:name="_Toc390091887"/>
      <w:r>
        <w:lastRenderedPageBreak/>
        <w:t xml:space="preserve">3.11.12 </w:t>
      </w:r>
      <w:r w:rsidR="00A6334A">
        <w:t>Upload Single Answer Questions</w:t>
      </w:r>
      <w:bookmarkEnd w:id="183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562A4" w:rsidRPr="005717B9" w14:paraId="02F822A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E176E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9BE8B1"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3AA78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3A3FC9"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7ADD604" w14:textId="77777777" w:rsidR="00D562A4" w:rsidRPr="005717B9" w:rsidRDefault="00D562A4" w:rsidP="00775A63">
            <w:pPr>
              <w:autoSpaceDE w:val="0"/>
              <w:autoSpaceDN w:val="0"/>
              <w:adjustRightInd w:val="0"/>
              <w:spacing w:after="0" w:line="240" w:lineRule="auto"/>
              <w:rPr>
                <w:rFonts w:cstheme="minorHAnsi"/>
                <w:sz w:val="24"/>
                <w:szCs w:val="24"/>
              </w:rPr>
            </w:pPr>
          </w:p>
        </w:tc>
      </w:tr>
      <w:tr w:rsidR="00D562A4" w:rsidRPr="005717B9" w14:paraId="6D38C984"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4575524"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569F716"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562A4" w:rsidRPr="005717B9" w14:paraId="2B18B90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97C94C" w14:textId="77777777" w:rsidR="00D562A4" w:rsidRPr="005717B9"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8123FE6" w14:textId="77777777" w:rsidR="00D562A4" w:rsidRPr="005717B9"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single answer questions</w:t>
            </w:r>
          </w:p>
          <w:p w14:paraId="6F2A4BD8" w14:textId="77777777" w:rsidR="00D562A4" w:rsidRDefault="00D562A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44AC8FE2" w14:textId="77777777" w:rsidR="00D562A4" w:rsidRPr="005717B9" w:rsidRDefault="00D562A4" w:rsidP="00775A63">
            <w:pPr>
              <w:autoSpaceDE w:val="0"/>
              <w:autoSpaceDN w:val="0"/>
              <w:adjustRightInd w:val="0"/>
              <w:spacing w:after="0" w:line="240" w:lineRule="auto"/>
              <w:rPr>
                <w:rFonts w:cstheme="minorHAnsi"/>
                <w:sz w:val="24"/>
                <w:szCs w:val="24"/>
              </w:rPr>
            </w:pPr>
          </w:p>
        </w:tc>
      </w:tr>
      <w:tr w:rsidR="00D562A4" w:rsidRPr="005717B9" w14:paraId="08FFDDB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F18E8" w14:textId="77777777" w:rsidR="00D562A4"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CEB748B" w14:textId="77777777" w:rsidR="00D562A4" w:rsidRDefault="00366635" w:rsidP="00D562A4">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6086B70C" wp14:editId="2B2934E8">
                  <wp:extent cx="4595495" cy="2363470"/>
                  <wp:effectExtent l="19050" t="0" r="0" b="0"/>
                  <wp:docPr id="41" name="Picture 41" descr="C:\Users\melakaa\Desktop\Top Cima\New\create short writ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New\create short writ answ q.png"/>
                          <pic:cNvPicPr>
                            <a:picLocks noChangeAspect="1" noChangeArrowheads="1"/>
                          </pic:cNvPicPr>
                        </pic:nvPicPr>
                        <pic:blipFill>
                          <a:blip r:embed="rId112"/>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0FE2C081" w14:textId="77777777" w:rsidR="00D562A4" w:rsidRPr="005717B9" w:rsidRDefault="00D562A4" w:rsidP="00D562A4">
            <w:pPr>
              <w:autoSpaceDE w:val="0"/>
              <w:autoSpaceDN w:val="0"/>
              <w:adjustRightInd w:val="0"/>
              <w:spacing w:after="0" w:line="240" w:lineRule="auto"/>
              <w:jc w:val="center"/>
              <w:rPr>
                <w:rFonts w:cstheme="minorHAnsi"/>
                <w:sz w:val="24"/>
                <w:szCs w:val="24"/>
              </w:rPr>
            </w:pPr>
          </w:p>
        </w:tc>
      </w:tr>
      <w:tr w:rsidR="00D562A4" w:rsidRPr="005717B9" w14:paraId="2189224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E8BE6B"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DDDF706" w14:textId="77777777" w:rsidR="00D562A4" w:rsidRPr="00C17FC1" w:rsidRDefault="00D562A4"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375A6717"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2231A2E4"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542CDE2" w14:textId="77777777" w:rsidR="00D562A4" w:rsidRPr="003621EA" w:rsidRDefault="00D562A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912230">
              <w:rPr>
                <w:rFonts w:cstheme="minorHAnsi"/>
                <w:color w:val="00000A"/>
                <w:sz w:val="24"/>
                <w:szCs w:val="24"/>
              </w:rPr>
              <w:t>Upload</w:t>
            </w:r>
            <w:r>
              <w:rPr>
                <w:rFonts w:cstheme="minorHAnsi"/>
                <w:color w:val="00000A"/>
                <w:sz w:val="24"/>
                <w:szCs w:val="24"/>
              </w:rPr>
              <w:t xml:space="preserve"> Single Answer Question</w:t>
            </w:r>
            <w:r w:rsidR="00912230">
              <w:rPr>
                <w:rFonts w:cstheme="minorHAnsi"/>
                <w:color w:val="00000A"/>
                <w:sz w:val="24"/>
                <w:szCs w:val="24"/>
              </w:rPr>
              <w:t>s</w:t>
            </w:r>
            <w:r>
              <w:rPr>
                <w:rFonts w:cstheme="minorHAnsi"/>
                <w:color w:val="00000A"/>
                <w:sz w:val="24"/>
                <w:szCs w:val="24"/>
              </w:rPr>
              <w:t>” Link</w:t>
            </w:r>
          </w:p>
          <w:p w14:paraId="4EE134C3" w14:textId="77777777" w:rsidR="00D562A4" w:rsidRPr="00912230"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30B1F8A1" w14:textId="77777777" w:rsidR="00912230" w:rsidRPr="00912230"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369BFF85" w14:textId="77777777" w:rsidR="00912230" w:rsidRPr="00406EEA" w:rsidRDefault="00912230"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w:t>
            </w:r>
            <w:r w:rsidR="003B35AD">
              <w:rPr>
                <w:rFonts w:cstheme="minorHAnsi"/>
                <w:color w:val="00000A"/>
                <w:sz w:val="24"/>
                <w:szCs w:val="24"/>
              </w:rPr>
              <w:t>k</w:t>
            </w:r>
            <w:r>
              <w:rPr>
                <w:rFonts w:cstheme="minorHAnsi"/>
                <w:color w:val="00000A"/>
                <w:sz w:val="24"/>
                <w:szCs w:val="24"/>
              </w:rPr>
              <w:t xml:space="preserve"> on the “Upload Button”.</w:t>
            </w:r>
          </w:p>
          <w:p w14:paraId="19A672A7" w14:textId="77777777" w:rsidR="00D562A4" w:rsidRPr="005717B9" w:rsidRDefault="00D562A4" w:rsidP="00775A63">
            <w:pPr>
              <w:pStyle w:val="ListParagraph"/>
              <w:autoSpaceDE w:val="0"/>
              <w:autoSpaceDN w:val="0"/>
              <w:adjustRightInd w:val="0"/>
              <w:spacing w:after="0" w:line="240" w:lineRule="auto"/>
              <w:rPr>
                <w:rFonts w:cstheme="minorHAnsi"/>
                <w:sz w:val="24"/>
                <w:szCs w:val="24"/>
              </w:rPr>
            </w:pPr>
          </w:p>
        </w:tc>
      </w:tr>
      <w:tr w:rsidR="00D562A4" w:rsidRPr="005717B9" w14:paraId="174FAC5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F49459"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5EBE7A8" w14:textId="77777777" w:rsidR="00D562A4" w:rsidRPr="006B3A7E" w:rsidRDefault="00D562A4"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6230341" w14:textId="77777777" w:rsidR="00D562A4" w:rsidRPr="00EC7A11" w:rsidRDefault="00D562A4" w:rsidP="00775A63">
            <w:pPr>
              <w:pStyle w:val="ListParagraph"/>
              <w:autoSpaceDE w:val="0"/>
              <w:autoSpaceDN w:val="0"/>
              <w:adjustRightInd w:val="0"/>
              <w:spacing w:after="0" w:line="240" w:lineRule="auto"/>
              <w:rPr>
                <w:rFonts w:cstheme="minorHAnsi"/>
                <w:bCs/>
                <w:sz w:val="24"/>
                <w:szCs w:val="24"/>
              </w:rPr>
            </w:pPr>
          </w:p>
          <w:p w14:paraId="1840ABAF" w14:textId="77777777" w:rsidR="00D562A4" w:rsidRPr="005717B9"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4070E9A" w14:textId="77777777" w:rsidR="00D562A4" w:rsidRPr="006B3A7E" w:rsidRDefault="00D562A4"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1DC7DC00" w14:textId="77777777" w:rsidR="00D562A4" w:rsidRPr="00E408A4" w:rsidRDefault="00D562A4" w:rsidP="00775A63">
            <w:pPr>
              <w:autoSpaceDE w:val="0"/>
              <w:autoSpaceDN w:val="0"/>
              <w:adjustRightInd w:val="0"/>
              <w:spacing w:after="0" w:line="240" w:lineRule="auto"/>
              <w:rPr>
                <w:rFonts w:cstheme="minorHAnsi"/>
                <w:sz w:val="24"/>
                <w:szCs w:val="24"/>
              </w:rPr>
            </w:pPr>
          </w:p>
        </w:tc>
      </w:tr>
      <w:tr w:rsidR="00D562A4" w:rsidRPr="005717B9" w14:paraId="41D04AC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9446BF" w14:textId="77777777" w:rsidR="00D562A4" w:rsidRDefault="00D562A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16AFADB" w14:textId="77777777" w:rsidR="00D562A4" w:rsidRPr="00057746" w:rsidRDefault="00D562A4" w:rsidP="00057746">
            <w:pPr>
              <w:autoSpaceDE w:val="0"/>
              <w:autoSpaceDN w:val="0"/>
              <w:adjustRightInd w:val="0"/>
              <w:spacing w:after="0" w:line="240" w:lineRule="auto"/>
              <w:rPr>
                <w:rFonts w:cstheme="minorHAnsi"/>
                <w:color w:val="00000A"/>
                <w:sz w:val="24"/>
                <w:szCs w:val="24"/>
              </w:rPr>
            </w:pPr>
          </w:p>
          <w:p w14:paraId="60268BD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562A4" w:rsidRPr="005717B9" w14:paraId="687FD5B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D124DB" w14:textId="77777777" w:rsidR="00D562A4" w:rsidRPr="005717B9" w:rsidRDefault="00D562A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B371744" w14:textId="77777777" w:rsidR="0094512D" w:rsidRDefault="0094512D" w:rsidP="00D1787E"/>
    <w:p w14:paraId="5B84453F" w14:textId="77777777" w:rsidR="00811332" w:rsidRDefault="00811332" w:rsidP="00811332">
      <w:pPr>
        <w:pStyle w:val="Heading3"/>
      </w:pPr>
      <w:bookmarkStart w:id="1835" w:name="_Toc390091888"/>
      <w:r>
        <w:lastRenderedPageBreak/>
        <w:t>3.11.13 Upload Multiple Answer Questions</w:t>
      </w:r>
      <w:bookmarkEnd w:id="183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11332" w:rsidRPr="005717B9" w14:paraId="022200BC"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C616EE7"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0E89F23"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w:t>
            </w:r>
            <w:r w:rsidR="00D5148A">
              <w:rPr>
                <w:rFonts w:cstheme="minorHAnsi"/>
                <w:sz w:val="24"/>
                <w:szCs w:val="24"/>
              </w:rPr>
              <w:t>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72DC813"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26149E1"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95C39CC" w14:textId="77777777" w:rsidR="00811332" w:rsidRPr="005717B9" w:rsidRDefault="00811332" w:rsidP="00775A63">
            <w:pPr>
              <w:autoSpaceDE w:val="0"/>
              <w:autoSpaceDN w:val="0"/>
              <w:adjustRightInd w:val="0"/>
              <w:spacing w:after="0" w:line="240" w:lineRule="auto"/>
              <w:rPr>
                <w:rFonts w:cstheme="minorHAnsi"/>
                <w:sz w:val="24"/>
                <w:szCs w:val="24"/>
              </w:rPr>
            </w:pPr>
          </w:p>
        </w:tc>
      </w:tr>
      <w:tr w:rsidR="00811332" w:rsidRPr="005717B9" w14:paraId="0CB0182A"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D82D38F"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EFAF5AF"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11332" w:rsidRPr="005717B9" w14:paraId="5961C47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9BB1B6" w14:textId="77777777" w:rsidR="00811332" w:rsidRPr="005717B9"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1FD84A3" w14:textId="77777777" w:rsidR="00811332" w:rsidRPr="005717B9"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52706A">
              <w:rPr>
                <w:rFonts w:cstheme="minorHAnsi"/>
                <w:color w:val="00000A"/>
                <w:sz w:val="24"/>
                <w:szCs w:val="24"/>
              </w:rPr>
              <w:t>ultiple</w:t>
            </w:r>
            <w:r>
              <w:rPr>
                <w:rFonts w:cstheme="minorHAnsi"/>
                <w:color w:val="00000A"/>
                <w:sz w:val="24"/>
                <w:szCs w:val="24"/>
              </w:rPr>
              <w:t xml:space="preserve"> answer questions</w:t>
            </w:r>
          </w:p>
          <w:p w14:paraId="15D61BD0" w14:textId="77777777" w:rsidR="00811332" w:rsidRDefault="00811332"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51F5AFB0" w14:textId="77777777" w:rsidR="00811332" w:rsidRPr="005717B9" w:rsidRDefault="00811332" w:rsidP="00775A63">
            <w:pPr>
              <w:autoSpaceDE w:val="0"/>
              <w:autoSpaceDN w:val="0"/>
              <w:adjustRightInd w:val="0"/>
              <w:spacing w:after="0" w:line="240" w:lineRule="auto"/>
              <w:rPr>
                <w:rFonts w:cstheme="minorHAnsi"/>
                <w:sz w:val="24"/>
                <w:szCs w:val="24"/>
              </w:rPr>
            </w:pPr>
          </w:p>
        </w:tc>
      </w:tr>
      <w:tr w:rsidR="00811332" w:rsidRPr="005717B9" w14:paraId="37332C3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BAAE53" w14:textId="77777777" w:rsidR="00811332"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2BE5642" w14:textId="77777777" w:rsidR="00811332" w:rsidRDefault="00C67A07"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66DF712F" wp14:editId="25060E2A">
                  <wp:extent cx="4595495" cy="2363470"/>
                  <wp:effectExtent l="19050" t="0" r="0" b="0"/>
                  <wp:docPr id="21" name="Picture 38" descr="C:\Users\melakaa\Desktop\Top Cima\New\create multip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New\create multiple answ q.png"/>
                          <pic:cNvPicPr>
                            <a:picLocks noChangeAspect="1" noChangeArrowheads="1"/>
                          </pic:cNvPicPr>
                        </pic:nvPicPr>
                        <pic:blipFill>
                          <a:blip r:embed="rId113"/>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2AFFECFB" w14:textId="77777777" w:rsidR="00811332" w:rsidRPr="005717B9" w:rsidRDefault="00811332" w:rsidP="00775A63">
            <w:pPr>
              <w:autoSpaceDE w:val="0"/>
              <w:autoSpaceDN w:val="0"/>
              <w:adjustRightInd w:val="0"/>
              <w:spacing w:after="0" w:line="240" w:lineRule="auto"/>
              <w:jc w:val="center"/>
              <w:rPr>
                <w:rFonts w:cstheme="minorHAnsi"/>
                <w:sz w:val="24"/>
                <w:szCs w:val="24"/>
              </w:rPr>
            </w:pPr>
          </w:p>
        </w:tc>
      </w:tr>
      <w:tr w:rsidR="00811332" w:rsidRPr="005717B9" w14:paraId="3B78E6C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33AA9F"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6256688" w14:textId="77777777" w:rsidR="00811332" w:rsidRPr="00C17FC1" w:rsidRDefault="00811332"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13DB6845"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633BD217"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08F7B0F3" w14:textId="77777777" w:rsidR="00811332" w:rsidRPr="003621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52706A">
              <w:rPr>
                <w:rFonts w:cstheme="minorHAnsi"/>
                <w:color w:val="00000A"/>
                <w:sz w:val="24"/>
                <w:szCs w:val="24"/>
              </w:rPr>
              <w:t>Multiple</w:t>
            </w:r>
            <w:r>
              <w:rPr>
                <w:rFonts w:cstheme="minorHAnsi"/>
                <w:color w:val="00000A"/>
                <w:sz w:val="24"/>
                <w:szCs w:val="24"/>
              </w:rPr>
              <w:t xml:space="preserve"> Answer Questions” Link</w:t>
            </w:r>
          </w:p>
          <w:p w14:paraId="214BFFAB" w14:textId="77777777" w:rsidR="00811332" w:rsidRPr="00912230"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7B9C0F18" w14:textId="77777777" w:rsidR="00811332" w:rsidRPr="00912230"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2CFC12F7" w14:textId="77777777" w:rsidR="00811332" w:rsidRPr="00406EEA" w:rsidRDefault="00811332"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w:t>
            </w:r>
            <w:r w:rsidR="00AA5180">
              <w:rPr>
                <w:rFonts w:cstheme="minorHAnsi"/>
                <w:color w:val="00000A"/>
                <w:sz w:val="24"/>
                <w:szCs w:val="24"/>
              </w:rPr>
              <w:t>o</w:t>
            </w:r>
            <w:r>
              <w:rPr>
                <w:rFonts w:cstheme="minorHAnsi"/>
                <w:color w:val="00000A"/>
                <w:sz w:val="24"/>
                <w:szCs w:val="24"/>
              </w:rPr>
              <w:t>n”.</w:t>
            </w:r>
          </w:p>
          <w:p w14:paraId="5D706253" w14:textId="77777777" w:rsidR="00811332" w:rsidRPr="005717B9" w:rsidRDefault="00811332" w:rsidP="00775A63">
            <w:pPr>
              <w:pStyle w:val="ListParagraph"/>
              <w:autoSpaceDE w:val="0"/>
              <w:autoSpaceDN w:val="0"/>
              <w:adjustRightInd w:val="0"/>
              <w:spacing w:after="0" w:line="240" w:lineRule="auto"/>
              <w:rPr>
                <w:rFonts w:cstheme="minorHAnsi"/>
                <w:sz w:val="24"/>
                <w:szCs w:val="24"/>
              </w:rPr>
            </w:pPr>
          </w:p>
        </w:tc>
      </w:tr>
      <w:tr w:rsidR="00811332" w:rsidRPr="005717B9" w14:paraId="0F7A416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39B429"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8C16342" w14:textId="77777777" w:rsidR="00811332" w:rsidRPr="006B3A7E" w:rsidRDefault="00811332"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E09B710" w14:textId="77777777" w:rsidR="00811332" w:rsidRPr="00EC7A11" w:rsidRDefault="00811332" w:rsidP="00775A63">
            <w:pPr>
              <w:pStyle w:val="ListParagraph"/>
              <w:autoSpaceDE w:val="0"/>
              <w:autoSpaceDN w:val="0"/>
              <w:adjustRightInd w:val="0"/>
              <w:spacing w:after="0" w:line="240" w:lineRule="auto"/>
              <w:rPr>
                <w:rFonts w:cstheme="minorHAnsi"/>
                <w:bCs/>
                <w:sz w:val="24"/>
                <w:szCs w:val="24"/>
              </w:rPr>
            </w:pPr>
          </w:p>
          <w:p w14:paraId="15C0C3B9" w14:textId="77777777" w:rsidR="00811332" w:rsidRPr="005717B9"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F213AB2" w14:textId="77777777" w:rsidR="00811332" w:rsidRPr="006B3A7E" w:rsidRDefault="00811332"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8D571C4" w14:textId="77777777" w:rsidR="00811332" w:rsidRPr="00E408A4" w:rsidRDefault="00811332" w:rsidP="00775A63">
            <w:pPr>
              <w:autoSpaceDE w:val="0"/>
              <w:autoSpaceDN w:val="0"/>
              <w:adjustRightInd w:val="0"/>
              <w:spacing w:after="0" w:line="240" w:lineRule="auto"/>
              <w:rPr>
                <w:rFonts w:cstheme="minorHAnsi"/>
                <w:sz w:val="24"/>
                <w:szCs w:val="24"/>
              </w:rPr>
            </w:pPr>
          </w:p>
        </w:tc>
      </w:tr>
      <w:tr w:rsidR="00811332" w:rsidRPr="005717B9" w14:paraId="2941C1C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2BADAF" w14:textId="77777777" w:rsidR="00811332" w:rsidRDefault="00811332"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06B3054B" w14:textId="77777777" w:rsidR="00811332" w:rsidRPr="00057746" w:rsidRDefault="00811332" w:rsidP="00775A63">
            <w:pPr>
              <w:autoSpaceDE w:val="0"/>
              <w:autoSpaceDN w:val="0"/>
              <w:adjustRightInd w:val="0"/>
              <w:spacing w:after="0" w:line="240" w:lineRule="auto"/>
              <w:rPr>
                <w:rFonts w:cstheme="minorHAnsi"/>
                <w:color w:val="00000A"/>
                <w:sz w:val="24"/>
                <w:szCs w:val="24"/>
              </w:rPr>
            </w:pPr>
          </w:p>
          <w:p w14:paraId="1CDEC53F"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11332" w:rsidRPr="005717B9" w14:paraId="605D45B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B4ACFD" w14:textId="77777777" w:rsidR="00811332" w:rsidRPr="005717B9" w:rsidRDefault="00811332"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5497013" w14:textId="77777777" w:rsidR="00811332" w:rsidRDefault="00811332" w:rsidP="00811332"/>
    <w:p w14:paraId="1D5D71E1" w14:textId="77777777" w:rsidR="008D1BE6" w:rsidRDefault="008D1BE6" w:rsidP="008D1BE6">
      <w:pPr>
        <w:pStyle w:val="Heading3"/>
      </w:pPr>
      <w:bookmarkStart w:id="1836" w:name="_Toc390091889"/>
      <w:r>
        <w:lastRenderedPageBreak/>
        <w:t xml:space="preserve">3.11.14 Upload </w:t>
      </w:r>
      <w:r w:rsidR="00366635">
        <w:t>Short Written</w:t>
      </w:r>
      <w:r>
        <w:t xml:space="preserve"> Answer Questions</w:t>
      </w:r>
      <w:bookmarkEnd w:id="183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D1BE6" w:rsidRPr="005717B9" w14:paraId="05A7EEFC"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4E68AA6"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B61C7D7"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D5148A">
              <w:rPr>
                <w:rFonts w:cstheme="minorHAnsi"/>
                <w:sz w:val="24"/>
                <w:szCs w:val="24"/>
              </w:rPr>
              <w:t>90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3C4C29"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429E8D"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3C98960" w14:textId="77777777" w:rsidR="008D1BE6" w:rsidRPr="005717B9" w:rsidRDefault="008D1BE6" w:rsidP="00775A63">
            <w:pPr>
              <w:autoSpaceDE w:val="0"/>
              <w:autoSpaceDN w:val="0"/>
              <w:adjustRightInd w:val="0"/>
              <w:spacing w:after="0" w:line="240" w:lineRule="auto"/>
              <w:rPr>
                <w:rFonts w:cstheme="minorHAnsi"/>
                <w:sz w:val="24"/>
                <w:szCs w:val="24"/>
              </w:rPr>
            </w:pPr>
          </w:p>
        </w:tc>
      </w:tr>
      <w:tr w:rsidR="008D1BE6" w:rsidRPr="005717B9" w14:paraId="791AE97B"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687FB7D"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9C797E3"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D1BE6" w:rsidRPr="005717B9" w14:paraId="459AD5F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87C0401" w14:textId="77777777" w:rsidR="008D1BE6" w:rsidRPr="005717B9"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8B258A0" w14:textId="77777777" w:rsidR="008D1BE6" w:rsidRPr="005717B9"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366635">
              <w:rPr>
                <w:rFonts w:cstheme="minorHAnsi"/>
                <w:color w:val="00000A"/>
                <w:sz w:val="24"/>
                <w:szCs w:val="24"/>
              </w:rPr>
              <w:t>short written</w:t>
            </w:r>
            <w:r>
              <w:rPr>
                <w:rFonts w:cstheme="minorHAnsi"/>
                <w:color w:val="00000A"/>
                <w:sz w:val="24"/>
                <w:szCs w:val="24"/>
              </w:rPr>
              <w:t xml:space="preserve"> answer questions</w:t>
            </w:r>
          </w:p>
          <w:p w14:paraId="1CFEF028" w14:textId="77777777" w:rsidR="008D1BE6" w:rsidRDefault="008D1BE6"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7B4FF5EF" w14:textId="77777777" w:rsidR="008D1BE6" w:rsidRPr="005717B9" w:rsidRDefault="008D1BE6" w:rsidP="00775A63">
            <w:pPr>
              <w:autoSpaceDE w:val="0"/>
              <w:autoSpaceDN w:val="0"/>
              <w:adjustRightInd w:val="0"/>
              <w:spacing w:after="0" w:line="240" w:lineRule="auto"/>
              <w:rPr>
                <w:rFonts w:cstheme="minorHAnsi"/>
                <w:sz w:val="24"/>
                <w:szCs w:val="24"/>
              </w:rPr>
            </w:pPr>
          </w:p>
        </w:tc>
      </w:tr>
      <w:tr w:rsidR="008D1BE6" w:rsidRPr="005717B9" w14:paraId="09E72E0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010815C" w14:textId="77777777" w:rsidR="008D1BE6"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43F8B92" w14:textId="77777777" w:rsidR="008D1BE6" w:rsidRDefault="00366635"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745A1EEC" wp14:editId="40613061">
                  <wp:extent cx="4595495" cy="2363470"/>
                  <wp:effectExtent l="19050" t="0" r="0" b="0"/>
                  <wp:docPr id="40" name="Picture 40" descr="C:\Users\melakaa\Desktop\Top Cima\New\create sing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New\create single answ q.png"/>
                          <pic:cNvPicPr>
                            <a:picLocks noChangeAspect="1" noChangeArrowheads="1"/>
                          </pic:cNvPicPr>
                        </pic:nvPicPr>
                        <pic:blipFill>
                          <a:blip r:embed="rId114"/>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44DA687C" w14:textId="77777777" w:rsidR="008D1BE6" w:rsidRPr="005717B9" w:rsidRDefault="008D1BE6" w:rsidP="00775A63">
            <w:pPr>
              <w:autoSpaceDE w:val="0"/>
              <w:autoSpaceDN w:val="0"/>
              <w:adjustRightInd w:val="0"/>
              <w:spacing w:after="0" w:line="240" w:lineRule="auto"/>
              <w:jc w:val="center"/>
              <w:rPr>
                <w:rFonts w:cstheme="minorHAnsi"/>
                <w:sz w:val="24"/>
                <w:szCs w:val="24"/>
              </w:rPr>
            </w:pPr>
          </w:p>
        </w:tc>
      </w:tr>
      <w:tr w:rsidR="008D1BE6" w:rsidRPr="005717B9" w14:paraId="2FAF403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4DE4367"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DCC6D01" w14:textId="77777777" w:rsidR="008D1BE6" w:rsidRPr="00C17FC1" w:rsidRDefault="008D1BE6"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067EAE1C"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4EA2D7B"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6DFA232" w14:textId="77777777" w:rsidR="008D1BE6" w:rsidRPr="003621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B032F0">
              <w:rPr>
                <w:rFonts w:cstheme="minorHAnsi"/>
                <w:color w:val="00000A"/>
                <w:sz w:val="24"/>
                <w:szCs w:val="24"/>
              </w:rPr>
              <w:t>Short Written</w:t>
            </w:r>
            <w:r>
              <w:rPr>
                <w:rFonts w:cstheme="minorHAnsi"/>
                <w:color w:val="00000A"/>
                <w:sz w:val="24"/>
                <w:szCs w:val="24"/>
              </w:rPr>
              <w:t xml:space="preserve"> Answer Questions” Link</w:t>
            </w:r>
          </w:p>
          <w:p w14:paraId="2C5E4230" w14:textId="77777777" w:rsidR="008D1BE6" w:rsidRPr="00912230"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371E061A" w14:textId="77777777" w:rsidR="008D1BE6" w:rsidRPr="00912230"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15DCE50C" w14:textId="77777777" w:rsidR="008D1BE6" w:rsidRPr="00406EEA" w:rsidRDefault="008D1BE6"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14:paraId="564BA96B" w14:textId="77777777" w:rsidR="008D1BE6" w:rsidRPr="005717B9" w:rsidRDefault="008D1BE6" w:rsidP="00775A63">
            <w:pPr>
              <w:pStyle w:val="ListParagraph"/>
              <w:autoSpaceDE w:val="0"/>
              <w:autoSpaceDN w:val="0"/>
              <w:adjustRightInd w:val="0"/>
              <w:spacing w:after="0" w:line="240" w:lineRule="auto"/>
              <w:rPr>
                <w:rFonts w:cstheme="minorHAnsi"/>
                <w:sz w:val="24"/>
                <w:szCs w:val="24"/>
              </w:rPr>
            </w:pPr>
          </w:p>
        </w:tc>
      </w:tr>
      <w:tr w:rsidR="008D1BE6" w:rsidRPr="005717B9" w14:paraId="0FF3846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3F6FB8"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9ADDBB5" w14:textId="77777777" w:rsidR="008D1BE6" w:rsidRPr="006B3A7E" w:rsidRDefault="008D1BE6"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DD27DF5" w14:textId="77777777" w:rsidR="008D1BE6" w:rsidRPr="00EC7A11" w:rsidRDefault="008D1BE6" w:rsidP="00775A63">
            <w:pPr>
              <w:pStyle w:val="ListParagraph"/>
              <w:autoSpaceDE w:val="0"/>
              <w:autoSpaceDN w:val="0"/>
              <w:adjustRightInd w:val="0"/>
              <w:spacing w:after="0" w:line="240" w:lineRule="auto"/>
              <w:rPr>
                <w:rFonts w:cstheme="minorHAnsi"/>
                <w:bCs/>
                <w:sz w:val="24"/>
                <w:szCs w:val="24"/>
              </w:rPr>
            </w:pPr>
          </w:p>
          <w:p w14:paraId="5F36D341" w14:textId="77777777" w:rsidR="008D1BE6" w:rsidRPr="005717B9"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55347BE" w14:textId="77777777" w:rsidR="008D1BE6" w:rsidRPr="006B3A7E" w:rsidRDefault="008D1BE6"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6F429C6" w14:textId="77777777" w:rsidR="008D1BE6" w:rsidRPr="00E408A4" w:rsidRDefault="008D1BE6" w:rsidP="00775A63">
            <w:pPr>
              <w:autoSpaceDE w:val="0"/>
              <w:autoSpaceDN w:val="0"/>
              <w:adjustRightInd w:val="0"/>
              <w:spacing w:after="0" w:line="240" w:lineRule="auto"/>
              <w:rPr>
                <w:rFonts w:cstheme="minorHAnsi"/>
                <w:sz w:val="24"/>
                <w:szCs w:val="24"/>
              </w:rPr>
            </w:pPr>
          </w:p>
        </w:tc>
      </w:tr>
      <w:tr w:rsidR="008D1BE6" w:rsidRPr="005717B9" w14:paraId="274FC4E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2AED16" w14:textId="77777777" w:rsidR="008D1BE6" w:rsidRDefault="008D1BE6"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65D62906" w14:textId="77777777" w:rsidR="008D1BE6" w:rsidRPr="00057746" w:rsidRDefault="008D1BE6" w:rsidP="00775A63">
            <w:pPr>
              <w:autoSpaceDE w:val="0"/>
              <w:autoSpaceDN w:val="0"/>
              <w:adjustRightInd w:val="0"/>
              <w:spacing w:after="0" w:line="240" w:lineRule="auto"/>
              <w:rPr>
                <w:rFonts w:cstheme="minorHAnsi"/>
                <w:color w:val="00000A"/>
                <w:sz w:val="24"/>
                <w:szCs w:val="24"/>
              </w:rPr>
            </w:pPr>
          </w:p>
          <w:p w14:paraId="63F0C8AF"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D1BE6" w:rsidRPr="005717B9" w14:paraId="2BD07D3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A42B2C2" w14:textId="77777777" w:rsidR="008D1BE6" w:rsidRPr="005717B9" w:rsidRDefault="008D1BE6"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8607E6B" w14:textId="77777777" w:rsidR="008D1BE6" w:rsidRDefault="008D1BE6" w:rsidP="008D1BE6"/>
    <w:p w14:paraId="28DECE1A" w14:textId="77777777" w:rsidR="00D5148A" w:rsidRDefault="00D5148A" w:rsidP="00D5148A">
      <w:pPr>
        <w:pStyle w:val="Heading3"/>
      </w:pPr>
      <w:bookmarkStart w:id="1837" w:name="_Toc390091890"/>
      <w:r>
        <w:lastRenderedPageBreak/>
        <w:t>3.11.1</w:t>
      </w:r>
      <w:r w:rsidR="00E364D6">
        <w:t>5</w:t>
      </w:r>
      <w:r>
        <w:t xml:space="preserve"> Upload Multiple Choice Answer Questions</w:t>
      </w:r>
      <w:bookmarkEnd w:id="183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5148A" w:rsidRPr="005717B9" w14:paraId="3B7274E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6957F69"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04588F5"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6A3E01D"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7D9B2D2"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5ADE68C" w14:textId="77777777" w:rsidR="00D5148A" w:rsidRPr="005717B9" w:rsidRDefault="00D5148A" w:rsidP="00775A63">
            <w:pPr>
              <w:autoSpaceDE w:val="0"/>
              <w:autoSpaceDN w:val="0"/>
              <w:adjustRightInd w:val="0"/>
              <w:spacing w:after="0" w:line="240" w:lineRule="auto"/>
              <w:rPr>
                <w:rFonts w:cstheme="minorHAnsi"/>
                <w:sz w:val="24"/>
                <w:szCs w:val="24"/>
              </w:rPr>
            </w:pPr>
          </w:p>
        </w:tc>
      </w:tr>
      <w:tr w:rsidR="00D5148A" w:rsidRPr="005717B9" w14:paraId="3B7E225E"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0FBBF46"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4E5B5D9"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5148A" w:rsidRPr="005717B9" w14:paraId="5FF169C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F9567F" w14:textId="77777777" w:rsidR="00D5148A" w:rsidRPr="005717B9"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8784AFD" w14:textId="77777777" w:rsidR="00D5148A" w:rsidRPr="005717B9"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517181">
              <w:rPr>
                <w:rFonts w:cstheme="minorHAnsi"/>
                <w:color w:val="00000A"/>
                <w:sz w:val="24"/>
                <w:szCs w:val="24"/>
              </w:rPr>
              <w:t>multiple choice</w:t>
            </w:r>
            <w:r>
              <w:rPr>
                <w:rFonts w:cstheme="minorHAnsi"/>
                <w:color w:val="00000A"/>
                <w:sz w:val="24"/>
                <w:szCs w:val="24"/>
              </w:rPr>
              <w:t xml:space="preserve"> answer questions</w:t>
            </w:r>
          </w:p>
          <w:p w14:paraId="29E18156" w14:textId="77777777" w:rsidR="00D5148A" w:rsidRDefault="00D5148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14:paraId="4B2B8746" w14:textId="77777777" w:rsidR="00D5148A" w:rsidRPr="005717B9" w:rsidRDefault="00D5148A" w:rsidP="00775A63">
            <w:pPr>
              <w:autoSpaceDE w:val="0"/>
              <w:autoSpaceDN w:val="0"/>
              <w:adjustRightInd w:val="0"/>
              <w:spacing w:after="0" w:line="240" w:lineRule="auto"/>
              <w:rPr>
                <w:rFonts w:cstheme="minorHAnsi"/>
                <w:sz w:val="24"/>
                <w:szCs w:val="24"/>
              </w:rPr>
            </w:pPr>
          </w:p>
        </w:tc>
      </w:tr>
      <w:tr w:rsidR="00D5148A" w:rsidRPr="005717B9" w14:paraId="0CE36CE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7335CE" w14:textId="77777777" w:rsidR="00D5148A"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DE4031E" w14:textId="77777777" w:rsidR="00D5148A" w:rsidRDefault="00517181" w:rsidP="00775A63">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6B89E1C3" wp14:editId="23A6DE97">
                  <wp:extent cx="4595495" cy="2363470"/>
                  <wp:effectExtent l="19050" t="0" r="0" b="0"/>
                  <wp:docPr id="42" name="Picture 42" descr="C:\Users\melakaa\Desktop\Top Cima\New\create multiple choic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lakaa\Desktop\Top Cima\New\create multiple choice answ q.png"/>
                          <pic:cNvPicPr>
                            <a:picLocks noChangeAspect="1" noChangeArrowheads="1"/>
                          </pic:cNvPicPr>
                        </pic:nvPicPr>
                        <pic:blipFill>
                          <a:blip r:embed="rId115"/>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14:paraId="4F586339" w14:textId="77777777" w:rsidR="00D5148A" w:rsidRPr="005717B9" w:rsidRDefault="00D5148A" w:rsidP="00775A63">
            <w:pPr>
              <w:autoSpaceDE w:val="0"/>
              <w:autoSpaceDN w:val="0"/>
              <w:adjustRightInd w:val="0"/>
              <w:spacing w:after="0" w:line="240" w:lineRule="auto"/>
              <w:jc w:val="center"/>
              <w:rPr>
                <w:rFonts w:cstheme="minorHAnsi"/>
                <w:sz w:val="24"/>
                <w:szCs w:val="24"/>
              </w:rPr>
            </w:pPr>
          </w:p>
        </w:tc>
      </w:tr>
      <w:tr w:rsidR="00D5148A" w:rsidRPr="005717B9" w14:paraId="78B4136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BD6BD88"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831C06E" w14:textId="77777777" w:rsidR="00D5148A" w:rsidRPr="00C17FC1" w:rsidRDefault="00D5148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37B01461"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90A8D99"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24E727E9" w14:textId="77777777" w:rsidR="00D5148A" w:rsidRPr="003621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“Upload </w:t>
            </w:r>
            <w:r w:rsidR="00517181">
              <w:rPr>
                <w:rFonts w:cstheme="minorHAnsi"/>
                <w:color w:val="00000A"/>
                <w:sz w:val="24"/>
                <w:szCs w:val="24"/>
              </w:rPr>
              <w:t>Multiple choice</w:t>
            </w:r>
            <w:r>
              <w:rPr>
                <w:rFonts w:cstheme="minorHAnsi"/>
                <w:color w:val="00000A"/>
                <w:sz w:val="24"/>
                <w:szCs w:val="24"/>
              </w:rPr>
              <w:t xml:space="preserve"> Answer Questions” Link</w:t>
            </w:r>
          </w:p>
          <w:p w14:paraId="52F2DCE7" w14:textId="77777777" w:rsidR="00D5148A" w:rsidRPr="00912230"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14:paraId="4A1159CB" w14:textId="77777777" w:rsidR="00D5148A" w:rsidRPr="00912230"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14:paraId="16AE8C5A" w14:textId="77777777" w:rsidR="00D5148A" w:rsidRPr="00406EEA" w:rsidRDefault="00D5148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14:paraId="414B16BC" w14:textId="77777777" w:rsidR="00D5148A" w:rsidRPr="005717B9" w:rsidRDefault="00D5148A" w:rsidP="00775A63">
            <w:pPr>
              <w:pStyle w:val="ListParagraph"/>
              <w:autoSpaceDE w:val="0"/>
              <w:autoSpaceDN w:val="0"/>
              <w:adjustRightInd w:val="0"/>
              <w:spacing w:after="0" w:line="240" w:lineRule="auto"/>
              <w:rPr>
                <w:rFonts w:cstheme="minorHAnsi"/>
                <w:sz w:val="24"/>
                <w:szCs w:val="24"/>
              </w:rPr>
            </w:pPr>
          </w:p>
        </w:tc>
      </w:tr>
      <w:tr w:rsidR="00D5148A" w:rsidRPr="005717B9" w14:paraId="5F381BB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59EA01"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7730534" w14:textId="77777777" w:rsidR="00D5148A" w:rsidRPr="006B3A7E" w:rsidRDefault="00D5148A"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29B5165" w14:textId="77777777" w:rsidR="00D5148A" w:rsidRPr="00EC7A11" w:rsidRDefault="00D5148A" w:rsidP="00775A63">
            <w:pPr>
              <w:pStyle w:val="ListParagraph"/>
              <w:autoSpaceDE w:val="0"/>
              <w:autoSpaceDN w:val="0"/>
              <w:adjustRightInd w:val="0"/>
              <w:spacing w:after="0" w:line="240" w:lineRule="auto"/>
              <w:rPr>
                <w:rFonts w:cstheme="minorHAnsi"/>
                <w:bCs/>
                <w:sz w:val="24"/>
                <w:szCs w:val="24"/>
              </w:rPr>
            </w:pPr>
          </w:p>
          <w:p w14:paraId="1B8E3755" w14:textId="77777777" w:rsidR="00D5148A" w:rsidRPr="005717B9"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9ED6EBB" w14:textId="77777777" w:rsidR="00D5148A" w:rsidRPr="006B3A7E" w:rsidRDefault="00D5148A"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64BDC4E9" w14:textId="77777777" w:rsidR="00D5148A" w:rsidRPr="00E408A4" w:rsidRDefault="00D5148A" w:rsidP="00775A63">
            <w:pPr>
              <w:autoSpaceDE w:val="0"/>
              <w:autoSpaceDN w:val="0"/>
              <w:adjustRightInd w:val="0"/>
              <w:spacing w:after="0" w:line="240" w:lineRule="auto"/>
              <w:rPr>
                <w:rFonts w:cstheme="minorHAnsi"/>
                <w:sz w:val="24"/>
                <w:szCs w:val="24"/>
              </w:rPr>
            </w:pPr>
          </w:p>
        </w:tc>
      </w:tr>
      <w:tr w:rsidR="00D5148A" w:rsidRPr="005717B9" w14:paraId="7ACB775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68B81F0" w14:textId="77777777" w:rsidR="00D5148A" w:rsidRDefault="00D5148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31049AD9" w14:textId="77777777" w:rsidR="00D5148A" w:rsidRPr="00057746" w:rsidRDefault="00D5148A" w:rsidP="00775A63">
            <w:pPr>
              <w:autoSpaceDE w:val="0"/>
              <w:autoSpaceDN w:val="0"/>
              <w:adjustRightInd w:val="0"/>
              <w:spacing w:after="0" w:line="240" w:lineRule="auto"/>
              <w:rPr>
                <w:rFonts w:cstheme="minorHAnsi"/>
                <w:color w:val="00000A"/>
                <w:sz w:val="24"/>
                <w:szCs w:val="24"/>
              </w:rPr>
            </w:pPr>
          </w:p>
          <w:p w14:paraId="18B53553"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5148A" w:rsidRPr="005717B9" w14:paraId="52B3D4F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AEE5D4" w14:textId="77777777" w:rsidR="00D5148A" w:rsidRPr="005717B9" w:rsidRDefault="00D5148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7FD4D6F" w14:textId="77777777" w:rsidR="00D5148A" w:rsidRDefault="00D5148A" w:rsidP="00D5148A"/>
    <w:p w14:paraId="2B908F64" w14:textId="77777777" w:rsidR="0094512D" w:rsidRDefault="0024482B" w:rsidP="00746C6C">
      <w:pPr>
        <w:pStyle w:val="Heading3"/>
      </w:pPr>
      <w:bookmarkStart w:id="1838" w:name="_Toc390091891"/>
      <w:r>
        <w:lastRenderedPageBreak/>
        <w:t>3.11.16 View Available Exams</w:t>
      </w:r>
      <w:bookmarkEnd w:id="183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46C6C" w:rsidRPr="005717B9" w14:paraId="69514F6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3D9B0AA"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15B5295"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3E04C2">
              <w:rPr>
                <w:rFonts w:cstheme="minorHAnsi"/>
                <w:sz w:val="24"/>
                <w:szCs w:val="24"/>
              </w:rPr>
              <w:t>92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77BFC64"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A8E4F24"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07EBE25" w14:textId="77777777" w:rsidR="00746C6C" w:rsidRPr="005717B9" w:rsidRDefault="00746C6C" w:rsidP="00775A63">
            <w:pPr>
              <w:autoSpaceDE w:val="0"/>
              <w:autoSpaceDN w:val="0"/>
              <w:adjustRightInd w:val="0"/>
              <w:spacing w:after="0" w:line="240" w:lineRule="auto"/>
              <w:rPr>
                <w:rFonts w:cstheme="minorHAnsi"/>
                <w:sz w:val="24"/>
                <w:szCs w:val="24"/>
              </w:rPr>
            </w:pPr>
          </w:p>
        </w:tc>
      </w:tr>
      <w:tr w:rsidR="00746C6C" w:rsidRPr="005717B9" w14:paraId="020808A8"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602AEF"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75C1114"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46C6C" w:rsidRPr="005717B9" w14:paraId="4104DE9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40C716" w14:textId="77777777" w:rsidR="00746C6C" w:rsidRPr="005717B9" w:rsidRDefault="00746C6C"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1522575C" w14:textId="77777777" w:rsidR="00746C6C" w:rsidRPr="005717B9" w:rsidRDefault="00746C6C"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Examsin his course and Level</w:t>
            </w:r>
          </w:p>
          <w:p w14:paraId="617E3003" w14:textId="77777777" w:rsidR="00746C6C" w:rsidRPr="005717B9" w:rsidRDefault="00746C6C" w:rsidP="00746C6C">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take it.</w:t>
            </w:r>
          </w:p>
        </w:tc>
      </w:tr>
      <w:tr w:rsidR="00746C6C" w:rsidRPr="005717B9" w14:paraId="7266F55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DCDE09"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E3EF788" w14:textId="77777777" w:rsidR="00746C6C" w:rsidRPr="005717B9" w:rsidRDefault="00746C6C" w:rsidP="00775A63">
            <w:pPr>
              <w:autoSpaceDE w:val="0"/>
              <w:autoSpaceDN w:val="0"/>
              <w:adjustRightInd w:val="0"/>
              <w:spacing w:after="0" w:line="240" w:lineRule="auto"/>
              <w:jc w:val="center"/>
              <w:rPr>
                <w:rFonts w:cstheme="minorHAnsi"/>
                <w:b/>
                <w:bCs/>
                <w:sz w:val="24"/>
                <w:szCs w:val="24"/>
              </w:rPr>
            </w:pPr>
          </w:p>
          <w:p w14:paraId="70AAE469" w14:textId="77777777" w:rsidR="00746C6C" w:rsidRDefault="007A51B5" w:rsidP="00775A63">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3B61E4C" wp14:editId="0CB5227A">
                  <wp:extent cx="4802332" cy="3100342"/>
                  <wp:effectExtent l="19050" t="0" r="0" b="0"/>
                  <wp:docPr id="29" name="Picture 43" descr="C:\Users\melakaa\Desktop\Top Cima\New\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lakaa\Desktop\Top Cima\New\view exams.png"/>
                          <pic:cNvPicPr>
                            <a:picLocks noChangeAspect="1" noChangeArrowheads="1"/>
                          </pic:cNvPicPr>
                        </pic:nvPicPr>
                        <pic:blipFill>
                          <a:blip r:embed="rId116"/>
                          <a:srcRect/>
                          <a:stretch>
                            <a:fillRect/>
                          </a:stretch>
                        </pic:blipFill>
                        <pic:spPr bwMode="auto">
                          <a:xfrm>
                            <a:off x="0" y="0"/>
                            <a:ext cx="4802278" cy="3100307"/>
                          </a:xfrm>
                          <a:prstGeom prst="rect">
                            <a:avLst/>
                          </a:prstGeom>
                          <a:noFill/>
                          <a:ln w="9525">
                            <a:noFill/>
                            <a:miter lim="800000"/>
                            <a:headEnd/>
                            <a:tailEnd/>
                          </a:ln>
                        </pic:spPr>
                      </pic:pic>
                    </a:graphicData>
                  </a:graphic>
                </wp:inline>
              </w:drawing>
            </w:r>
          </w:p>
          <w:p w14:paraId="67097F56" w14:textId="77777777" w:rsidR="00746C6C" w:rsidRPr="00D54AD9" w:rsidRDefault="00746C6C" w:rsidP="007A51B5">
            <w:pPr>
              <w:autoSpaceDE w:val="0"/>
              <w:autoSpaceDN w:val="0"/>
              <w:adjustRightInd w:val="0"/>
              <w:spacing w:after="0" w:line="240" w:lineRule="auto"/>
              <w:jc w:val="center"/>
              <w:rPr>
                <w:rFonts w:cstheme="minorHAnsi"/>
                <w:b/>
                <w:color w:val="76923C" w:themeColor="accent3" w:themeShade="BF"/>
                <w:sz w:val="24"/>
                <w:szCs w:val="24"/>
              </w:rPr>
            </w:pPr>
          </w:p>
        </w:tc>
      </w:tr>
      <w:tr w:rsidR="00746C6C" w:rsidRPr="005717B9" w14:paraId="65BB1B6E"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2DFB292" w14:textId="77777777" w:rsidR="00746C6C"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AD27777" w14:textId="77777777" w:rsidR="008A20B6" w:rsidRPr="005717B9" w:rsidRDefault="008A20B6" w:rsidP="00775A63">
            <w:pPr>
              <w:autoSpaceDE w:val="0"/>
              <w:autoSpaceDN w:val="0"/>
              <w:adjustRightInd w:val="0"/>
              <w:spacing w:after="0" w:line="240" w:lineRule="auto"/>
              <w:rPr>
                <w:rFonts w:cstheme="minorHAnsi"/>
                <w:b/>
                <w:bCs/>
                <w:sz w:val="24"/>
                <w:szCs w:val="24"/>
              </w:rPr>
            </w:pPr>
          </w:p>
          <w:p w14:paraId="473DBD6A" w14:textId="77777777" w:rsidR="00746C6C" w:rsidRPr="005717B9" w:rsidRDefault="00746C6C"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2698534A" w14:textId="77777777" w:rsidR="00746C6C" w:rsidRPr="005717B9" w:rsidRDefault="00746C6C"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3CC0182C" w14:textId="77777777" w:rsidR="00746C6C" w:rsidRPr="0020606E" w:rsidRDefault="00746C6C" w:rsidP="0020606E">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306C251B" w14:textId="77777777" w:rsidR="00746C6C" w:rsidRPr="00B424D2" w:rsidRDefault="00746C6C" w:rsidP="00B424D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the available exams </w:t>
            </w:r>
            <w:r w:rsidR="00B424D2">
              <w:rPr>
                <w:rFonts w:cstheme="minorHAnsi"/>
                <w:color w:val="00000A"/>
                <w:sz w:val="24"/>
                <w:szCs w:val="24"/>
              </w:rPr>
              <w:t xml:space="preserve">belonging to the course and level, that the student is registered </w:t>
            </w:r>
            <w:r w:rsidR="003E04C2">
              <w:rPr>
                <w:rFonts w:cstheme="minorHAnsi"/>
                <w:color w:val="00000A"/>
                <w:sz w:val="24"/>
                <w:szCs w:val="24"/>
              </w:rPr>
              <w:t>for</w:t>
            </w:r>
            <w:r w:rsidR="00B424D2">
              <w:rPr>
                <w:rFonts w:cstheme="minorHAnsi"/>
                <w:color w:val="00000A"/>
                <w:sz w:val="24"/>
                <w:szCs w:val="24"/>
              </w:rPr>
              <w:t>.</w:t>
            </w:r>
          </w:p>
          <w:p w14:paraId="3FD83D79" w14:textId="77777777" w:rsidR="00B424D2" w:rsidRPr="005717B9" w:rsidRDefault="00B424D2" w:rsidP="00B54260">
            <w:pPr>
              <w:pStyle w:val="ListParagraph"/>
              <w:autoSpaceDE w:val="0"/>
              <w:autoSpaceDN w:val="0"/>
              <w:adjustRightInd w:val="0"/>
              <w:spacing w:after="0" w:line="240" w:lineRule="auto"/>
              <w:rPr>
                <w:rFonts w:cstheme="minorHAnsi"/>
                <w:sz w:val="24"/>
                <w:szCs w:val="24"/>
              </w:rPr>
            </w:pPr>
          </w:p>
        </w:tc>
      </w:tr>
      <w:tr w:rsidR="00746C6C" w:rsidRPr="005717B9" w14:paraId="614A070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61827F2"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7C158B6" w14:textId="77777777" w:rsidR="00746C6C" w:rsidRPr="005717B9" w:rsidRDefault="00746C6C" w:rsidP="00775A63">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4F752A3D" w14:textId="77777777" w:rsidR="00746C6C" w:rsidRPr="005717B9" w:rsidRDefault="00746C6C" w:rsidP="00775A63">
            <w:pPr>
              <w:autoSpaceDE w:val="0"/>
              <w:autoSpaceDN w:val="0"/>
              <w:adjustRightInd w:val="0"/>
              <w:spacing w:after="0" w:line="240" w:lineRule="auto"/>
              <w:rPr>
                <w:rFonts w:cstheme="minorHAnsi"/>
                <w:b/>
                <w:bCs/>
                <w:sz w:val="24"/>
                <w:szCs w:val="24"/>
              </w:rPr>
            </w:pPr>
          </w:p>
          <w:p w14:paraId="5CE24432" w14:textId="77777777" w:rsidR="00746C6C" w:rsidRPr="005717B9" w:rsidRDefault="00746C6C"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F5F0A6D" w14:textId="77777777" w:rsidR="00746C6C" w:rsidRPr="005717B9" w:rsidRDefault="00746C6C"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C1FF6C1" w14:textId="77777777" w:rsidR="00746C6C" w:rsidRPr="005717B9" w:rsidRDefault="00746C6C" w:rsidP="00775A63">
            <w:pPr>
              <w:pStyle w:val="ListParagraph"/>
              <w:autoSpaceDE w:val="0"/>
              <w:autoSpaceDN w:val="0"/>
              <w:adjustRightInd w:val="0"/>
              <w:spacing w:after="0" w:line="240" w:lineRule="auto"/>
              <w:rPr>
                <w:rFonts w:cstheme="minorHAnsi"/>
                <w:sz w:val="24"/>
                <w:szCs w:val="24"/>
              </w:rPr>
            </w:pPr>
          </w:p>
        </w:tc>
      </w:tr>
      <w:tr w:rsidR="00746C6C" w:rsidRPr="005717B9" w14:paraId="41C1A12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FC8B3B" w14:textId="77777777" w:rsidR="00746C6C" w:rsidRDefault="00746C6C" w:rsidP="00775A6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14:paraId="467641A8"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46C6C" w:rsidRPr="005717B9" w14:paraId="0953F5E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C50F857" w14:textId="77777777" w:rsidR="00746C6C" w:rsidRPr="005717B9" w:rsidRDefault="00746C6C"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50D5FA7" w14:textId="77777777" w:rsidR="0094512D" w:rsidRDefault="009E0A91" w:rsidP="00A31024">
      <w:pPr>
        <w:pStyle w:val="Heading3"/>
      </w:pPr>
      <w:bookmarkStart w:id="1839" w:name="_Toc390091892"/>
      <w:r>
        <w:lastRenderedPageBreak/>
        <w:t>3.11.17 View Sample papers</w:t>
      </w:r>
      <w:bookmarkEnd w:id="183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1024" w:rsidRPr="005717B9" w14:paraId="5787B6B0"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D1B877A"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42905E6"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4D41355"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6F6885D"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AD9FB3A" w14:textId="77777777" w:rsidR="00A31024" w:rsidRPr="005717B9" w:rsidRDefault="00A31024" w:rsidP="00775A63">
            <w:pPr>
              <w:autoSpaceDE w:val="0"/>
              <w:autoSpaceDN w:val="0"/>
              <w:adjustRightInd w:val="0"/>
              <w:spacing w:after="0" w:line="240" w:lineRule="auto"/>
              <w:rPr>
                <w:rFonts w:cstheme="minorHAnsi"/>
                <w:sz w:val="24"/>
                <w:szCs w:val="24"/>
              </w:rPr>
            </w:pPr>
          </w:p>
        </w:tc>
      </w:tr>
      <w:tr w:rsidR="00A31024" w:rsidRPr="005717B9" w14:paraId="2E4B6C6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C7856E1"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FA9C083"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1024" w:rsidRPr="005717B9" w14:paraId="179B991B"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E8BA822" w14:textId="77777777" w:rsidR="00A31024" w:rsidRPr="005717B9" w:rsidRDefault="00A3102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Un-Registered</w:t>
            </w:r>
            <w:r w:rsidRPr="005717B9">
              <w:rPr>
                <w:rFonts w:cstheme="minorHAnsi"/>
                <w:color w:val="00000A"/>
                <w:sz w:val="24"/>
                <w:szCs w:val="24"/>
              </w:rPr>
              <w:t xml:space="preserve"> student</w:t>
            </w:r>
            <w:r w:rsidR="0008267D">
              <w:rPr>
                <w:rFonts w:cstheme="minorHAnsi"/>
                <w:color w:val="00000A"/>
                <w:sz w:val="24"/>
                <w:szCs w:val="24"/>
              </w:rPr>
              <w:t>/Registered Student</w:t>
            </w:r>
          </w:p>
          <w:p w14:paraId="6EBDD09A" w14:textId="77777777" w:rsidR="00A31024" w:rsidRPr="005717B9" w:rsidRDefault="00A31024"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670C01">
              <w:rPr>
                <w:rFonts w:cstheme="minorHAnsi"/>
                <w:color w:val="00000A"/>
                <w:sz w:val="24"/>
                <w:szCs w:val="24"/>
              </w:rPr>
              <w:t>View the sample papers that are offered.</w:t>
            </w:r>
          </w:p>
          <w:p w14:paraId="02F8A341" w14:textId="77777777" w:rsidR="00A31024" w:rsidRPr="005717B9" w:rsidRDefault="00A31024" w:rsidP="00BD4B5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w:t>
            </w:r>
            <w:r w:rsidR="00BD4B51">
              <w:rPr>
                <w:rFonts w:cstheme="minorHAnsi"/>
                <w:color w:val="00000A"/>
                <w:sz w:val="24"/>
                <w:szCs w:val="24"/>
              </w:rPr>
              <w:t>view the sample.</w:t>
            </w:r>
          </w:p>
        </w:tc>
      </w:tr>
      <w:tr w:rsidR="00A31024" w:rsidRPr="005717B9" w14:paraId="032C3F3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74D65E5"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F4ADECD" w14:textId="77777777" w:rsidR="00A31024" w:rsidRPr="005717B9" w:rsidRDefault="00A31024" w:rsidP="00775A63">
            <w:pPr>
              <w:autoSpaceDE w:val="0"/>
              <w:autoSpaceDN w:val="0"/>
              <w:adjustRightInd w:val="0"/>
              <w:spacing w:after="0" w:line="240" w:lineRule="auto"/>
              <w:jc w:val="center"/>
              <w:rPr>
                <w:rFonts w:cstheme="minorHAnsi"/>
                <w:b/>
                <w:bCs/>
                <w:sz w:val="24"/>
                <w:szCs w:val="24"/>
              </w:rPr>
            </w:pPr>
          </w:p>
          <w:p w14:paraId="76524BCA" w14:textId="77777777" w:rsidR="00A31024" w:rsidRDefault="003B7C84" w:rsidP="00775A63">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BF86622" wp14:editId="2372E897">
                  <wp:extent cx="5701940" cy="3835730"/>
                  <wp:effectExtent l="19050" t="0" r="0" b="0"/>
                  <wp:docPr id="51" name="Picture 45" descr="C:\Users\melakaa\Desktop\Top Cima\New\view sample 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New\view sample papers.png"/>
                          <pic:cNvPicPr>
                            <a:picLocks noChangeAspect="1" noChangeArrowheads="1"/>
                          </pic:cNvPicPr>
                        </pic:nvPicPr>
                        <pic:blipFill>
                          <a:blip r:embed="rId17"/>
                          <a:srcRect/>
                          <a:stretch>
                            <a:fillRect/>
                          </a:stretch>
                        </pic:blipFill>
                        <pic:spPr bwMode="auto">
                          <a:xfrm>
                            <a:off x="0" y="0"/>
                            <a:ext cx="5713763" cy="3843684"/>
                          </a:xfrm>
                          <a:prstGeom prst="rect">
                            <a:avLst/>
                          </a:prstGeom>
                          <a:noFill/>
                          <a:ln w="9525">
                            <a:noFill/>
                            <a:miter lim="800000"/>
                            <a:headEnd/>
                            <a:tailEnd/>
                          </a:ln>
                        </pic:spPr>
                      </pic:pic>
                    </a:graphicData>
                  </a:graphic>
                </wp:inline>
              </w:drawing>
            </w:r>
          </w:p>
          <w:p w14:paraId="4E32852F" w14:textId="77777777" w:rsidR="00A31024" w:rsidRPr="00D54AD9" w:rsidRDefault="00A31024" w:rsidP="00775A63">
            <w:pPr>
              <w:autoSpaceDE w:val="0"/>
              <w:autoSpaceDN w:val="0"/>
              <w:adjustRightInd w:val="0"/>
              <w:spacing w:after="0" w:line="240" w:lineRule="auto"/>
              <w:jc w:val="center"/>
              <w:rPr>
                <w:rFonts w:cstheme="minorHAnsi"/>
                <w:b/>
                <w:color w:val="76923C" w:themeColor="accent3" w:themeShade="BF"/>
                <w:sz w:val="24"/>
                <w:szCs w:val="24"/>
              </w:rPr>
            </w:pPr>
          </w:p>
        </w:tc>
      </w:tr>
      <w:tr w:rsidR="00A31024" w:rsidRPr="005717B9" w14:paraId="5AE3A0E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38193A4"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D09EE0C" w14:textId="77777777" w:rsidR="00A31024" w:rsidRPr="005717B9" w:rsidRDefault="00A31024" w:rsidP="00775A63">
            <w:pPr>
              <w:autoSpaceDE w:val="0"/>
              <w:autoSpaceDN w:val="0"/>
              <w:adjustRightInd w:val="0"/>
              <w:spacing w:after="0" w:line="240" w:lineRule="auto"/>
              <w:rPr>
                <w:rFonts w:cstheme="minorHAnsi"/>
                <w:sz w:val="24"/>
                <w:szCs w:val="24"/>
              </w:rPr>
            </w:pPr>
          </w:p>
          <w:p w14:paraId="70FE0950"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w:t>
            </w:r>
          </w:p>
          <w:p w14:paraId="5CB842CA" w14:textId="77777777" w:rsidR="00A31024" w:rsidRPr="005717B9" w:rsidRDefault="00A31024"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23E71B9F"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741B6D3D" w14:textId="77777777" w:rsidR="00A31024" w:rsidRPr="00990989" w:rsidRDefault="00A31024"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Student will </w:t>
            </w:r>
            <w:r>
              <w:rPr>
                <w:rFonts w:cstheme="minorHAnsi"/>
                <w:color w:val="00000A"/>
                <w:sz w:val="24"/>
                <w:szCs w:val="24"/>
              </w:rPr>
              <w:t>be shown the available courses as tabs.</w:t>
            </w:r>
          </w:p>
          <w:p w14:paraId="5B3AAC21" w14:textId="77777777" w:rsidR="00A31024" w:rsidRPr="00B424D2" w:rsidRDefault="00A31024"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the available exams belonging to </w:t>
            </w:r>
            <w:r w:rsidR="00EC120A">
              <w:rPr>
                <w:rFonts w:cstheme="minorHAnsi"/>
                <w:color w:val="00000A"/>
                <w:sz w:val="24"/>
                <w:szCs w:val="24"/>
              </w:rPr>
              <w:t>all the courses and all the levels.</w:t>
            </w:r>
          </w:p>
          <w:p w14:paraId="74EA4846" w14:textId="77777777" w:rsidR="00A31024" w:rsidRPr="005717B9" w:rsidRDefault="00A31024" w:rsidP="00775A63">
            <w:pPr>
              <w:pStyle w:val="ListParagraph"/>
              <w:autoSpaceDE w:val="0"/>
              <w:autoSpaceDN w:val="0"/>
              <w:adjustRightInd w:val="0"/>
              <w:spacing w:after="0" w:line="240" w:lineRule="auto"/>
              <w:rPr>
                <w:rFonts w:cstheme="minorHAnsi"/>
                <w:sz w:val="24"/>
                <w:szCs w:val="24"/>
              </w:rPr>
            </w:pPr>
          </w:p>
        </w:tc>
      </w:tr>
      <w:tr w:rsidR="00A31024" w:rsidRPr="005717B9" w14:paraId="58E11369"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9A0F1AB"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E6423F5" w14:textId="77777777" w:rsidR="00A31024" w:rsidRPr="005717B9" w:rsidRDefault="00A31024" w:rsidP="00775A63">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42C44AFD" w14:textId="77777777" w:rsidR="00A31024" w:rsidRPr="005717B9" w:rsidRDefault="00A31024" w:rsidP="00775A63">
            <w:pPr>
              <w:autoSpaceDE w:val="0"/>
              <w:autoSpaceDN w:val="0"/>
              <w:adjustRightInd w:val="0"/>
              <w:spacing w:after="0" w:line="240" w:lineRule="auto"/>
              <w:rPr>
                <w:rFonts w:cstheme="minorHAnsi"/>
                <w:b/>
                <w:bCs/>
                <w:sz w:val="24"/>
                <w:szCs w:val="24"/>
              </w:rPr>
            </w:pPr>
          </w:p>
          <w:p w14:paraId="7F7DB5B5" w14:textId="77777777" w:rsidR="00A31024" w:rsidRPr="005717B9" w:rsidRDefault="00A31024"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4B0CCE1" w14:textId="77777777" w:rsidR="00A31024" w:rsidRPr="005717B9" w:rsidRDefault="00A31024"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14:paraId="5DB08B69" w14:textId="77777777" w:rsidR="00A31024" w:rsidRPr="005717B9" w:rsidRDefault="00A31024" w:rsidP="00775A63">
            <w:pPr>
              <w:pStyle w:val="ListParagraph"/>
              <w:autoSpaceDE w:val="0"/>
              <w:autoSpaceDN w:val="0"/>
              <w:adjustRightInd w:val="0"/>
              <w:spacing w:after="0" w:line="240" w:lineRule="auto"/>
              <w:rPr>
                <w:rFonts w:cstheme="minorHAnsi"/>
                <w:sz w:val="24"/>
                <w:szCs w:val="24"/>
              </w:rPr>
            </w:pPr>
          </w:p>
        </w:tc>
      </w:tr>
      <w:tr w:rsidR="00A31024" w:rsidRPr="005717B9" w14:paraId="4168F04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B27BEF" w14:textId="77777777" w:rsidR="00A31024" w:rsidRDefault="00A31024" w:rsidP="00775A6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14:paraId="53496307"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1024" w:rsidRPr="005717B9" w14:paraId="4009F54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D629AE" w14:textId="77777777" w:rsidR="00A31024" w:rsidRPr="005717B9" w:rsidRDefault="00A31024"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591311AF" w14:textId="77777777" w:rsidR="0094512D" w:rsidRDefault="0094512D" w:rsidP="00D1787E"/>
    <w:p w14:paraId="4B9A5A90" w14:textId="77777777" w:rsidR="0094512D" w:rsidRDefault="0094512D" w:rsidP="00D1787E"/>
    <w:p w14:paraId="7B91270B" w14:textId="77777777" w:rsidR="0094512D" w:rsidRDefault="0094512D" w:rsidP="00D1787E"/>
    <w:p w14:paraId="0A93BDF2" w14:textId="77777777" w:rsidR="0008267D" w:rsidRDefault="0008267D" w:rsidP="00D1787E"/>
    <w:p w14:paraId="60EAA496" w14:textId="77777777" w:rsidR="0008267D" w:rsidRDefault="0008267D" w:rsidP="00D1787E"/>
    <w:p w14:paraId="24B8E6C2" w14:textId="77777777" w:rsidR="0008267D" w:rsidRDefault="0008267D" w:rsidP="00D1787E"/>
    <w:p w14:paraId="64797944" w14:textId="77777777" w:rsidR="0008267D" w:rsidRDefault="0008267D" w:rsidP="00D1787E"/>
    <w:p w14:paraId="232E08E9" w14:textId="77777777" w:rsidR="0008267D" w:rsidRDefault="0008267D" w:rsidP="00D1787E"/>
    <w:p w14:paraId="38189901" w14:textId="77777777" w:rsidR="0008267D" w:rsidRDefault="0008267D" w:rsidP="00D1787E"/>
    <w:p w14:paraId="22B28458" w14:textId="77777777" w:rsidR="0008267D" w:rsidRDefault="0008267D" w:rsidP="00D1787E"/>
    <w:p w14:paraId="358BFAA9" w14:textId="77777777" w:rsidR="0008267D" w:rsidRDefault="0008267D" w:rsidP="00D1787E"/>
    <w:p w14:paraId="561C054D" w14:textId="77777777" w:rsidR="0008267D" w:rsidRDefault="0008267D" w:rsidP="00D1787E"/>
    <w:p w14:paraId="0C0447FF" w14:textId="77777777" w:rsidR="0008267D" w:rsidRDefault="0008267D" w:rsidP="00D1787E"/>
    <w:p w14:paraId="1B4AC021" w14:textId="77777777" w:rsidR="0008267D" w:rsidRDefault="0008267D" w:rsidP="00D1787E"/>
    <w:p w14:paraId="1DB97833" w14:textId="77777777" w:rsidR="0008267D" w:rsidRDefault="0008267D" w:rsidP="00D1787E"/>
    <w:p w14:paraId="6F44F791" w14:textId="77777777" w:rsidR="0008267D" w:rsidRDefault="0008267D" w:rsidP="00D1787E"/>
    <w:p w14:paraId="43DA7AF9" w14:textId="77777777" w:rsidR="0008267D" w:rsidRDefault="0008267D" w:rsidP="00D1787E"/>
    <w:p w14:paraId="2FAC81B1" w14:textId="77777777" w:rsidR="0008267D" w:rsidRDefault="0008267D" w:rsidP="00D1787E"/>
    <w:p w14:paraId="07F837F9" w14:textId="77777777" w:rsidR="0008267D" w:rsidRDefault="0008267D" w:rsidP="00D1787E"/>
    <w:p w14:paraId="588808AC" w14:textId="77777777" w:rsidR="0008267D" w:rsidRDefault="0008267D" w:rsidP="00D1787E"/>
    <w:p w14:paraId="75C197AE" w14:textId="77777777" w:rsidR="0008267D" w:rsidRDefault="0008267D" w:rsidP="00D1787E"/>
    <w:p w14:paraId="1EE4EF51" w14:textId="77777777" w:rsidR="0008267D" w:rsidRDefault="0008267D" w:rsidP="00D1787E"/>
    <w:p w14:paraId="4FBDA8B4" w14:textId="77777777" w:rsidR="0008267D" w:rsidRDefault="0008267D" w:rsidP="0008267D">
      <w:pPr>
        <w:pStyle w:val="Heading3"/>
      </w:pPr>
      <w:bookmarkStart w:id="1840" w:name="_Toc390091893"/>
      <w:r>
        <w:lastRenderedPageBreak/>
        <w:t>3.11.18 Exclude Question from the Dynamically Generated Exam</w:t>
      </w:r>
      <w:bookmarkEnd w:id="184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71715" w:rsidRPr="005717B9" w14:paraId="371B4D7C"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9FDD6A9"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20DFFE"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US_0</w:t>
            </w:r>
            <w:r w:rsidR="0052728F">
              <w:rPr>
                <w:rFonts w:cstheme="minorHAnsi"/>
                <w:sz w:val="24"/>
                <w:szCs w:val="24"/>
              </w:rPr>
              <w:t>94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A3E01DE"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7DA7F61"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455B55C"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2CA44B45"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D785754"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7CBAFDB7"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71715" w:rsidRPr="005717B9" w14:paraId="3CD77806"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5E85E39" w14:textId="77777777" w:rsidR="00071715" w:rsidRPr="005717B9" w:rsidRDefault="00071715"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2E73877A" w14:textId="77777777" w:rsidR="00071715" w:rsidRPr="00071715" w:rsidRDefault="00071715" w:rsidP="00071715">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I want to :have an option to exclude a question from the dynamically generated papers</w:t>
            </w:r>
          </w:p>
          <w:p w14:paraId="212113D6" w14:textId="77777777" w:rsidR="00071715" w:rsidRPr="00071715" w:rsidRDefault="00071715" w:rsidP="00071715">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So that I can : Make those questions appear more on the other types of papers.</w:t>
            </w:r>
          </w:p>
          <w:p w14:paraId="0D02BB48"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596638C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12440DE" w14:textId="77777777" w:rsidR="00071715"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6D95173" w14:textId="77777777" w:rsidR="00071715" w:rsidRDefault="00071715" w:rsidP="00775A63">
            <w:pPr>
              <w:autoSpaceDE w:val="0"/>
              <w:autoSpaceDN w:val="0"/>
              <w:adjustRightInd w:val="0"/>
              <w:spacing w:after="0" w:line="240" w:lineRule="auto"/>
              <w:rPr>
                <w:rFonts w:cstheme="minorHAnsi"/>
                <w:b/>
                <w:bCs/>
                <w:sz w:val="24"/>
                <w:szCs w:val="24"/>
              </w:rPr>
            </w:pPr>
          </w:p>
          <w:p w14:paraId="6A168995" w14:textId="77777777" w:rsidR="000A496E" w:rsidRPr="005717B9" w:rsidRDefault="000A496E" w:rsidP="000A496E">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A51B237" wp14:editId="7B2E94C9">
                  <wp:extent cx="4145455" cy="5795159"/>
                  <wp:effectExtent l="19050" t="0" r="7445" b="0"/>
                  <wp:docPr id="63" name="Picture 50" descr="C:\Users\melakaa\Desktop\Top Cima\New\create exam 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elakaa\Desktop\Top Cima\New\create exam exclude.png"/>
                          <pic:cNvPicPr>
                            <a:picLocks noChangeAspect="1" noChangeArrowheads="1"/>
                          </pic:cNvPicPr>
                        </pic:nvPicPr>
                        <pic:blipFill>
                          <a:blip r:embed="rId117"/>
                          <a:srcRect/>
                          <a:stretch>
                            <a:fillRect/>
                          </a:stretch>
                        </pic:blipFill>
                        <pic:spPr bwMode="auto">
                          <a:xfrm>
                            <a:off x="0" y="0"/>
                            <a:ext cx="4145290" cy="5794928"/>
                          </a:xfrm>
                          <a:prstGeom prst="rect">
                            <a:avLst/>
                          </a:prstGeom>
                          <a:noFill/>
                          <a:ln w="9525">
                            <a:noFill/>
                            <a:miter lim="800000"/>
                            <a:headEnd/>
                            <a:tailEnd/>
                          </a:ln>
                        </pic:spPr>
                      </pic:pic>
                    </a:graphicData>
                  </a:graphic>
                </wp:inline>
              </w:drawing>
            </w:r>
          </w:p>
          <w:p w14:paraId="7DA90D0A" w14:textId="77777777" w:rsidR="00071715" w:rsidRPr="005717B9" w:rsidRDefault="00071715" w:rsidP="00775A63">
            <w:pPr>
              <w:autoSpaceDE w:val="0"/>
              <w:autoSpaceDN w:val="0"/>
              <w:adjustRightInd w:val="0"/>
              <w:spacing w:after="0" w:line="240" w:lineRule="auto"/>
              <w:rPr>
                <w:rFonts w:cstheme="minorHAnsi"/>
                <w:sz w:val="24"/>
                <w:szCs w:val="24"/>
              </w:rPr>
            </w:pPr>
          </w:p>
        </w:tc>
      </w:tr>
      <w:tr w:rsidR="00071715" w:rsidRPr="005717B9" w14:paraId="39A16DC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19C5BB2"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67680C0" w14:textId="77777777" w:rsidR="00071715" w:rsidRPr="00C17FC1" w:rsidRDefault="00071715"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B360B5C"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35E9872"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6F0B26F3" w14:textId="77777777" w:rsidR="00071715" w:rsidRPr="003621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19E23ACE" w14:textId="77777777" w:rsidR="00071715" w:rsidRPr="0042333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16F6B480" w14:textId="77777777" w:rsidR="00071715" w:rsidRPr="0042333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117746CE" w14:textId="77777777" w:rsidR="00071715" w:rsidRPr="005B5CF6"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27E3F812"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6FB09CF5" w14:textId="77777777" w:rsidR="00071715" w:rsidRPr="00A4191F" w:rsidRDefault="00071715" w:rsidP="000A496E">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r w:rsidR="000A496E">
              <w:rPr>
                <w:rFonts w:cstheme="minorHAnsi"/>
                <w:sz w:val="24"/>
                <w:szCs w:val="24"/>
              </w:rPr>
              <w:t>.</w:t>
            </w:r>
          </w:p>
          <w:p w14:paraId="65825BB6"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550546EF" w14:textId="77777777" w:rsidR="00071715"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467F154B" w14:textId="77777777" w:rsidR="000A496E" w:rsidRPr="000A496E" w:rsidRDefault="000A496E" w:rsidP="000A496E">
            <w:pPr>
              <w:pStyle w:val="ListParagraph"/>
              <w:numPr>
                <w:ilvl w:val="0"/>
                <w:numId w:val="10"/>
              </w:numPr>
              <w:autoSpaceDE w:val="0"/>
              <w:autoSpaceDN w:val="0"/>
              <w:adjustRightInd w:val="0"/>
              <w:spacing w:after="0" w:line="240" w:lineRule="auto"/>
              <w:rPr>
                <w:rFonts w:cstheme="minorHAnsi"/>
                <w:sz w:val="24"/>
                <w:szCs w:val="24"/>
              </w:rPr>
            </w:pPr>
            <w:r w:rsidRPr="000A496E">
              <w:rPr>
                <w:rFonts w:cstheme="minorHAnsi"/>
                <w:sz w:val="24"/>
                <w:szCs w:val="24"/>
              </w:rPr>
              <w:t xml:space="preserve">Admin will select the checkbox saying </w:t>
            </w:r>
            <w:r w:rsidRPr="000A496E">
              <w:rPr>
                <w:rFonts w:ascii="Calibri" w:hAnsi="Calibri" w:cs="Calibri"/>
                <w:b/>
                <w:bCs/>
                <w:color w:val="000000"/>
                <w:sz w:val="24"/>
                <w:szCs w:val="24"/>
              </w:rPr>
              <w:t>Exclude Question from Question Bank Exam</w:t>
            </w:r>
            <w:r>
              <w:rPr>
                <w:rFonts w:ascii="Calibri" w:hAnsi="Calibri" w:cs="Calibri"/>
                <w:b/>
                <w:bCs/>
                <w:color w:val="000000"/>
                <w:sz w:val="24"/>
                <w:szCs w:val="24"/>
              </w:rPr>
              <w:t>”</w:t>
            </w:r>
          </w:p>
          <w:p w14:paraId="1460A941" w14:textId="77777777" w:rsidR="00071715" w:rsidRPr="00406EEA" w:rsidRDefault="00071715"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14:paraId="5B49CF45" w14:textId="77777777" w:rsidR="00071715" w:rsidRPr="005717B9" w:rsidRDefault="00071715" w:rsidP="00775A63">
            <w:pPr>
              <w:pStyle w:val="ListParagraph"/>
              <w:autoSpaceDE w:val="0"/>
              <w:autoSpaceDN w:val="0"/>
              <w:adjustRightInd w:val="0"/>
              <w:spacing w:after="0" w:line="240" w:lineRule="auto"/>
              <w:rPr>
                <w:rFonts w:cstheme="minorHAnsi"/>
                <w:sz w:val="24"/>
                <w:szCs w:val="24"/>
              </w:rPr>
            </w:pPr>
          </w:p>
        </w:tc>
      </w:tr>
      <w:tr w:rsidR="00071715" w:rsidRPr="005717B9" w14:paraId="11C2D740"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FDFBE3"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14:paraId="2AB4DF99" w14:textId="77777777" w:rsidR="00071715" w:rsidRPr="006B3A7E" w:rsidRDefault="00071715" w:rsidP="00775A6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7F2C9E5" w14:textId="77777777" w:rsidR="00071715" w:rsidRPr="00EC7A11" w:rsidRDefault="00071715" w:rsidP="00775A63">
            <w:pPr>
              <w:pStyle w:val="ListParagraph"/>
              <w:autoSpaceDE w:val="0"/>
              <w:autoSpaceDN w:val="0"/>
              <w:adjustRightInd w:val="0"/>
              <w:spacing w:after="0" w:line="240" w:lineRule="auto"/>
              <w:rPr>
                <w:rFonts w:cstheme="minorHAnsi"/>
                <w:bCs/>
                <w:sz w:val="24"/>
                <w:szCs w:val="24"/>
              </w:rPr>
            </w:pPr>
          </w:p>
          <w:p w14:paraId="38384F50" w14:textId="77777777" w:rsidR="00071715" w:rsidRPr="005717B9"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3478EB2" w14:textId="77777777" w:rsidR="00071715" w:rsidRPr="006B3A7E" w:rsidRDefault="00071715" w:rsidP="00775A6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B3A2C50" w14:textId="77777777" w:rsidR="00071715" w:rsidRPr="00E408A4" w:rsidRDefault="00071715" w:rsidP="00775A63">
            <w:pPr>
              <w:autoSpaceDE w:val="0"/>
              <w:autoSpaceDN w:val="0"/>
              <w:adjustRightInd w:val="0"/>
              <w:spacing w:after="0" w:line="240" w:lineRule="auto"/>
              <w:rPr>
                <w:rFonts w:cstheme="minorHAnsi"/>
                <w:sz w:val="24"/>
                <w:szCs w:val="24"/>
              </w:rPr>
            </w:pPr>
          </w:p>
        </w:tc>
      </w:tr>
      <w:tr w:rsidR="00071715" w:rsidRPr="005717B9" w14:paraId="7C1119A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C87216" w14:textId="77777777" w:rsidR="00071715" w:rsidRDefault="00071715"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76CDACE6" w14:textId="77777777" w:rsidR="00071715" w:rsidRPr="003B7F8E" w:rsidRDefault="00071715" w:rsidP="003B7F8E">
            <w:pPr>
              <w:autoSpaceDE w:val="0"/>
              <w:autoSpaceDN w:val="0"/>
              <w:adjustRightInd w:val="0"/>
              <w:spacing w:after="0" w:line="240" w:lineRule="auto"/>
              <w:rPr>
                <w:rFonts w:cstheme="minorHAnsi"/>
                <w:color w:val="00000A"/>
                <w:sz w:val="24"/>
                <w:szCs w:val="24"/>
              </w:rPr>
            </w:pPr>
          </w:p>
          <w:p w14:paraId="4B6EFDF2"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71715" w:rsidRPr="005717B9" w14:paraId="2D7E940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7114B32" w14:textId="77777777" w:rsidR="00071715" w:rsidRPr="005717B9" w:rsidRDefault="00071715"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C00D835" w14:textId="77777777" w:rsidR="0008267D" w:rsidRDefault="0008267D" w:rsidP="00D1787E"/>
    <w:p w14:paraId="77734E08" w14:textId="77777777" w:rsidR="0008267D" w:rsidRDefault="0008267D" w:rsidP="00D1787E"/>
    <w:p w14:paraId="1D856E96" w14:textId="77777777" w:rsidR="0008267D" w:rsidRDefault="0008267D" w:rsidP="00D1787E"/>
    <w:p w14:paraId="22F036B4" w14:textId="77777777" w:rsidR="0008267D" w:rsidRDefault="0008267D" w:rsidP="00D1787E"/>
    <w:p w14:paraId="746F526E" w14:textId="77777777" w:rsidR="0008267D" w:rsidRDefault="0008267D" w:rsidP="00D1787E"/>
    <w:p w14:paraId="6DBA4B42" w14:textId="77777777" w:rsidR="0008267D" w:rsidRDefault="0008267D" w:rsidP="00D1787E"/>
    <w:p w14:paraId="1EE60236" w14:textId="77777777" w:rsidR="0008267D" w:rsidRDefault="0008267D" w:rsidP="00D1787E"/>
    <w:p w14:paraId="78EFA65C" w14:textId="77777777" w:rsidR="0008267D" w:rsidRDefault="0008267D" w:rsidP="00D1787E"/>
    <w:p w14:paraId="1CCE01F9" w14:textId="77777777" w:rsidR="0008267D" w:rsidRDefault="0008267D" w:rsidP="00D1787E"/>
    <w:p w14:paraId="262E6C53" w14:textId="77777777" w:rsidR="0008267D" w:rsidRDefault="0070249D" w:rsidP="0070249D">
      <w:pPr>
        <w:pStyle w:val="Heading3"/>
      </w:pPr>
      <w:bookmarkStart w:id="1841" w:name="_Toc390091894"/>
      <w:r>
        <w:lastRenderedPageBreak/>
        <w:t>3.11.19 Show Exams Taken In Student Profile</w:t>
      </w:r>
      <w:bookmarkEnd w:id="184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66441" w:rsidRPr="005717B9" w14:paraId="7999C70F"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DFE6ED6"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4EEFAE9" w14:textId="77777777" w:rsidR="00266441" w:rsidRPr="005717B9" w:rsidRDefault="00D908A0" w:rsidP="00775A63">
            <w:pPr>
              <w:autoSpaceDE w:val="0"/>
              <w:autoSpaceDN w:val="0"/>
              <w:adjustRightInd w:val="0"/>
              <w:spacing w:after="0" w:line="240" w:lineRule="auto"/>
              <w:rPr>
                <w:rFonts w:cstheme="minorHAnsi"/>
                <w:sz w:val="24"/>
                <w:szCs w:val="24"/>
              </w:rPr>
            </w:pPr>
            <w:r>
              <w:rPr>
                <w:rFonts w:cstheme="minorHAnsi"/>
                <w:sz w:val="24"/>
                <w:szCs w:val="24"/>
              </w:rPr>
              <w:t>US_095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1C7716"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2117AE8"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3A4F00B"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3B57F9A3"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B768E53"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E3ED401"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66441" w:rsidRPr="005717B9" w14:paraId="56CA0A1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10C2CC"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530DEB1E"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p>
          <w:p w14:paraId="5801C406" w14:textId="77777777" w:rsidR="00266441" w:rsidRPr="005717B9" w:rsidRDefault="00266441" w:rsidP="0026644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Have an analysis of my history in the course</w:t>
            </w:r>
          </w:p>
        </w:tc>
      </w:tr>
      <w:tr w:rsidR="00266441" w:rsidRPr="005717B9" w14:paraId="5ADAB7A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F32F57"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F6BDB8B" w14:textId="77777777" w:rsidR="00266441" w:rsidRPr="005717B9" w:rsidRDefault="00E0495F" w:rsidP="00775A6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50ED4B0" wp14:editId="65022C8B">
                  <wp:extent cx="5347106" cy="2861953"/>
                  <wp:effectExtent l="19050" t="0" r="5944" b="0"/>
                  <wp:docPr id="67" name="Picture 51" descr="C:\Users\melakaa\Desktop\Top Cima\New\exams taken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New\exams taken in profile.png"/>
                          <pic:cNvPicPr>
                            <a:picLocks noChangeAspect="1" noChangeArrowheads="1"/>
                          </pic:cNvPicPr>
                        </pic:nvPicPr>
                        <pic:blipFill>
                          <a:blip r:embed="rId118"/>
                          <a:srcRect/>
                          <a:stretch>
                            <a:fillRect/>
                          </a:stretch>
                        </pic:blipFill>
                        <pic:spPr bwMode="auto">
                          <a:xfrm>
                            <a:off x="0" y="0"/>
                            <a:ext cx="5347595" cy="2862215"/>
                          </a:xfrm>
                          <a:prstGeom prst="rect">
                            <a:avLst/>
                          </a:prstGeom>
                          <a:noFill/>
                          <a:ln w="9525">
                            <a:noFill/>
                            <a:miter lim="800000"/>
                            <a:headEnd/>
                            <a:tailEnd/>
                          </a:ln>
                        </pic:spPr>
                      </pic:pic>
                    </a:graphicData>
                  </a:graphic>
                </wp:inline>
              </w:drawing>
            </w:r>
          </w:p>
          <w:p w14:paraId="77D25383"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3BD5085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3C3A330"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3581A0A"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75EBD4E9" w14:textId="77777777" w:rsidR="00266441" w:rsidRPr="005717B9"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7353E255"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741EC219" w14:textId="77777777" w:rsidR="00266441" w:rsidRPr="005717B9"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5B093696"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0B7FFBED" w14:textId="77777777" w:rsidR="00266441" w:rsidRDefault="00266441"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47F067FF" w14:textId="77777777" w:rsidR="00E0495F" w:rsidRDefault="00E0495F" w:rsidP="00E0495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w:t>
            </w:r>
            <w:r w:rsidR="00716080">
              <w:rPr>
                <w:rFonts w:cstheme="minorHAnsi"/>
                <w:color w:val="00000A"/>
                <w:sz w:val="24"/>
                <w:szCs w:val="24"/>
              </w:rPr>
              <w:t xml:space="preserve"> the “Past Exam Summary” tab</w:t>
            </w:r>
          </w:p>
          <w:p w14:paraId="6CD2849D" w14:textId="77777777" w:rsidR="00E0495F" w:rsidRPr="00716080" w:rsidRDefault="00716080" w:rsidP="0071608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14:paraId="63367936" w14:textId="77777777" w:rsidR="00266441" w:rsidRPr="005717B9" w:rsidRDefault="00266441" w:rsidP="00775A63">
            <w:pPr>
              <w:pStyle w:val="ListParagraph"/>
              <w:autoSpaceDE w:val="0"/>
              <w:autoSpaceDN w:val="0"/>
              <w:adjustRightInd w:val="0"/>
              <w:spacing w:after="0" w:line="240" w:lineRule="auto"/>
              <w:rPr>
                <w:rFonts w:cstheme="minorHAnsi"/>
                <w:sz w:val="24"/>
                <w:szCs w:val="24"/>
              </w:rPr>
            </w:pPr>
          </w:p>
        </w:tc>
      </w:tr>
      <w:tr w:rsidR="00266441" w:rsidRPr="005717B9" w14:paraId="7E9FA8D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AD2DB8"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CBFD651" w14:textId="77777777" w:rsidR="00266441" w:rsidRPr="005717B9" w:rsidRDefault="00266441"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168DBF9D" w14:textId="77777777" w:rsidR="00266441" w:rsidRPr="005717B9" w:rsidRDefault="00266441" w:rsidP="00775A63">
            <w:pPr>
              <w:autoSpaceDE w:val="0"/>
              <w:autoSpaceDN w:val="0"/>
              <w:adjustRightInd w:val="0"/>
              <w:spacing w:after="0" w:line="240" w:lineRule="auto"/>
              <w:rPr>
                <w:rFonts w:cstheme="minorHAnsi"/>
                <w:b/>
                <w:bCs/>
                <w:sz w:val="24"/>
                <w:szCs w:val="24"/>
              </w:rPr>
            </w:pPr>
          </w:p>
          <w:p w14:paraId="56FCA9F3" w14:textId="77777777" w:rsidR="00266441" w:rsidRPr="005717B9" w:rsidRDefault="00266441"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610A6CB" w14:textId="77777777" w:rsidR="00266441" w:rsidRPr="005717B9" w:rsidRDefault="00266441"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37DB9995" w14:textId="77777777" w:rsidR="00266441" w:rsidRPr="005717B9" w:rsidRDefault="00266441" w:rsidP="00775A63">
            <w:pPr>
              <w:autoSpaceDE w:val="0"/>
              <w:autoSpaceDN w:val="0"/>
              <w:adjustRightInd w:val="0"/>
              <w:spacing w:after="0" w:line="240" w:lineRule="auto"/>
              <w:rPr>
                <w:rFonts w:cstheme="minorHAnsi"/>
                <w:sz w:val="24"/>
                <w:szCs w:val="24"/>
              </w:rPr>
            </w:pPr>
          </w:p>
        </w:tc>
      </w:tr>
      <w:tr w:rsidR="00266441" w:rsidRPr="005717B9" w14:paraId="72FF538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1C42E6" w14:textId="77777777" w:rsidR="00266441" w:rsidRPr="005717B9" w:rsidRDefault="00266441"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D3F5DD4"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66441" w:rsidRPr="005717B9" w14:paraId="36E4AE8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351147" w14:textId="77777777" w:rsidR="00266441" w:rsidRPr="005717B9" w:rsidRDefault="00266441"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E0853CC" w14:textId="77777777" w:rsidR="0070249D" w:rsidRDefault="0070249D" w:rsidP="0070249D">
      <w:pPr>
        <w:pStyle w:val="Heading3"/>
      </w:pPr>
      <w:bookmarkStart w:id="1842" w:name="_Toc390091895"/>
      <w:r>
        <w:lastRenderedPageBreak/>
        <w:t>3.11.20 Show Exam Details in Student Profile</w:t>
      </w:r>
      <w:bookmarkEnd w:id="18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A5740" w:rsidRPr="005717B9" w14:paraId="742A2210"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083A263"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4F96B61" w14:textId="77777777" w:rsidR="009A5740" w:rsidRPr="005717B9" w:rsidRDefault="00D908A0" w:rsidP="00775A63">
            <w:pPr>
              <w:autoSpaceDE w:val="0"/>
              <w:autoSpaceDN w:val="0"/>
              <w:adjustRightInd w:val="0"/>
              <w:spacing w:after="0" w:line="240" w:lineRule="auto"/>
              <w:rPr>
                <w:rFonts w:cstheme="minorHAnsi"/>
                <w:sz w:val="24"/>
                <w:szCs w:val="24"/>
              </w:rPr>
            </w:pPr>
            <w:r>
              <w:rPr>
                <w:rFonts w:cstheme="minorHAnsi"/>
                <w:sz w:val="24"/>
                <w:szCs w:val="24"/>
              </w:rPr>
              <w:t>US_096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F996A04"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B84E601"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478AA4E"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4E12CE86"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F69B4B4"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5461EA7"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A5740" w:rsidRPr="005717B9" w14:paraId="7200B14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89CD10"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B8CA53F"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r w:rsidR="00443CEF">
              <w:rPr>
                <w:rFonts w:cstheme="minorHAnsi"/>
                <w:color w:val="00000A"/>
                <w:sz w:val="24"/>
                <w:szCs w:val="24"/>
              </w:rPr>
              <w:t xml:space="preserve"> in detail</w:t>
            </w:r>
          </w:p>
          <w:p w14:paraId="1DAC31D6" w14:textId="77777777" w:rsidR="009A5740" w:rsidRPr="005717B9" w:rsidRDefault="009A5740" w:rsidP="00443CEF">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sidR="00443CEF">
              <w:rPr>
                <w:rFonts w:cstheme="minorHAnsi"/>
                <w:color w:val="00000A"/>
                <w:sz w:val="24"/>
                <w:szCs w:val="24"/>
              </w:rPr>
              <w:t>see the details of my performance in the exam, such as the marks, etc.</w:t>
            </w:r>
          </w:p>
        </w:tc>
      </w:tr>
      <w:tr w:rsidR="009A5740" w:rsidRPr="005717B9" w14:paraId="3DA3C271"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F9F2A59"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8285B8B" w14:textId="77777777" w:rsidR="009A5740" w:rsidRPr="005717B9" w:rsidRDefault="00455C2F" w:rsidP="00775A6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F73AAB6" wp14:editId="3368D645">
                  <wp:extent cx="4940300" cy="2885440"/>
                  <wp:effectExtent l="19050" t="0" r="0" b="0"/>
                  <wp:docPr id="70" name="Picture 52" descr="C:\Users\melakaa\Desktop\Top Cima\New\view marks of exam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lakaa\Desktop\Top Cima\New\view marks of exam in profile.png"/>
                          <pic:cNvPicPr>
                            <a:picLocks noChangeAspect="1" noChangeArrowheads="1"/>
                          </pic:cNvPicPr>
                        </pic:nvPicPr>
                        <pic:blipFill>
                          <a:blip r:embed="rId119"/>
                          <a:srcRect/>
                          <a:stretch>
                            <a:fillRect/>
                          </a:stretch>
                        </pic:blipFill>
                        <pic:spPr bwMode="auto">
                          <a:xfrm>
                            <a:off x="0" y="0"/>
                            <a:ext cx="4940300" cy="2885440"/>
                          </a:xfrm>
                          <a:prstGeom prst="rect">
                            <a:avLst/>
                          </a:prstGeom>
                          <a:noFill/>
                          <a:ln w="9525">
                            <a:noFill/>
                            <a:miter lim="800000"/>
                            <a:headEnd/>
                            <a:tailEnd/>
                          </a:ln>
                        </pic:spPr>
                      </pic:pic>
                    </a:graphicData>
                  </a:graphic>
                </wp:inline>
              </w:drawing>
            </w:r>
          </w:p>
          <w:p w14:paraId="7F4CBAB6"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7C90590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67394C"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90E070D"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5A3173E2" w14:textId="77777777" w:rsidR="009A5740" w:rsidRPr="005717B9"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3637901A"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0C9FF79C" w14:textId="77777777" w:rsidR="009A5740" w:rsidRPr="005717B9"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6FEADE0E"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2055BCBE" w14:textId="77777777" w:rsidR="009A5740" w:rsidRDefault="009A5740" w:rsidP="00775A63">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14369008" w14:textId="77777777" w:rsidR="009A5740"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14:paraId="0C402F91" w14:textId="77777777" w:rsidR="009A5740" w:rsidRDefault="009A5740"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14:paraId="156D8B0C" w14:textId="77777777" w:rsidR="00674761" w:rsidRPr="00716080" w:rsidRDefault="00674761"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choose a particular exam, and click on the “View In Detail” link.</w:t>
            </w:r>
          </w:p>
          <w:p w14:paraId="267BF5C5" w14:textId="77777777" w:rsidR="009A5740" w:rsidRPr="005717B9" w:rsidRDefault="009A5740" w:rsidP="00775A63">
            <w:pPr>
              <w:pStyle w:val="ListParagraph"/>
              <w:autoSpaceDE w:val="0"/>
              <w:autoSpaceDN w:val="0"/>
              <w:adjustRightInd w:val="0"/>
              <w:spacing w:after="0" w:line="240" w:lineRule="auto"/>
              <w:rPr>
                <w:rFonts w:cstheme="minorHAnsi"/>
                <w:sz w:val="24"/>
                <w:szCs w:val="24"/>
              </w:rPr>
            </w:pPr>
          </w:p>
        </w:tc>
      </w:tr>
      <w:tr w:rsidR="009A5740" w:rsidRPr="005717B9" w14:paraId="58E4370C"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B59420"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9007D3E" w14:textId="77777777" w:rsidR="009A5740" w:rsidRPr="005717B9" w:rsidRDefault="009A5740"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22D1A9C3" w14:textId="77777777" w:rsidR="009A5740" w:rsidRPr="005717B9" w:rsidRDefault="009A5740"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06A6997" w14:textId="77777777" w:rsidR="009A5740" w:rsidRPr="005717B9" w:rsidRDefault="009A5740"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D61B832" w14:textId="77777777" w:rsidR="009A5740" w:rsidRPr="005717B9" w:rsidRDefault="009A5740" w:rsidP="00775A63">
            <w:pPr>
              <w:autoSpaceDE w:val="0"/>
              <w:autoSpaceDN w:val="0"/>
              <w:adjustRightInd w:val="0"/>
              <w:spacing w:after="0" w:line="240" w:lineRule="auto"/>
              <w:rPr>
                <w:rFonts w:cstheme="minorHAnsi"/>
                <w:sz w:val="24"/>
                <w:szCs w:val="24"/>
              </w:rPr>
            </w:pPr>
          </w:p>
        </w:tc>
      </w:tr>
      <w:tr w:rsidR="009A5740" w:rsidRPr="005717B9" w14:paraId="1941D09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209BF4" w14:textId="77777777" w:rsidR="009A5740" w:rsidRPr="005717B9" w:rsidRDefault="009A5740"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6C0BBC40"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A5740" w:rsidRPr="005717B9" w14:paraId="39BB6A60"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EB4B7B" w14:textId="77777777" w:rsidR="009A5740" w:rsidRPr="005717B9" w:rsidRDefault="009A5740"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5ECC3A8" w14:textId="77777777" w:rsidR="0094512D" w:rsidRDefault="0050548A" w:rsidP="00150AF2">
      <w:pPr>
        <w:pStyle w:val="Heading3"/>
      </w:pPr>
      <w:bookmarkStart w:id="1843" w:name="_Toc390091896"/>
      <w:r>
        <w:lastRenderedPageBreak/>
        <w:t>3.11.21 Activity Log</w:t>
      </w:r>
      <w:bookmarkEnd w:id="184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5553" w:rsidRPr="005717B9" w14:paraId="7BDFB617"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71AFB9E"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33B257" w14:textId="77777777" w:rsidR="00595553" w:rsidRPr="005717B9" w:rsidRDefault="00595553"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74D9A8E"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72F299B"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75BE7FD"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4D885939"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5980BF"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4AD0AE9"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5553" w:rsidRPr="005717B9" w14:paraId="66370C9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2D3AB9D"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14:paraId="0D6B5997"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 View an activity log</w:t>
            </w:r>
          </w:p>
          <w:p w14:paraId="6A58A822" w14:textId="77777777" w:rsidR="00595553" w:rsidRPr="005717B9" w:rsidRDefault="00595553" w:rsidP="0059555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get notifications on major events in the functionalities of the system</w:t>
            </w:r>
          </w:p>
        </w:tc>
      </w:tr>
      <w:tr w:rsidR="00595553" w:rsidRPr="005717B9" w14:paraId="44EDEB73"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8EC1BA8"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705197B5"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6E786F"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70F3C7A" w14:textId="77777777" w:rsidR="00C06102" w:rsidRPr="00C17FC1" w:rsidRDefault="00C06102" w:rsidP="00C0610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6E8FDB6D" w14:textId="77777777" w:rsidR="00C06102" w:rsidRPr="007F5DCA" w:rsidRDefault="00C06102"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FE1CCE6" w14:textId="77777777" w:rsidR="007F5DCA" w:rsidRPr="003621EA" w:rsidRDefault="007F5DCA"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“Activity Log”</w:t>
            </w:r>
          </w:p>
          <w:p w14:paraId="347E6767" w14:textId="77777777" w:rsidR="00595553" w:rsidRPr="005717B9" w:rsidRDefault="00595553" w:rsidP="00775A63">
            <w:pPr>
              <w:pStyle w:val="ListParagraph"/>
              <w:autoSpaceDE w:val="0"/>
              <w:autoSpaceDN w:val="0"/>
              <w:adjustRightInd w:val="0"/>
              <w:spacing w:after="0" w:line="240" w:lineRule="auto"/>
              <w:rPr>
                <w:rFonts w:cstheme="minorHAnsi"/>
                <w:sz w:val="24"/>
                <w:szCs w:val="24"/>
              </w:rPr>
            </w:pPr>
          </w:p>
        </w:tc>
      </w:tr>
      <w:tr w:rsidR="00595553" w:rsidRPr="005717B9" w14:paraId="1F055B5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535EAED"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082366E" w14:textId="77777777" w:rsidR="00595553" w:rsidRPr="005717B9" w:rsidRDefault="00595553"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1E6ED382" w14:textId="77777777"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CB4E8E3" w14:textId="77777777" w:rsidR="00595553" w:rsidRPr="005717B9" w:rsidRDefault="00595553"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3571674" w14:textId="77777777"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14:paraId="48E53CC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8EBA48" w14:textId="77777777"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D8D182D"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5553" w:rsidRPr="005717B9" w14:paraId="10A6D0E2"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59949B" w14:textId="77777777"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AA82805" w14:textId="77777777" w:rsidR="00595553" w:rsidRPr="00595553" w:rsidRDefault="00595553" w:rsidP="00595553"/>
    <w:p w14:paraId="50143151" w14:textId="77777777" w:rsidR="0050548A" w:rsidRDefault="0050548A" w:rsidP="00150AF2">
      <w:pPr>
        <w:pStyle w:val="Heading3"/>
      </w:pPr>
      <w:bookmarkStart w:id="1844" w:name="_Toc390091897"/>
      <w:r>
        <w:t>3.11.22 Google Analytics</w:t>
      </w:r>
      <w:bookmarkEnd w:id="184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2BEA" w:rsidRPr="005717B9" w14:paraId="1FA4FBB2"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1B4C0AD"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E5074ED" w14:textId="77777777" w:rsidR="00A32BEA" w:rsidRPr="005717B9" w:rsidRDefault="00A32BEA"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FA29E42"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4C9E350C"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C65FCED"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699F8D57" w14:textId="77777777"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758AF36"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0467266"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2BEA" w:rsidRPr="005717B9" w14:paraId="3C2B84D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8FE3E17"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14:paraId="3CA0B905"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 View </w:t>
            </w:r>
            <w:r w:rsidR="00365748">
              <w:rPr>
                <w:rFonts w:cstheme="minorHAnsi"/>
                <w:color w:val="00000A"/>
                <w:sz w:val="24"/>
                <w:szCs w:val="24"/>
              </w:rPr>
              <w:t>statistics about the site</w:t>
            </w:r>
          </w:p>
          <w:p w14:paraId="7CE6C549" w14:textId="77777777" w:rsidR="00A32BEA" w:rsidRPr="005717B9" w:rsidRDefault="00A32BEA" w:rsidP="00505A88">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get </w:t>
            </w:r>
            <w:r w:rsidR="00505A88">
              <w:rPr>
                <w:rFonts w:cstheme="minorHAnsi"/>
                <w:color w:val="00000A"/>
                <w:sz w:val="24"/>
                <w:szCs w:val="24"/>
              </w:rPr>
              <w:t>view statistics on the static pages of the application.</w:t>
            </w:r>
          </w:p>
        </w:tc>
      </w:tr>
      <w:tr w:rsidR="00A32BEA" w:rsidRPr="005717B9" w14:paraId="305A3B68"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952285"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4579D234"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A5DEA0"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65A4B6F" w14:textId="77777777" w:rsidR="00A32BEA" w:rsidRPr="00C17FC1" w:rsidRDefault="00A32BE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110CBAB8" w14:textId="77777777" w:rsidR="00A32BEA" w:rsidRPr="007F5DC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063CCB5" w14:textId="77777777" w:rsidR="00A32BEA" w:rsidRPr="003621E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4950C6">
              <w:rPr>
                <w:rFonts w:cstheme="minorHAnsi"/>
                <w:color w:val="00000A"/>
                <w:sz w:val="24"/>
                <w:szCs w:val="24"/>
              </w:rPr>
              <w:t>Statistics</w:t>
            </w:r>
            <w:r>
              <w:rPr>
                <w:rFonts w:cstheme="minorHAnsi"/>
                <w:color w:val="00000A"/>
                <w:sz w:val="24"/>
                <w:szCs w:val="24"/>
              </w:rPr>
              <w:t>”</w:t>
            </w:r>
          </w:p>
          <w:p w14:paraId="7FB10781" w14:textId="77777777" w:rsidR="00A32BEA" w:rsidRPr="005717B9" w:rsidRDefault="00A32BEA" w:rsidP="00775A63">
            <w:pPr>
              <w:pStyle w:val="ListParagraph"/>
              <w:autoSpaceDE w:val="0"/>
              <w:autoSpaceDN w:val="0"/>
              <w:adjustRightInd w:val="0"/>
              <w:spacing w:after="0" w:line="240" w:lineRule="auto"/>
              <w:rPr>
                <w:rFonts w:cstheme="minorHAnsi"/>
                <w:sz w:val="24"/>
                <w:szCs w:val="24"/>
              </w:rPr>
            </w:pPr>
          </w:p>
        </w:tc>
      </w:tr>
      <w:tr w:rsidR="00A32BEA" w:rsidRPr="005717B9" w14:paraId="1503038D"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D81F5EC"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DC44131" w14:textId="77777777" w:rsidR="00A32BEA" w:rsidRPr="005717B9" w:rsidRDefault="00A32BEA"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5D05C25A" w14:textId="77777777"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0FDD076" w14:textId="77777777" w:rsidR="00A32BEA" w:rsidRPr="005717B9"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64330992" w14:textId="77777777"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14:paraId="2B325CEF"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AC0613" w14:textId="77777777"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14:paraId="7571D62C"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2BEA" w:rsidRPr="005717B9" w14:paraId="6C8FC297" w14:textId="77777777"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623F58B" w14:textId="77777777"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22906AD" w14:textId="77777777" w:rsidR="0050548A" w:rsidRDefault="0050548A" w:rsidP="00D1787E"/>
    <w:p w14:paraId="5AF2035F" w14:textId="77777777" w:rsidR="007F40C2" w:rsidRDefault="007F40C2" w:rsidP="00D1787E"/>
    <w:p w14:paraId="11783C44" w14:textId="77777777" w:rsidR="007F40C2" w:rsidRDefault="007F40C2" w:rsidP="00D1787E"/>
    <w:p w14:paraId="4CACADA1" w14:textId="77777777" w:rsidR="007F40C2" w:rsidRDefault="007F40C2" w:rsidP="00D1787E"/>
    <w:p w14:paraId="178DEAC8" w14:textId="77777777" w:rsidR="007F40C2" w:rsidRDefault="007F40C2" w:rsidP="00D1787E"/>
    <w:p w14:paraId="3A74C6B6" w14:textId="77777777" w:rsidR="007F40C2" w:rsidRDefault="007F40C2" w:rsidP="00D1787E"/>
    <w:p w14:paraId="2CF7F59B" w14:textId="77777777" w:rsidR="007F40C2" w:rsidRDefault="007F40C2" w:rsidP="00D1787E"/>
    <w:p w14:paraId="3F960BB5" w14:textId="77777777" w:rsidR="007F40C2" w:rsidRDefault="007F40C2" w:rsidP="00D1787E"/>
    <w:p w14:paraId="7A4BF4C5" w14:textId="77777777" w:rsidR="007F40C2" w:rsidRDefault="007F40C2" w:rsidP="00D1787E"/>
    <w:p w14:paraId="4EFA177C" w14:textId="77777777" w:rsidR="007F40C2" w:rsidRDefault="007F40C2" w:rsidP="00D1787E"/>
    <w:p w14:paraId="6B63DBDE" w14:textId="77777777" w:rsidR="007F40C2" w:rsidRDefault="007F40C2" w:rsidP="00D1787E"/>
    <w:p w14:paraId="70F6BC19" w14:textId="77777777" w:rsidR="007F40C2" w:rsidRDefault="007F40C2" w:rsidP="00D1787E"/>
    <w:p w14:paraId="449AED03" w14:textId="77777777" w:rsidR="007F40C2" w:rsidRDefault="007F40C2" w:rsidP="00D1787E"/>
    <w:p w14:paraId="06837585" w14:textId="77777777" w:rsidR="007F40C2" w:rsidRDefault="007F40C2" w:rsidP="00D1787E"/>
    <w:p w14:paraId="7C40123B" w14:textId="77777777" w:rsidR="007F40C2" w:rsidRDefault="007F40C2" w:rsidP="00D1787E"/>
    <w:p w14:paraId="41085400" w14:textId="77777777" w:rsidR="007F40C2" w:rsidRDefault="007F40C2" w:rsidP="00D1787E"/>
    <w:p w14:paraId="778B537F" w14:textId="77777777" w:rsidR="007F40C2" w:rsidRDefault="007F40C2" w:rsidP="00D1787E"/>
    <w:p w14:paraId="370F24A0" w14:textId="77777777" w:rsidR="007F40C2" w:rsidRDefault="007F40C2" w:rsidP="00D1787E"/>
    <w:p w14:paraId="5AFCE0C5" w14:textId="77777777" w:rsidR="007F40C2" w:rsidRDefault="007F40C2" w:rsidP="00D1787E"/>
    <w:p w14:paraId="3247CCD2" w14:textId="77777777" w:rsidR="007F40C2" w:rsidRDefault="007F40C2" w:rsidP="00D1787E"/>
    <w:p w14:paraId="0789534F" w14:textId="77777777" w:rsidR="007F40C2" w:rsidRDefault="007F40C2" w:rsidP="00D1787E"/>
    <w:p w14:paraId="3A4DA7F6" w14:textId="77777777" w:rsidR="007F40C2" w:rsidRDefault="007F40C2" w:rsidP="00D1787E"/>
    <w:p w14:paraId="50314CED" w14:textId="77777777" w:rsidR="007F40C2" w:rsidRDefault="007F40C2" w:rsidP="00D1787E"/>
    <w:p w14:paraId="0E6101A8" w14:textId="77777777" w:rsidR="007F40C2" w:rsidRDefault="007F40C2" w:rsidP="00D1787E"/>
    <w:p w14:paraId="3A89508A" w14:textId="77777777" w:rsidR="007F40C2" w:rsidRDefault="007F40C2" w:rsidP="007F40C2">
      <w:pPr>
        <w:pStyle w:val="Heading3"/>
      </w:pPr>
      <w:bookmarkStart w:id="1845" w:name="_Toc390091898"/>
      <w:r>
        <w:lastRenderedPageBreak/>
        <w:t xml:space="preserve">3.11.23 Add </w:t>
      </w:r>
      <w:r w:rsidR="00D309E0">
        <w:t>Markfor question</w:t>
      </w:r>
      <w:bookmarkEnd w:id="184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166A16" w:rsidRPr="005717B9" w14:paraId="6CE124F4"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0E3950D"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5D9E22B"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US_0</w:t>
            </w:r>
            <w:r w:rsidR="00D309E0">
              <w:rPr>
                <w:rFonts w:cstheme="minorHAnsi"/>
                <w:sz w:val="24"/>
                <w:szCs w:val="24"/>
              </w:rPr>
              <w:t>98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2C692A4"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56F483B4"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D6D8054" w14:textId="77777777" w:rsidR="00166A16" w:rsidRPr="005717B9" w:rsidRDefault="00166A16" w:rsidP="004C72C5">
            <w:pPr>
              <w:autoSpaceDE w:val="0"/>
              <w:autoSpaceDN w:val="0"/>
              <w:adjustRightInd w:val="0"/>
              <w:spacing w:after="0" w:line="240" w:lineRule="auto"/>
              <w:rPr>
                <w:rFonts w:cstheme="minorHAnsi"/>
                <w:sz w:val="24"/>
                <w:szCs w:val="24"/>
              </w:rPr>
            </w:pPr>
          </w:p>
        </w:tc>
      </w:tr>
      <w:tr w:rsidR="00166A16" w:rsidRPr="005717B9" w14:paraId="0AE73D7C"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4538A06"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3E2B283"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166A16" w:rsidRPr="005717B9" w14:paraId="0B872CF4"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42E751E" w14:textId="77777777" w:rsidR="00166A16" w:rsidRPr="005717B9" w:rsidRDefault="00166A16"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54FED24" w14:textId="77777777" w:rsidR="00166A16" w:rsidRPr="00071715" w:rsidRDefault="00166A16" w:rsidP="004C72C5">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:enter </w:t>
            </w:r>
            <w:r w:rsidR="00D309E0">
              <w:rPr>
                <w:rFonts w:cstheme="minorHAnsi"/>
                <w:color w:val="00000A"/>
                <w:sz w:val="24"/>
                <w:szCs w:val="24"/>
              </w:rPr>
              <w:t>the number of marks</w:t>
            </w:r>
          </w:p>
          <w:p w14:paraId="464977D6" w14:textId="77777777" w:rsidR="00166A16" w:rsidRPr="005717B9" w:rsidRDefault="00166A16" w:rsidP="00D309E0">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can </w:t>
            </w:r>
            <w:r w:rsidR="00D309E0">
              <w:rPr>
                <w:rFonts w:cstheme="minorHAnsi"/>
                <w:color w:val="00000A"/>
                <w:sz w:val="24"/>
                <w:szCs w:val="24"/>
              </w:rPr>
              <w:t>: give different marks for each question.</w:t>
            </w:r>
          </w:p>
        </w:tc>
      </w:tr>
      <w:tr w:rsidR="00166A16" w:rsidRPr="005717B9" w14:paraId="620D2FDD"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D448CF" w14:textId="77777777" w:rsidR="00166A16"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79FA0191" w14:textId="77777777" w:rsidR="00166A16" w:rsidRDefault="00166A16" w:rsidP="004C72C5">
            <w:pPr>
              <w:autoSpaceDE w:val="0"/>
              <w:autoSpaceDN w:val="0"/>
              <w:adjustRightInd w:val="0"/>
              <w:spacing w:after="0" w:line="240" w:lineRule="auto"/>
              <w:rPr>
                <w:rFonts w:cstheme="minorHAnsi"/>
                <w:b/>
                <w:bCs/>
                <w:sz w:val="24"/>
                <w:szCs w:val="24"/>
              </w:rPr>
            </w:pPr>
          </w:p>
          <w:p w14:paraId="071B05C0" w14:textId="77777777" w:rsidR="00166A16" w:rsidRPr="005717B9" w:rsidRDefault="00D309E0"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7F0D9D9" wp14:editId="4DE2504B">
                  <wp:extent cx="3875865" cy="5990167"/>
                  <wp:effectExtent l="19050" t="0" r="0" b="0"/>
                  <wp:docPr id="24" name="Picture 24" descr="C:\Users\melakaa\Desktop\Top Cima\New\create exam 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New\create exam exclude.png"/>
                          <pic:cNvPicPr>
                            <a:picLocks noChangeAspect="1" noChangeArrowheads="1"/>
                          </pic:cNvPicPr>
                        </pic:nvPicPr>
                        <pic:blipFill>
                          <a:blip r:embed="rId120"/>
                          <a:srcRect/>
                          <a:stretch>
                            <a:fillRect/>
                          </a:stretch>
                        </pic:blipFill>
                        <pic:spPr bwMode="auto">
                          <a:xfrm>
                            <a:off x="0" y="0"/>
                            <a:ext cx="3877605" cy="5992856"/>
                          </a:xfrm>
                          <a:prstGeom prst="rect">
                            <a:avLst/>
                          </a:prstGeom>
                          <a:noFill/>
                          <a:ln w="9525">
                            <a:noFill/>
                            <a:miter lim="800000"/>
                            <a:headEnd/>
                            <a:tailEnd/>
                          </a:ln>
                        </pic:spPr>
                      </pic:pic>
                    </a:graphicData>
                  </a:graphic>
                </wp:inline>
              </w:drawing>
            </w:r>
          </w:p>
          <w:p w14:paraId="32B843C8" w14:textId="77777777" w:rsidR="00166A16" w:rsidRPr="005717B9" w:rsidRDefault="00166A16" w:rsidP="004C72C5">
            <w:pPr>
              <w:autoSpaceDE w:val="0"/>
              <w:autoSpaceDN w:val="0"/>
              <w:adjustRightInd w:val="0"/>
              <w:spacing w:after="0" w:line="240" w:lineRule="auto"/>
              <w:rPr>
                <w:rFonts w:cstheme="minorHAnsi"/>
                <w:sz w:val="24"/>
                <w:szCs w:val="24"/>
              </w:rPr>
            </w:pPr>
          </w:p>
        </w:tc>
      </w:tr>
      <w:tr w:rsidR="00166A16" w:rsidRPr="005717B9" w14:paraId="6A965A41"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F213D1"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7EF0D4C" w14:textId="77777777" w:rsidR="00166A16" w:rsidRPr="00C17FC1" w:rsidRDefault="00166A16"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48DDE451"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038CCAC0"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14:paraId="4B4ADAA0" w14:textId="77777777" w:rsidR="00166A16" w:rsidRPr="003621EA"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14:paraId="11B212C8" w14:textId="77777777" w:rsidR="00166A16" w:rsidRPr="00423335"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14:paraId="77873049" w14:textId="77777777" w:rsidR="00166A16" w:rsidRPr="00423335"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14:paraId="1854521D" w14:textId="77777777" w:rsidR="00166A16" w:rsidRPr="005B5CF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14:paraId="75DEE418"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14:paraId="02E16A74" w14:textId="77777777" w:rsidR="00166A16" w:rsidRPr="00A4191F" w:rsidRDefault="00166A16" w:rsidP="004C72C5">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14:paraId="1CBD8FD4"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14:paraId="2F436786" w14:textId="77777777" w:rsidR="00166A16"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14:paraId="47E7504D" w14:textId="77777777" w:rsidR="00D309E0" w:rsidRDefault="00D309E0"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marks</w:t>
            </w:r>
          </w:p>
          <w:p w14:paraId="100084E6" w14:textId="77777777" w:rsidR="00166A16" w:rsidRPr="00D309E0" w:rsidRDefault="00166A16" w:rsidP="004C72C5">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14:paraId="7EF726BF" w14:textId="77777777" w:rsidR="00166A16" w:rsidRPr="005717B9" w:rsidRDefault="00166A16" w:rsidP="004C72C5">
            <w:pPr>
              <w:pStyle w:val="ListParagraph"/>
              <w:autoSpaceDE w:val="0"/>
              <w:autoSpaceDN w:val="0"/>
              <w:adjustRightInd w:val="0"/>
              <w:spacing w:after="0" w:line="240" w:lineRule="auto"/>
              <w:rPr>
                <w:rFonts w:cstheme="minorHAnsi"/>
                <w:sz w:val="24"/>
                <w:szCs w:val="24"/>
              </w:rPr>
            </w:pPr>
          </w:p>
        </w:tc>
      </w:tr>
      <w:tr w:rsidR="00166A16" w:rsidRPr="005717B9" w14:paraId="306E1192"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5116CF8"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88E3B84" w14:textId="77777777" w:rsidR="00166A16" w:rsidRPr="006B3A7E" w:rsidRDefault="00166A16"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738DED20" w14:textId="77777777" w:rsidR="00166A16" w:rsidRPr="00EC7A11" w:rsidRDefault="00166A16" w:rsidP="004C72C5">
            <w:pPr>
              <w:pStyle w:val="ListParagraph"/>
              <w:autoSpaceDE w:val="0"/>
              <w:autoSpaceDN w:val="0"/>
              <w:adjustRightInd w:val="0"/>
              <w:spacing w:after="0" w:line="240" w:lineRule="auto"/>
              <w:rPr>
                <w:rFonts w:cstheme="minorHAnsi"/>
                <w:bCs/>
                <w:sz w:val="24"/>
                <w:szCs w:val="24"/>
              </w:rPr>
            </w:pPr>
          </w:p>
          <w:p w14:paraId="26CECAFB" w14:textId="77777777" w:rsidR="00166A16" w:rsidRPr="005717B9"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64DB774" w14:textId="77777777" w:rsidR="00166A16" w:rsidRPr="006B3A7E" w:rsidRDefault="00166A16"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4E83C6CA" w14:textId="77777777" w:rsidR="00166A16" w:rsidRPr="00E408A4" w:rsidRDefault="00166A16" w:rsidP="004C72C5">
            <w:pPr>
              <w:autoSpaceDE w:val="0"/>
              <w:autoSpaceDN w:val="0"/>
              <w:adjustRightInd w:val="0"/>
              <w:spacing w:after="0" w:line="240" w:lineRule="auto"/>
              <w:rPr>
                <w:rFonts w:cstheme="minorHAnsi"/>
                <w:sz w:val="24"/>
                <w:szCs w:val="24"/>
              </w:rPr>
            </w:pPr>
          </w:p>
        </w:tc>
      </w:tr>
      <w:tr w:rsidR="00166A16" w:rsidRPr="005717B9" w14:paraId="0D8FD4A3"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9A4CDE2" w14:textId="77777777" w:rsidR="00166A16" w:rsidRDefault="00166A16"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14:paraId="127B014A" w14:textId="77777777" w:rsidR="00166A16" w:rsidRPr="003B7F8E" w:rsidRDefault="00166A16" w:rsidP="004C72C5">
            <w:pPr>
              <w:autoSpaceDE w:val="0"/>
              <w:autoSpaceDN w:val="0"/>
              <w:adjustRightInd w:val="0"/>
              <w:spacing w:after="0" w:line="240" w:lineRule="auto"/>
              <w:rPr>
                <w:rFonts w:cstheme="minorHAnsi"/>
                <w:color w:val="00000A"/>
                <w:sz w:val="24"/>
                <w:szCs w:val="24"/>
              </w:rPr>
            </w:pPr>
          </w:p>
          <w:p w14:paraId="13ED317A"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166A16" w:rsidRPr="005717B9" w14:paraId="7EA12BC4"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DD3759" w14:textId="77777777" w:rsidR="00166A16" w:rsidRPr="005717B9" w:rsidRDefault="00166A16"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81907A0" w14:textId="77777777" w:rsidR="007F40C2" w:rsidRDefault="007F40C2" w:rsidP="00D1787E"/>
    <w:p w14:paraId="43463DB2" w14:textId="77777777" w:rsidR="007F40C2" w:rsidRDefault="007F40C2" w:rsidP="00D1787E"/>
    <w:p w14:paraId="78B9B4D2" w14:textId="77777777" w:rsidR="007F40C2" w:rsidRDefault="007F40C2" w:rsidP="00D1787E"/>
    <w:p w14:paraId="075AD05B" w14:textId="77777777" w:rsidR="007F40C2" w:rsidRDefault="007F40C2" w:rsidP="00D1787E"/>
    <w:p w14:paraId="41F7F479" w14:textId="77777777" w:rsidR="007F40C2" w:rsidRDefault="007F40C2" w:rsidP="00D1787E"/>
    <w:p w14:paraId="606A8F63" w14:textId="77777777" w:rsidR="007F40C2" w:rsidRDefault="007F40C2" w:rsidP="00D1787E"/>
    <w:p w14:paraId="730BA31A" w14:textId="77777777" w:rsidR="007F40C2" w:rsidRDefault="007F40C2" w:rsidP="00D1787E"/>
    <w:p w14:paraId="207D09FE" w14:textId="77777777" w:rsidR="007F40C2" w:rsidRDefault="007F40C2" w:rsidP="00D1787E"/>
    <w:p w14:paraId="77F51E53" w14:textId="77777777" w:rsidR="00747192" w:rsidRDefault="00747192" w:rsidP="00747192">
      <w:pPr>
        <w:pStyle w:val="Heading3"/>
      </w:pPr>
      <w:r>
        <w:br/>
      </w:r>
    </w:p>
    <w:p w14:paraId="11995A2E" w14:textId="77777777" w:rsidR="00747192" w:rsidRDefault="00747192" w:rsidP="00747192">
      <w:pPr>
        <w:pStyle w:val="Heading3"/>
      </w:pPr>
      <w:bookmarkStart w:id="1846" w:name="_Toc390091899"/>
      <w:r>
        <w:t>3.11.24 Add sitting of student upon creation</w:t>
      </w:r>
      <w:bookmarkEnd w:id="1846"/>
    </w:p>
    <w:p w14:paraId="43254C49" w14:textId="77777777" w:rsidR="00747192" w:rsidRPr="00747192" w:rsidRDefault="00747192" w:rsidP="00747192"/>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6676D" w:rsidRPr="005717B9" w14:paraId="47F34B42"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8EC617E"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F64D17F"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US_0</w:t>
            </w:r>
            <w:r w:rsidR="006059D4">
              <w:rPr>
                <w:rFonts w:cstheme="minorHAnsi"/>
                <w:sz w:val="24"/>
                <w:szCs w:val="24"/>
              </w:rPr>
              <w:t>99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C5F438"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A36BE39"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12C34D2" w14:textId="77777777" w:rsidR="00B6676D" w:rsidRPr="005717B9" w:rsidRDefault="00B6676D" w:rsidP="004C72C5">
            <w:pPr>
              <w:autoSpaceDE w:val="0"/>
              <w:autoSpaceDN w:val="0"/>
              <w:adjustRightInd w:val="0"/>
              <w:spacing w:after="0" w:line="240" w:lineRule="auto"/>
              <w:rPr>
                <w:rFonts w:cstheme="minorHAnsi"/>
                <w:sz w:val="24"/>
                <w:szCs w:val="24"/>
              </w:rPr>
            </w:pPr>
          </w:p>
        </w:tc>
      </w:tr>
      <w:tr w:rsidR="00B6676D" w:rsidRPr="005717B9" w14:paraId="79C0D550" w14:textId="77777777" w:rsidTr="004C72C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B9AFD44"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3F2EED2"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6676D" w:rsidRPr="005717B9" w14:paraId="2F00BD3C"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5C454E5" w14:textId="77777777" w:rsidR="00B6676D" w:rsidRPr="005717B9" w:rsidRDefault="00B6676D"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07F9D8B2" w14:textId="77777777" w:rsidR="00B6676D" w:rsidRPr="00B6676D" w:rsidRDefault="00B6676D" w:rsidP="00B6676D">
            <w:pPr>
              <w:autoSpaceDE w:val="0"/>
              <w:autoSpaceDN w:val="0"/>
              <w:adjustRightInd w:val="0"/>
              <w:spacing w:after="0" w:line="240" w:lineRule="auto"/>
              <w:rPr>
                <w:rFonts w:cstheme="minorHAnsi"/>
                <w:color w:val="00000A"/>
                <w:sz w:val="24"/>
                <w:szCs w:val="24"/>
              </w:rPr>
            </w:pPr>
            <w:r w:rsidRPr="00B6676D">
              <w:rPr>
                <w:rFonts w:cstheme="minorHAnsi"/>
                <w:color w:val="00000A"/>
                <w:sz w:val="24"/>
                <w:szCs w:val="24"/>
              </w:rPr>
              <w:t>I want to :enter the exam sitting of the student</w:t>
            </w:r>
          </w:p>
          <w:p w14:paraId="16FACFC0" w14:textId="77777777" w:rsidR="00B6676D" w:rsidRPr="005717B9" w:rsidRDefault="00B6676D" w:rsidP="00B6676D">
            <w:pPr>
              <w:autoSpaceDE w:val="0"/>
              <w:autoSpaceDN w:val="0"/>
              <w:adjustRightInd w:val="0"/>
              <w:spacing w:after="0" w:line="240" w:lineRule="auto"/>
              <w:rPr>
                <w:rFonts w:cstheme="minorHAnsi"/>
                <w:sz w:val="24"/>
                <w:szCs w:val="24"/>
              </w:rPr>
            </w:pPr>
            <w:r w:rsidRPr="00B6676D">
              <w:rPr>
                <w:rFonts w:cstheme="minorHAnsi"/>
                <w:color w:val="00000A"/>
                <w:sz w:val="24"/>
                <w:szCs w:val="24"/>
              </w:rPr>
              <w:t>So that I can : for future filtrations.</w:t>
            </w:r>
          </w:p>
        </w:tc>
      </w:tr>
      <w:tr w:rsidR="00B6676D" w:rsidRPr="005717B9" w14:paraId="3A0B38D0"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688163"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6387D98" w14:textId="77777777" w:rsidR="00B6676D" w:rsidRPr="00CD6265" w:rsidRDefault="00491B05"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E2F2DC0" wp14:editId="72FB1D27">
                  <wp:extent cx="4706401" cy="6265816"/>
                  <wp:effectExtent l="19050" t="0" r="0" b="0"/>
                  <wp:docPr id="26" name="Picture 26"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admin create profile.png"/>
                          <pic:cNvPicPr>
                            <a:picLocks noChangeAspect="1" noChangeArrowheads="1"/>
                          </pic:cNvPicPr>
                        </pic:nvPicPr>
                        <pic:blipFill>
                          <a:blip r:embed="rId106"/>
                          <a:srcRect/>
                          <a:stretch>
                            <a:fillRect/>
                          </a:stretch>
                        </pic:blipFill>
                        <pic:spPr bwMode="auto">
                          <a:xfrm>
                            <a:off x="0" y="0"/>
                            <a:ext cx="4708163" cy="6268162"/>
                          </a:xfrm>
                          <a:prstGeom prst="rect">
                            <a:avLst/>
                          </a:prstGeom>
                          <a:noFill/>
                          <a:ln w="9525">
                            <a:noFill/>
                            <a:miter lim="800000"/>
                            <a:headEnd/>
                            <a:tailEnd/>
                          </a:ln>
                        </pic:spPr>
                      </pic:pic>
                    </a:graphicData>
                  </a:graphic>
                </wp:inline>
              </w:drawing>
            </w:r>
          </w:p>
          <w:p w14:paraId="603706C2" w14:textId="77777777" w:rsidR="00B6676D" w:rsidRPr="00EE5457" w:rsidRDefault="00B6676D" w:rsidP="004C72C5">
            <w:pPr>
              <w:autoSpaceDE w:val="0"/>
              <w:autoSpaceDN w:val="0"/>
              <w:adjustRightInd w:val="0"/>
              <w:spacing w:after="0" w:line="240" w:lineRule="auto"/>
              <w:jc w:val="center"/>
              <w:rPr>
                <w:rFonts w:cstheme="minorHAnsi"/>
                <w:b/>
                <w:color w:val="76923C" w:themeColor="accent3" w:themeShade="BF"/>
                <w:sz w:val="24"/>
                <w:szCs w:val="24"/>
              </w:rPr>
            </w:pPr>
          </w:p>
        </w:tc>
      </w:tr>
      <w:tr w:rsidR="00B6676D" w:rsidRPr="005717B9" w14:paraId="332EC4F8"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8F5276"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45B5CF9" w14:textId="77777777" w:rsidR="00B6676D" w:rsidRPr="005717B9" w:rsidRDefault="00B6676D" w:rsidP="004C72C5">
            <w:pPr>
              <w:autoSpaceDE w:val="0"/>
              <w:autoSpaceDN w:val="0"/>
              <w:adjustRightInd w:val="0"/>
              <w:spacing w:after="0" w:line="240" w:lineRule="auto"/>
              <w:rPr>
                <w:rFonts w:cstheme="minorHAnsi"/>
                <w:sz w:val="24"/>
                <w:szCs w:val="24"/>
              </w:rPr>
            </w:pPr>
          </w:p>
          <w:p w14:paraId="600A89B5" w14:textId="77777777" w:rsidR="00B6676D" w:rsidRPr="00C17FC1" w:rsidRDefault="00B6676D"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0F51C903"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F992CEA"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14:paraId="425CE905" w14:textId="77777777" w:rsidR="00B6676D" w:rsidRPr="003621EA"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14:paraId="016440C2" w14:textId="77777777" w:rsidR="00B6676D" w:rsidRPr="004C4FA7"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14:paraId="7E150114" w14:textId="77777777" w:rsidR="00B6676D" w:rsidRPr="000D0A6D"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14:paraId="06D75BB9" w14:textId="77777777" w:rsidR="00B6676D" w:rsidRPr="009F1A12"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w:t>
            </w:r>
            <w:r w:rsidR="00551DE7">
              <w:rPr>
                <w:rFonts w:cstheme="minorHAnsi"/>
                <w:color w:val="00000A"/>
                <w:sz w:val="24"/>
                <w:szCs w:val="24"/>
              </w:rPr>
              <w:t>the sitting of the student.</w:t>
            </w:r>
          </w:p>
          <w:p w14:paraId="0EE6862D" w14:textId="77777777" w:rsidR="00B6676D" w:rsidRPr="00BC0C97" w:rsidRDefault="00B6676D"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3CB62824" w14:textId="77777777" w:rsidR="00B6676D" w:rsidRPr="005717B9" w:rsidRDefault="00B6676D" w:rsidP="004C72C5">
            <w:pPr>
              <w:pStyle w:val="ListParagraph"/>
              <w:autoSpaceDE w:val="0"/>
              <w:autoSpaceDN w:val="0"/>
              <w:adjustRightInd w:val="0"/>
              <w:spacing w:after="0" w:line="240" w:lineRule="auto"/>
              <w:rPr>
                <w:rFonts w:cstheme="minorHAnsi"/>
                <w:sz w:val="24"/>
                <w:szCs w:val="24"/>
              </w:rPr>
            </w:pPr>
          </w:p>
        </w:tc>
      </w:tr>
      <w:tr w:rsidR="00B6676D" w:rsidRPr="005717B9" w14:paraId="62BDFBF5"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473A68"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B98793A" w14:textId="77777777" w:rsidR="00B6676D"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14:paraId="036F90EC" w14:textId="77777777" w:rsidR="00B6676D"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14:paraId="6A1761F5" w14:textId="77777777" w:rsidR="00B6676D" w:rsidRPr="006B3A7E" w:rsidRDefault="00B6676D"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E15E500" w14:textId="77777777" w:rsidR="00B6676D" w:rsidRPr="00EC7A11" w:rsidRDefault="00B6676D" w:rsidP="004C72C5">
            <w:pPr>
              <w:pStyle w:val="ListParagraph"/>
              <w:autoSpaceDE w:val="0"/>
              <w:autoSpaceDN w:val="0"/>
              <w:adjustRightInd w:val="0"/>
              <w:spacing w:after="0" w:line="240" w:lineRule="auto"/>
              <w:rPr>
                <w:rFonts w:cstheme="minorHAnsi"/>
                <w:bCs/>
                <w:sz w:val="24"/>
                <w:szCs w:val="24"/>
              </w:rPr>
            </w:pPr>
          </w:p>
          <w:p w14:paraId="48FEE12E" w14:textId="77777777" w:rsidR="00B6676D" w:rsidRPr="005717B9" w:rsidRDefault="00B6676D"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51173AE" w14:textId="77777777" w:rsidR="00B6676D" w:rsidRPr="009F1A12"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14:paraId="398FCF79" w14:textId="77777777" w:rsidR="00B6676D" w:rsidRPr="006B3A7E"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14:paraId="5D173922" w14:textId="77777777" w:rsidR="00B6676D" w:rsidRPr="006B3A7E" w:rsidRDefault="00B6676D"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EF7C7EF" w14:textId="77777777" w:rsidR="00B6676D" w:rsidRPr="00E408A4" w:rsidRDefault="00B6676D" w:rsidP="004C72C5">
            <w:pPr>
              <w:autoSpaceDE w:val="0"/>
              <w:autoSpaceDN w:val="0"/>
              <w:adjustRightInd w:val="0"/>
              <w:spacing w:after="0" w:line="240" w:lineRule="auto"/>
              <w:rPr>
                <w:rFonts w:cstheme="minorHAnsi"/>
                <w:sz w:val="24"/>
                <w:szCs w:val="24"/>
              </w:rPr>
            </w:pPr>
          </w:p>
        </w:tc>
      </w:tr>
      <w:tr w:rsidR="00B6676D" w:rsidRPr="005717B9" w14:paraId="2CBB2F88"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D77C191" w14:textId="77777777" w:rsidR="00B6676D" w:rsidRDefault="00B6676D" w:rsidP="004C72C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A password for the user will be auto generated when the Student profile is created.</w:t>
            </w:r>
          </w:p>
          <w:p w14:paraId="6649B02A" w14:textId="77777777" w:rsidR="00B6676D" w:rsidRDefault="00B6676D" w:rsidP="004C72C5">
            <w:pPr>
              <w:autoSpaceDE w:val="0"/>
              <w:autoSpaceDN w:val="0"/>
              <w:adjustRightInd w:val="0"/>
              <w:spacing w:after="0" w:line="240" w:lineRule="auto"/>
              <w:rPr>
                <w:rFonts w:cstheme="minorHAnsi"/>
                <w:color w:val="00000A"/>
                <w:sz w:val="24"/>
                <w:szCs w:val="24"/>
              </w:rPr>
            </w:pPr>
          </w:p>
          <w:p w14:paraId="33F828F4" w14:textId="77777777" w:rsidR="00B6676D" w:rsidRDefault="00B6676D" w:rsidP="004C72C5">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14:paraId="5247EF7B"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6676D" w:rsidRPr="005717B9" w14:paraId="427987E4"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41B32D3" w14:textId="77777777" w:rsidR="00B6676D" w:rsidRPr="005717B9" w:rsidRDefault="00B6676D"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B5F1B5B" w14:textId="77777777" w:rsidR="00747192" w:rsidRDefault="00747192" w:rsidP="009A5468">
      <w:pPr>
        <w:pStyle w:val="Heading1"/>
      </w:pPr>
    </w:p>
    <w:p w14:paraId="1AA9509F" w14:textId="77777777" w:rsidR="00747192" w:rsidRDefault="00747192" w:rsidP="009A5468">
      <w:pPr>
        <w:pStyle w:val="Heading1"/>
      </w:pPr>
    </w:p>
    <w:p w14:paraId="6C86A014" w14:textId="77777777" w:rsidR="004C72C5" w:rsidRDefault="004C72C5" w:rsidP="004C72C5"/>
    <w:p w14:paraId="03B80193" w14:textId="77777777" w:rsidR="004C72C5" w:rsidRDefault="004C72C5" w:rsidP="004C72C5"/>
    <w:p w14:paraId="452123DE" w14:textId="77777777" w:rsidR="004C72C5" w:rsidRDefault="004C72C5" w:rsidP="004C72C5"/>
    <w:p w14:paraId="2369CFB8" w14:textId="77777777" w:rsidR="004C72C5" w:rsidRDefault="004C72C5" w:rsidP="004C72C5"/>
    <w:p w14:paraId="2D52980B" w14:textId="77777777" w:rsidR="004C72C5" w:rsidRDefault="004C72C5" w:rsidP="004C72C5">
      <w:pPr>
        <w:pStyle w:val="Heading3"/>
      </w:pPr>
      <w:bookmarkStart w:id="1847" w:name="_Toc390091900"/>
      <w:r>
        <w:t>3.11.25 View Available Exams (Admin)</w:t>
      </w:r>
      <w:bookmarkEnd w:id="184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E1C71" w:rsidRPr="005717B9" w14:paraId="1A494095"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49F9B70"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Pr>
          <w:p w14:paraId="0A1AEF6F" w14:textId="77777777" w:rsidR="002E1C71" w:rsidRPr="005717B9" w:rsidRDefault="002E1C71" w:rsidP="00A21725">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100</w:t>
            </w:r>
          </w:p>
        </w:tc>
        <w:tc>
          <w:tcPr>
            <w:tcW w:w="2410" w:type="dxa"/>
          </w:tcPr>
          <w:p w14:paraId="46601D56" w14:textId="77777777" w:rsidR="002E1C71" w:rsidRPr="005717B9" w:rsidRDefault="002E1C71" w:rsidP="00A217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05245EE" w14:textId="77777777" w:rsidR="002E1C71" w:rsidRPr="005717B9" w:rsidRDefault="002E1C71" w:rsidP="00A217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Pr>
          <w:p w14:paraId="1F51A590" w14:textId="77777777" w:rsidR="002E1C71" w:rsidRPr="005717B9" w:rsidRDefault="002E1C71" w:rsidP="00A21725">
            <w:pPr>
              <w:autoSpaceDE w:val="0"/>
              <w:autoSpaceDN w:val="0"/>
              <w:adjustRightInd w:val="0"/>
              <w:spacing w:after="0" w:line="240" w:lineRule="auto"/>
              <w:rPr>
                <w:rFonts w:cstheme="minorHAnsi"/>
                <w:sz w:val="24"/>
                <w:szCs w:val="24"/>
              </w:rPr>
            </w:pPr>
          </w:p>
        </w:tc>
      </w:tr>
      <w:tr w:rsidR="002E1C71" w:rsidRPr="005717B9" w14:paraId="2B77BCA2"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73F619C"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Pr>
          <w:p w14:paraId="25904A1B" w14:textId="77777777" w:rsidR="002E1C71" w:rsidRPr="005717B9" w:rsidRDefault="002E1C71" w:rsidP="00A217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E1C71" w:rsidRPr="005717B9" w14:paraId="57F94670"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8C6FFD"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5B10E48"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14:paraId="347DC409" w14:textId="77777777" w:rsidR="002E1C71"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57D66BFA" w14:textId="77777777" w:rsidR="002E1C71" w:rsidRPr="005717B9" w:rsidRDefault="002E1C71" w:rsidP="004C72C5">
            <w:pPr>
              <w:autoSpaceDE w:val="0"/>
              <w:autoSpaceDN w:val="0"/>
              <w:adjustRightInd w:val="0"/>
              <w:spacing w:after="0" w:line="240" w:lineRule="auto"/>
              <w:rPr>
                <w:rFonts w:cstheme="minorHAnsi"/>
                <w:sz w:val="24"/>
                <w:szCs w:val="24"/>
              </w:rPr>
            </w:pPr>
          </w:p>
        </w:tc>
      </w:tr>
      <w:tr w:rsidR="002E1C71" w:rsidRPr="005717B9" w14:paraId="3590F6D9"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11010C1"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305F7C54" w14:textId="77777777" w:rsidR="002E1C71" w:rsidRPr="00CD6265" w:rsidRDefault="00E278E0" w:rsidP="004C72C5">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69A4B7E" wp14:editId="084EF106">
                  <wp:extent cx="5189220" cy="3459480"/>
                  <wp:effectExtent l="19050" t="0" r="0" b="0"/>
                  <wp:docPr id="17" name="Picture 29"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admin View Exams.png"/>
                          <pic:cNvPicPr>
                            <a:picLocks noChangeAspect="1" noChangeArrowheads="1"/>
                          </pic:cNvPicPr>
                        </pic:nvPicPr>
                        <pic:blipFill>
                          <a:blip r:embed="rId121"/>
                          <a:srcRect/>
                          <a:stretch>
                            <a:fillRect/>
                          </a:stretch>
                        </pic:blipFill>
                        <pic:spPr bwMode="auto">
                          <a:xfrm>
                            <a:off x="0" y="0"/>
                            <a:ext cx="5189220" cy="3459480"/>
                          </a:xfrm>
                          <a:prstGeom prst="rect">
                            <a:avLst/>
                          </a:prstGeom>
                          <a:noFill/>
                          <a:ln w="9525">
                            <a:noFill/>
                            <a:miter lim="800000"/>
                            <a:headEnd/>
                            <a:tailEnd/>
                          </a:ln>
                        </pic:spPr>
                      </pic:pic>
                    </a:graphicData>
                  </a:graphic>
                </wp:inline>
              </w:drawing>
            </w:r>
          </w:p>
          <w:p w14:paraId="5A316F8A" w14:textId="77777777" w:rsidR="002E1C71" w:rsidRPr="001C7C0E" w:rsidRDefault="002E1C71" w:rsidP="004C72C5">
            <w:pPr>
              <w:autoSpaceDE w:val="0"/>
              <w:autoSpaceDN w:val="0"/>
              <w:adjustRightInd w:val="0"/>
              <w:spacing w:after="0" w:line="240" w:lineRule="auto"/>
              <w:jc w:val="center"/>
              <w:rPr>
                <w:rFonts w:cstheme="minorHAnsi"/>
                <w:b/>
                <w:color w:val="76923C" w:themeColor="accent3" w:themeShade="BF"/>
                <w:sz w:val="24"/>
                <w:szCs w:val="24"/>
              </w:rPr>
            </w:pPr>
          </w:p>
        </w:tc>
      </w:tr>
      <w:tr w:rsidR="002E1C71" w:rsidRPr="005717B9" w14:paraId="11A260AF"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55AA406"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1532EB4" w14:textId="77777777" w:rsidR="002E1C71" w:rsidRPr="005717B9" w:rsidRDefault="002E1C71" w:rsidP="004C72C5">
            <w:pPr>
              <w:autoSpaceDE w:val="0"/>
              <w:autoSpaceDN w:val="0"/>
              <w:adjustRightInd w:val="0"/>
              <w:spacing w:after="0" w:line="240" w:lineRule="auto"/>
              <w:rPr>
                <w:rFonts w:cstheme="minorHAnsi"/>
                <w:sz w:val="24"/>
                <w:szCs w:val="24"/>
              </w:rPr>
            </w:pPr>
          </w:p>
          <w:p w14:paraId="7F3395E4" w14:textId="77777777" w:rsidR="002E1C71" w:rsidRPr="00C17FC1" w:rsidRDefault="002E1C71" w:rsidP="004C72C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790A383F"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81CC2CC"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2269D3F8" w14:textId="77777777" w:rsidR="002E1C71" w:rsidRPr="003621EA"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14:paraId="50F58BFD" w14:textId="77777777" w:rsidR="002E1C71" w:rsidRPr="00BC0C97" w:rsidRDefault="002E1C71" w:rsidP="004C72C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14:paraId="770839E8" w14:textId="77777777" w:rsidR="002E1C71" w:rsidRPr="005717B9" w:rsidRDefault="002E1C71" w:rsidP="004C72C5">
            <w:pPr>
              <w:pStyle w:val="ListParagraph"/>
              <w:autoSpaceDE w:val="0"/>
              <w:autoSpaceDN w:val="0"/>
              <w:adjustRightInd w:val="0"/>
              <w:spacing w:after="0" w:line="240" w:lineRule="auto"/>
              <w:rPr>
                <w:rFonts w:cstheme="minorHAnsi"/>
                <w:sz w:val="24"/>
                <w:szCs w:val="24"/>
              </w:rPr>
            </w:pPr>
          </w:p>
        </w:tc>
      </w:tr>
      <w:tr w:rsidR="002E1C71" w:rsidRPr="00E408A4" w14:paraId="3344B8CB"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63E687"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1C8F916D" w14:textId="77777777" w:rsidR="002E1C71" w:rsidRDefault="002E1C71" w:rsidP="004C72C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4ACAC7E8" w14:textId="77777777" w:rsidR="002E1C71" w:rsidRPr="006B3A7E" w:rsidRDefault="002E1C71" w:rsidP="004C72C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063E9CB" w14:textId="77777777" w:rsidR="002E1C71" w:rsidRPr="00EC7A11" w:rsidRDefault="002E1C71" w:rsidP="004C72C5">
            <w:pPr>
              <w:pStyle w:val="ListParagraph"/>
              <w:autoSpaceDE w:val="0"/>
              <w:autoSpaceDN w:val="0"/>
              <w:adjustRightInd w:val="0"/>
              <w:spacing w:after="0" w:line="240" w:lineRule="auto"/>
              <w:rPr>
                <w:rFonts w:cstheme="minorHAnsi"/>
                <w:bCs/>
                <w:sz w:val="24"/>
                <w:szCs w:val="24"/>
              </w:rPr>
            </w:pPr>
          </w:p>
          <w:p w14:paraId="740CFAC4" w14:textId="77777777" w:rsidR="002E1C71" w:rsidRPr="005717B9" w:rsidRDefault="002E1C71" w:rsidP="004C72C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0FD323B" w14:textId="77777777" w:rsidR="002E1C71" w:rsidRPr="006B3A7E" w:rsidRDefault="002E1C71" w:rsidP="004C72C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7C7CD32D" w14:textId="77777777" w:rsidR="002E1C71" w:rsidRPr="006B3A7E" w:rsidRDefault="002E1C71" w:rsidP="004C72C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BBE6C11" w14:textId="77777777" w:rsidR="002E1C71" w:rsidRPr="00E408A4" w:rsidRDefault="002E1C71" w:rsidP="004C72C5">
            <w:pPr>
              <w:autoSpaceDE w:val="0"/>
              <w:autoSpaceDN w:val="0"/>
              <w:adjustRightInd w:val="0"/>
              <w:spacing w:after="0" w:line="240" w:lineRule="auto"/>
              <w:rPr>
                <w:rFonts w:cstheme="minorHAnsi"/>
                <w:sz w:val="24"/>
                <w:szCs w:val="24"/>
              </w:rPr>
            </w:pPr>
          </w:p>
        </w:tc>
      </w:tr>
      <w:tr w:rsidR="002E1C71" w:rsidRPr="005717B9" w14:paraId="1902C366"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E721DCF" w14:textId="77777777" w:rsidR="002E1C71" w:rsidRPr="005717B9" w:rsidRDefault="002E1C71" w:rsidP="004C72C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AEE74C7"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E1C71" w:rsidRPr="005717B9" w14:paraId="454EC028" w14:textId="77777777" w:rsidTr="004C72C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A0ED003" w14:textId="77777777" w:rsidR="002E1C71" w:rsidRPr="005717B9" w:rsidRDefault="002E1C71" w:rsidP="004C72C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92E99CA" w14:textId="77777777" w:rsidR="004C72C5" w:rsidRPr="004C72C5" w:rsidRDefault="004C72C5" w:rsidP="004C72C5"/>
    <w:p w14:paraId="0BCEE3BB" w14:textId="77777777" w:rsidR="004C72C5" w:rsidRDefault="004C72C5" w:rsidP="004C72C5"/>
    <w:p w14:paraId="1B032E77" w14:textId="77777777" w:rsidR="004C72C5" w:rsidRDefault="004C72C5" w:rsidP="004C72C5"/>
    <w:p w14:paraId="641A412D" w14:textId="77777777" w:rsidR="00E41647" w:rsidRDefault="00E41647" w:rsidP="004C72C5"/>
    <w:p w14:paraId="5E435328" w14:textId="77777777" w:rsidR="00E41647" w:rsidRDefault="00E41647" w:rsidP="004C72C5"/>
    <w:p w14:paraId="57DA1061" w14:textId="77777777" w:rsidR="00E41647" w:rsidRDefault="00E41647" w:rsidP="004C72C5"/>
    <w:p w14:paraId="63B333D3" w14:textId="77777777" w:rsidR="00E41647" w:rsidRDefault="00E41647" w:rsidP="004C72C5"/>
    <w:p w14:paraId="6CD816A4" w14:textId="77777777" w:rsidR="00E41647" w:rsidRDefault="00E41647" w:rsidP="004C72C5"/>
    <w:p w14:paraId="38E98E7C" w14:textId="77777777" w:rsidR="00E41647" w:rsidRDefault="00E41647" w:rsidP="004C72C5"/>
    <w:p w14:paraId="730BFD17" w14:textId="77777777" w:rsidR="00E41647" w:rsidRDefault="00E41647" w:rsidP="004C72C5"/>
    <w:p w14:paraId="2DF95797" w14:textId="77777777" w:rsidR="00E41647" w:rsidRDefault="00E41647" w:rsidP="004C72C5"/>
    <w:p w14:paraId="51A1F5A0" w14:textId="77777777" w:rsidR="00E41647" w:rsidRDefault="00E41647" w:rsidP="004C72C5"/>
    <w:p w14:paraId="4D58D6B0" w14:textId="77777777" w:rsidR="00E41647" w:rsidRDefault="00E41647" w:rsidP="004C72C5"/>
    <w:p w14:paraId="6430F66D" w14:textId="77777777" w:rsidR="00E41647" w:rsidRDefault="00E41647" w:rsidP="004C72C5"/>
    <w:p w14:paraId="456AA14B" w14:textId="77777777" w:rsidR="00E41647" w:rsidRDefault="00E41647" w:rsidP="004C72C5"/>
    <w:p w14:paraId="26BA9117" w14:textId="77777777" w:rsidR="00E41647" w:rsidRDefault="00E41647" w:rsidP="004C72C5"/>
    <w:p w14:paraId="5E5CE6D6" w14:textId="77777777" w:rsidR="00E41647" w:rsidRDefault="00E41647" w:rsidP="004C72C5"/>
    <w:p w14:paraId="2D108486" w14:textId="77777777" w:rsidR="00E41647" w:rsidRDefault="00E41647" w:rsidP="004C72C5"/>
    <w:p w14:paraId="6DB8C7EB" w14:textId="77777777" w:rsidR="00E41647" w:rsidRDefault="00E41647" w:rsidP="004C72C5"/>
    <w:p w14:paraId="64DA67E6" w14:textId="77777777" w:rsidR="00E41647" w:rsidRDefault="00E41647" w:rsidP="004C72C5"/>
    <w:p w14:paraId="29D0C131" w14:textId="77777777" w:rsidR="00E41647" w:rsidRDefault="00E41647" w:rsidP="004C72C5"/>
    <w:p w14:paraId="48903816" w14:textId="77777777" w:rsidR="00E41647" w:rsidRDefault="00E41647" w:rsidP="004C72C5"/>
    <w:p w14:paraId="5FC4822D" w14:textId="77777777" w:rsidR="00E41647" w:rsidRDefault="00E41647" w:rsidP="00E41647">
      <w:pPr>
        <w:pStyle w:val="Heading3"/>
      </w:pPr>
      <w:bookmarkStart w:id="1848" w:name="_Toc390091901"/>
      <w:r>
        <w:t>3.11.26 View Question Number</w:t>
      </w:r>
      <w:bookmarkEnd w:id="1848"/>
    </w:p>
    <w:p w14:paraId="10C2DE8E" w14:textId="77777777" w:rsidR="00FF34D5" w:rsidRDefault="00FF34D5" w:rsidP="004C72C5"/>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41647" w:rsidRPr="005717B9" w14:paraId="01E2AFA9"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EE097C6" w14:textId="77777777" w:rsidR="00E41647"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US Ref</w:t>
            </w:r>
          </w:p>
          <w:p w14:paraId="292B4486" w14:textId="77777777" w:rsidR="00E41647" w:rsidRPr="005717B9" w:rsidRDefault="00E41647" w:rsidP="00A21725">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7BF087FE"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US_</w:t>
            </w:r>
            <w:r w:rsidR="00B125A3">
              <w:rPr>
                <w:rFonts w:cstheme="minorHAnsi"/>
                <w:sz w:val="24"/>
                <w:szCs w:val="24"/>
              </w:rPr>
              <w:t>101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59E07C5"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A9CEB02"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0F0686B" w14:textId="77777777" w:rsidR="00E41647" w:rsidRPr="005717B9" w:rsidRDefault="00E41647" w:rsidP="00A21725">
            <w:pPr>
              <w:autoSpaceDE w:val="0"/>
              <w:autoSpaceDN w:val="0"/>
              <w:adjustRightInd w:val="0"/>
              <w:spacing w:after="0" w:line="240" w:lineRule="auto"/>
              <w:rPr>
                <w:rFonts w:cstheme="minorHAnsi"/>
                <w:sz w:val="24"/>
                <w:szCs w:val="24"/>
              </w:rPr>
            </w:pPr>
          </w:p>
        </w:tc>
      </w:tr>
      <w:tr w:rsidR="00E41647" w:rsidRPr="005717B9" w14:paraId="0AA7858B"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70799140"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2C64090"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41647" w:rsidRPr="005717B9" w14:paraId="563D6855"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BAE5F0" w14:textId="77777777" w:rsidR="00E41647" w:rsidRPr="005717B9" w:rsidRDefault="00E41647"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3813FAC0" w14:textId="77777777" w:rsidR="00E41647" w:rsidRPr="005717B9" w:rsidRDefault="00E41647"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sidR="00D83B4E">
              <w:rPr>
                <w:rFonts w:cstheme="minorHAnsi"/>
                <w:color w:val="00000A"/>
                <w:sz w:val="24"/>
                <w:szCs w:val="24"/>
              </w:rPr>
              <w:t>: view question number</w:t>
            </w:r>
          </w:p>
          <w:p w14:paraId="718768BF" w14:textId="77777777" w:rsidR="00E41647" w:rsidRDefault="00E41647"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xml:space="preserve">: </w:t>
            </w:r>
            <w:r w:rsidR="00D83B4E">
              <w:rPr>
                <w:rFonts w:cstheme="minorHAnsi"/>
                <w:color w:val="00000A"/>
                <w:sz w:val="24"/>
                <w:szCs w:val="24"/>
              </w:rPr>
              <w:t>which question I am currently attempting.</w:t>
            </w:r>
          </w:p>
          <w:p w14:paraId="72CA4EC9" w14:textId="77777777" w:rsidR="00E41647" w:rsidRPr="005717B9" w:rsidRDefault="00E41647" w:rsidP="00A21725">
            <w:pPr>
              <w:autoSpaceDE w:val="0"/>
              <w:autoSpaceDN w:val="0"/>
              <w:adjustRightInd w:val="0"/>
              <w:spacing w:after="0" w:line="240" w:lineRule="auto"/>
              <w:rPr>
                <w:rFonts w:cstheme="minorHAnsi"/>
                <w:sz w:val="24"/>
                <w:szCs w:val="24"/>
              </w:rPr>
            </w:pPr>
          </w:p>
        </w:tc>
      </w:tr>
      <w:tr w:rsidR="00E41647" w:rsidRPr="005717B9" w14:paraId="5E013A3C"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D873B4" w14:textId="77777777" w:rsidR="00E41647" w:rsidRDefault="00E41647"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66DB664D" w14:textId="77777777" w:rsidR="00E41647" w:rsidRPr="005717B9" w:rsidRDefault="00E41647" w:rsidP="00A21725">
            <w:pPr>
              <w:autoSpaceDE w:val="0"/>
              <w:autoSpaceDN w:val="0"/>
              <w:adjustRightInd w:val="0"/>
              <w:spacing w:after="0" w:line="240" w:lineRule="auto"/>
              <w:rPr>
                <w:rFonts w:cstheme="minorHAnsi"/>
                <w:b/>
                <w:bCs/>
                <w:sz w:val="24"/>
                <w:szCs w:val="24"/>
              </w:rPr>
            </w:pPr>
          </w:p>
          <w:p w14:paraId="09F094BB" w14:textId="77777777" w:rsidR="00E41647" w:rsidRPr="00CD6265" w:rsidRDefault="00E41647" w:rsidP="00A21725">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57813B42" wp14:editId="13CB4924">
                  <wp:extent cx="5483225" cy="3758065"/>
                  <wp:effectExtent l="19050" t="0" r="3175" b="0"/>
                  <wp:docPr id="35"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109"/>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14:paraId="6D868DF7" w14:textId="77777777" w:rsidR="00E41647" w:rsidRPr="005717B9" w:rsidRDefault="00E41647" w:rsidP="00A21725">
            <w:pPr>
              <w:autoSpaceDE w:val="0"/>
              <w:autoSpaceDN w:val="0"/>
              <w:adjustRightInd w:val="0"/>
              <w:spacing w:after="0" w:line="240" w:lineRule="auto"/>
              <w:jc w:val="center"/>
              <w:rPr>
                <w:rFonts w:cstheme="minorHAnsi"/>
                <w:sz w:val="24"/>
                <w:szCs w:val="24"/>
              </w:rPr>
            </w:pPr>
          </w:p>
        </w:tc>
      </w:tr>
      <w:tr w:rsidR="00E41647" w:rsidRPr="005717B9" w14:paraId="45AE66CA"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023F339" w14:textId="77777777" w:rsidR="00E41647" w:rsidRPr="005717B9" w:rsidRDefault="00E41647"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2E36D356" w14:textId="77777777" w:rsidR="00E41647" w:rsidRPr="005717B9" w:rsidRDefault="00E41647" w:rsidP="00A21725">
            <w:pPr>
              <w:autoSpaceDE w:val="0"/>
              <w:autoSpaceDN w:val="0"/>
              <w:adjustRightInd w:val="0"/>
              <w:spacing w:after="0" w:line="240" w:lineRule="auto"/>
              <w:rPr>
                <w:rFonts w:cstheme="minorHAnsi"/>
                <w:sz w:val="24"/>
                <w:szCs w:val="24"/>
              </w:rPr>
            </w:pPr>
          </w:p>
          <w:p w14:paraId="08564703" w14:textId="77777777" w:rsidR="00E41647" w:rsidRPr="00C17FC1" w:rsidRDefault="00E41647" w:rsidP="00A21725">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70EEFD7A" w14:textId="77777777" w:rsidR="00E41647" w:rsidRPr="005717B9" w:rsidRDefault="00E41647" w:rsidP="00A21725">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1B7F24CA" w14:textId="77777777" w:rsidR="00E41647" w:rsidRPr="00990989"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77B30969" w14:textId="77777777" w:rsidR="00E41647" w:rsidRPr="009F4604"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2A7CEB8B" w14:textId="77777777" w:rsidR="00E41647" w:rsidRPr="009F4604"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15650AA4" w14:textId="77777777" w:rsidR="00E41647" w:rsidRPr="009F4604"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6055F291" w14:textId="77777777" w:rsidR="00E41647" w:rsidRPr="005C02EF"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5C479F55"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42B866FB"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375382A0"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14:paraId="19C70CFE"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t>
            </w:r>
            <w:r w:rsidR="007F0CD0">
              <w:rPr>
                <w:rFonts w:cstheme="minorHAnsi"/>
                <w:sz w:val="24"/>
                <w:szCs w:val="24"/>
              </w:rPr>
              <w:t>will be shown the question number on the top right corner of the screen.</w:t>
            </w:r>
          </w:p>
          <w:p w14:paraId="044A3016" w14:textId="77777777" w:rsidR="00E41647" w:rsidRDefault="00E41647"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14:paraId="2D237E3B" w14:textId="77777777" w:rsidR="00E41647" w:rsidRPr="005717B9" w:rsidRDefault="00E41647" w:rsidP="00A21725">
            <w:pPr>
              <w:pStyle w:val="ListParagraph"/>
              <w:autoSpaceDE w:val="0"/>
              <w:autoSpaceDN w:val="0"/>
              <w:adjustRightInd w:val="0"/>
              <w:spacing w:after="0" w:line="240" w:lineRule="auto"/>
              <w:rPr>
                <w:rFonts w:cstheme="minorHAnsi"/>
                <w:sz w:val="24"/>
                <w:szCs w:val="24"/>
              </w:rPr>
            </w:pPr>
          </w:p>
        </w:tc>
      </w:tr>
      <w:tr w:rsidR="00E41647" w:rsidRPr="005717B9" w14:paraId="3F95F511"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EAA268D" w14:textId="77777777" w:rsidR="00E41647" w:rsidRPr="005717B9" w:rsidRDefault="00E41647"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095E0E3" w14:textId="77777777" w:rsidR="00E41647" w:rsidRPr="00EC7A11" w:rsidRDefault="00E41647" w:rsidP="00A217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40E1535C" w14:textId="77777777" w:rsidR="00E41647" w:rsidRPr="00EC7A11" w:rsidRDefault="00E41647" w:rsidP="00A21725">
            <w:pPr>
              <w:pStyle w:val="ListParagraph"/>
              <w:autoSpaceDE w:val="0"/>
              <w:autoSpaceDN w:val="0"/>
              <w:adjustRightInd w:val="0"/>
              <w:spacing w:after="0" w:line="240" w:lineRule="auto"/>
              <w:rPr>
                <w:rFonts w:cstheme="minorHAnsi"/>
                <w:bCs/>
                <w:sz w:val="24"/>
                <w:szCs w:val="24"/>
              </w:rPr>
            </w:pPr>
          </w:p>
          <w:p w14:paraId="1F47C3AB" w14:textId="77777777" w:rsidR="00E41647" w:rsidRPr="005717B9" w:rsidRDefault="00E41647"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1F2A4965" w14:textId="77777777" w:rsidR="00E41647" w:rsidRPr="00B906EC" w:rsidRDefault="00E41647" w:rsidP="00A217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44E6C1A" w14:textId="77777777" w:rsidR="00E41647" w:rsidRPr="005717B9" w:rsidRDefault="00E41647" w:rsidP="00A21725">
            <w:pPr>
              <w:pStyle w:val="ListParagraph"/>
              <w:autoSpaceDE w:val="0"/>
              <w:autoSpaceDN w:val="0"/>
              <w:adjustRightInd w:val="0"/>
              <w:spacing w:after="0" w:line="240" w:lineRule="auto"/>
              <w:rPr>
                <w:rFonts w:cstheme="minorHAnsi"/>
                <w:sz w:val="24"/>
                <w:szCs w:val="24"/>
              </w:rPr>
            </w:pPr>
          </w:p>
        </w:tc>
      </w:tr>
      <w:tr w:rsidR="00E41647" w:rsidRPr="005717B9" w14:paraId="37D92B59"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6E75BEC" w14:textId="77777777" w:rsidR="00E41647" w:rsidRPr="005717B9" w:rsidRDefault="00E41647" w:rsidP="00A21725">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4BE6944"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41647" w:rsidRPr="005717B9" w14:paraId="17C25623"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60C06A" w14:textId="77777777" w:rsidR="00E41647" w:rsidRPr="005717B9" w:rsidRDefault="00E41647" w:rsidP="00A217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156F35F7" w14:textId="77777777" w:rsidR="00FF34D5" w:rsidRDefault="00FF34D5" w:rsidP="004C72C5"/>
    <w:p w14:paraId="6675EF83" w14:textId="77777777" w:rsidR="00FF34D5" w:rsidRDefault="00FF34D5" w:rsidP="004C72C5"/>
    <w:p w14:paraId="557269ED" w14:textId="77777777" w:rsidR="00FF34D5" w:rsidRDefault="00FF34D5" w:rsidP="004C72C5"/>
    <w:p w14:paraId="2156942C" w14:textId="77777777" w:rsidR="00FF34D5" w:rsidRDefault="00FF34D5" w:rsidP="004C72C5"/>
    <w:p w14:paraId="117F251E" w14:textId="77777777" w:rsidR="00563A4B" w:rsidRDefault="00563A4B" w:rsidP="004C72C5"/>
    <w:p w14:paraId="55BFAE2A" w14:textId="77777777" w:rsidR="00563A4B" w:rsidRDefault="00563A4B" w:rsidP="004C72C5"/>
    <w:p w14:paraId="358958ED" w14:textId="77777777" w:rsidR="00563A4B" w:rsidRDefault="00563A4B" w:rsidP="004C72C5"/>
    <w:p w14:paraId="71254380" w14:textId="77777777" w:rsidR="00563A4B" w:rsidRDefault="00563A4B" w:rsidP="004C72C5"/>
    <w:p w14:paraId="3D9B89AD" w14:textId="77777777" w:rsidR="00563A4B" w:rsidRDefault="00563A4B" w:rsidP="004C72C5"/>
    <w:p w14:paraId="12FD7536" w14:textId="77777777" w:rsidR="00563A4B" w:rsidRDefault="00563A4B" w:rsidP="004C72C5"/>
    <w:p w14:paraId="20865769" w14:textId="77777777" w:rsidR="00563A4B" w:rsidRDefault="00563A4B" w:rsidP="004C72C5"/>
    <w:p w14:paraId="5CD412DC" w14:textId="77777777" w:rsidR="00563A4B" w:rsidRDefault="00563A4B" w:rsidP="004C72C5"/>
    <w:p w14:paraId="4EE47935" w14:textId="77777777" w:rsidR="00563A4B" w:rsidRDefault="00563A4B" w:rsidP="004C72C5"/>
    <w:p w14:paraId="2E0AC6B0" w14:textId="77777777" w:rsidR="00563A4B" w:rsidRDefault="00563A4B" w:rsidP="004C72C5"/>
    <w:p w14:paraId="6E751F02" w14:textId="77777777" w:rsidR="00563A4B" w:rsidRDefault="00563A4B" w:rsidP="004C72C5"/>
    <w:p w14:paraId="1E337E19" w14:textId="77777777" w:rsidR="00563A4B" w:rsidRDefault="00563A4B" w:rsidP="00563A4B">
      <w:pPr>
        <w:pStyle w:val="Heading3"/>
      </w:pPr>
      <w:bookmarkStart w:id="1849" w:name="_Toc390091902"/>
      <w:r>
        <w:t>3.11.27 Add Multiple Exams to Lecturer</w:t>
      </w:r>
      <w:bookmarkEnd w:id="184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63A4B" w:rsidRPr="005717B9" w14:paraId="4D8F14A2"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8794DFD"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0B1B2A3"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C1ED4E1"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5D9A863"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A1D9FFA" w14:textId="77777777" w:rsidR="00563A4B" w:rsidRPr="005717B9" w:rsidRDefault="00563A4B" w:rsidP="00A21725">
            <w:pPr>
              <w:autoSpaceDE w:val="0"/>
              <w:autoSpaceDN w:val="0"/>
              <w:adjustRightInd w:val="0"/>
              <w:spacing w:after="0" w:line="240" w:lineRule="auto"/>
              <w:rPr>
                <w:rFonts w:cstheme="minorHAnsi"/>
                <w:sz w:val="24"/>
                <w:szCs w:val="24"/>
              </w:rPr>
            </w:pPr>
          </w:p>
        </w:tc>
      </w:tr>
      <w:tr w:rsidR="00563A4B" w:rsidRPr="005717B9" w14:paraId="6C7FB889" w14:textId="77777777" w:rsidTr="00A21725">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5176A64"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E592224"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63A4B" w:rsidRPr="005717B9" w14:paraId="049F533D"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D74A8A" w14:textId="77777777" w:rsidR="00563A4B" w:rsidRPr="005717B9" w:rsidRDefault="00563A4B"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0538A31" w14:textId="77777777" w:rsidR="00563A4B" w:rsidRPr="005717B9" w:rsidRDefault="00563A4B" w:rsidP="00A21725">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Add exams to lecturer</w:t>
            </w:r>
          </w:p>
          <w:p w14:paraId="0FE94F99" w14:textId="77777777" w:rsidR="00563A4B" w:rsidRPr="005717B9" w:rsidRDefault="00563A4B" w:rsidP="00563A4B">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assign more than one exam per lecturer</w:t>
            </w:r>
          </w:p>
        </w:tc>
      </w:tr>
      <w:tr w:rsidR="00563A4B" w:rsidRPr="005717B9" w14:paraId="29B676A1"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F48F68B" w14:textId="77777777" w:rsidR="00563A4B" w:rsidRDefault="00563A4B"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D2712DA" w14:textId="77777777" w:rsidR="00563A4B" w:rsidRPr="005717B9" w:rsidRDefault="00563A4B" w:rsidP="00A21725">
            <w:pPr>
              <w:autoSpaceDE w:val="0"/>
              <w:autoSpaceDN w:val="0"/>
              <w:adjustRightInd w:val="0"/>
              <w:spacing w:after="0" w:line="240" w:lineRule="auto"/>
              <w:rPr>
                <w:rFonts w:cstheme="minorHAnsi"/>
                <w:b/>
                <w:bCs/>
                <w:sz w:val="24"/>
                <w:szCs w:val="24"/>
              </w:rPr>
            </w:pPr>
          </w:p>
          <w:p w14:paraId="3F0B25D0" w14:textId="77777777" w:rsidR="00563A4B" w:rsidRPr="004037FB" w:rsidRDefault="008D1F5E" w:rsidP="008D1F5E">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78C1AEB6" wp14:editId="395864A5">
                  <wp:extent cx="4147800" cy="6347197"/>
                  <wp:effectExtent l="19050" t="0" r="5100" b="0"/>
                  <wp:docPr id="37" name="Picture 31" descr="C:\Users\melakaa\Desktop\Top Cima\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Top Cima\admin create lecturer.png"/>
                          <pic:cNvPicPr>
                            <a:picLocks noChangeAspect="1" noChangeArrowheads="1"/>
                          </pic:cNvPicPr>
                        </pic:nvPicPr>
                        <pic:blipFill>
                          <a:blip r:embed="rId122"/>
                          <a:srcRect/>
                          <a:stretch>
                            <a:fillRect/>
                          </a:stretch>
                        </pic:blipFill>
                        <pic:spPr bwMode="auto">
                          <a:xfrm>
                            <a:off x="0" y="0"/>
                            <a:ext cx="4149684" cy="6350080"/>
                          </a:xfrm>
                          <a:prstGeom prst="rect">
                            <a:avLst/>
                          </a:prstGeom>
                          <a:noFill/>
                          <a:ln w="9525">
                            <a:noFill/>
                            <a:miter lim="800000"/>
                            <a:headEnd/>
                            <a:tailEnd/>
                          </a:ln>
                        </pic:spPr>
                      </pic:pic>
                    </a:graphicData>
                  </a:graphic>
                </wp:inline>
              </w:drawing>
            </w:r>
          </w:p>
        </w:tc>
      </w:tr>
      <w:tr w:rsidR="00563A4B" w:rsidRPr="005717B9" w14:paraId="44C3F135"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7F1BEB3" w14:textId="77777777" w:rsidR="00563A4B" w:rsidRPr="005717B9" w:rsidRDefault="00563A4B"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02DCC6A" w14:textId="77777777" w:rsidR="00563A4B" w:rsidRPr="00C17FC1" w:rsidRDefault="00563A4B" w:rsidP="00A21725">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2807F439" w14:textId="77777777" w:rsidR="00563A4B" w:rsidRPr="003621EA"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430EFF8" w14:textId="77777777" w:rsidR="00563A4B" w:rsidRPr="003621EA"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14:paraId="7472DEF2" w14:textId="77777777" w:rsidR="00563A4B" w:rsidRPr="003621EA"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14:paraId="75DFF2A8" w14:textId="77777777" w:rsidR="00563A4B" w:rsidRPr="001E4C5A"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14:paraId="2B6D03E7" w14:textId="77777777" w:rsidR="00563A4B" w:rsidRPr="00563A4B"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sidRPr="00563A4B">
              <w:rPr>
                <w:rFonts w:cstheme="minorHAnsi"/>
                <w:color w:val="00000A"/>
                <w:sz w:val="24"/>
                <w:szCs w:val="24"/>
              </w:rPr>
              <w:t>Admin will enter the details in the text boxes</w:t>
            </w:r>
          </w:p>
          <w:p w14:paraId="103B8BEA"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by going through the course and level</w:t>
            </w:r>
          </w:p>
          <w:p w14:paraId="57733F10"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add to add the exam</w:t>
            </w:r>
          </w:p>
          <w:p w14:paraId="7B472558" w14:textId="77777777" w:rsidR="00563A4B" w:rsidRPr="00563A4B" w:rsidRDefault="00563A4B" w:rsidP="00563A4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exams are shown to the admin</w:t>
            </w:r>
          </w:p>
          <w:p w14:paraId="7370ADAE" w14:textId="77777777" w:rsidR="00563A4B" w:rsidRPr="005717B9" w:rsidRDefault="00563A4B" w:rsidP="00A21725">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563A4B" w:rsidRPr="005717B9" w14:paraId="02EC96FC"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C0967FB" w14:textId="77777777" w:rsidR="00563A4B" w:rsidRPr="005717B9" w:rsidRDefault="00563A4B"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7FE6C6F8" w14:textId="77777777" w:rsidR="00563A4B" w:rsidRDefault="00563A4B" w:rsidP="00A21725">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14:paraId="536C208A" w14:textId="77777777" w:rsidR="00563A4B" w:rsidRDefault="00563A4B" w:rsidP="00A21725">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14:paraId="76291F21" w14:textId="77777777" w:rsidR="00563A4B" w:rsidRPr="00261B72" w:rsidRDefault="00563A4B" w:rsidP="00A21725">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29C1C64" w14:textId="77777777" w:rsidR="00563A4B" w:rsidRPr="00EC7A11" w:rsidRDefault="00563A4B" w:rsidP="00A21725">
            <w:pPr>
              <w:pStyle w:val="ListParagraph"/>
              <w:autoSpaceDE w:val="0"/>
              <w:autoSpaceDN w:val="0"/>
              <w:adjustRightInd w:val="0"/>
              <w:spacing w:after="0" w:line="240" w:lineRule="auto"/>
              <w:rPr>
                <w:rFonts w:cstheme="minorHAnsi"/>
                <w:bCs/>
                <w:sz w:val="24"/>
                <w:szCs w:val="24"/>
              </w:rPr>
            </w:pPr>
          </w:p>
          <w:p w14:paraId="59F9F547" w14:textId="77777777" w:rsidR="00563A4B" w:rsidRPr="00A20B99" w:rsidRDefault="00563A4B" w:rsidP="00A21725">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5439389" w14:textId="77777777" w:rsidR="00563A4B" w:rsidRPr="00A20B99" w:rsidRDefault="00563A4B" w:rsidP="00A217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14:paraId="6C7FDA70" w14:textId="77777777" w:rsidR="00563A4B" w:rsidRPr="00A20B99" w:rsidRDefault="00563A4B" w:rsidP="00A21725">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14:paraId="7FEBFB90" w14:textId="77777777" w:rsidR="00563A4B" w:rsidRPr="006B3A7E" w:rsidRDefault="00563A4B" w:rsidP="00A21725">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1B1EAD57" w14:textId="77777777" w:rsidR="00563A4B" w:rsidRPr="00E408A4" w:rsidRDefault="00563A4B" w:rsidP="00A21725">
            <w:pPr>
              <w:autoSpaceDE w:val="0"/>
              <w:autoSpaceDN w:val="0"/>
              <w:adjustRightInd w:val="0"/>
              <w:spacing w:after="0" w:line="240" w:lineRule="auto"/>
              <w:rPr>
                <w:rFonts w:cstheme="minorHAnsi"/>
                <w:sz w:val="24"/>
                <w:szCs w:val="24"/>
              </w:rPr>
            </w:pPr>
          </w:p>
        </w:tc>
      </w:tr>
      <w:tr w:rsidR="00563A4B" w:rsidRPr="005717B9" w14:paraId="5A5BDB0D"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68F3C0" w14:textId="77777777" w:rsidR="00563A4B" w:rsidRPr="005717B9" w:rsidRDefault="00563A4B" w:rsidP="00AF44B7">
            <w:pPr>
              <w:autoSpaceDE w:val="0"/>
              <w:autoSpaceDN w:val="0"/>
              <w:adjustRightInd w:val="0"/>
              <w:spacing w:after="0" w:line="240" w:lineRule="auto"/>
              <w:rPr>
                <w:rFonts w:cstheme="minorHAnsi"/>
                <w:sz w:val="24"/>
                <w:szCs w:val="24"/>
              </w:rPr>
            </w:pPr>
            <w:r w:rsidRPr="005717B9">
              <w:rPr>
                <w:rFonts w:cstheme="minorHAnsi"/>
                <w:b/>
                <w:bCs/>
                <w:sz w:val="24"/>
                <w:szCs w:val="24"/>
              </w:rPr>
              <w:t>Notes:Alternatives:</w:t>
            </w:r>
          </w:p>
        </w:tc>
      </w:tr>
      <w:tr w:rsidR="00563A4B" w:rsidRPr="005717B9" w14:paraId="4BF9D991" w14:textId="77777777" w:rsidTr="00A21725">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EF6B73" w14:textId="77777777" w:rsidR="00563A4B" w:rsidRPr="005717B9" w:rsidRDefault="00563A4B" w:rsidP="00A21725">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B1C71C2" w14:textId="77777777" w:rsidR="00563A4B" w:rsidRDefault="00563A4B" w:rsidP="004C72C5"/>
    <w:p w14:paraId="1D44F067" w14:textId="77777777" w:rsidR="00563A4B" w:rsidRDefault="00563A4B" w:rsidP="004C72C5"/>
    <w:p w14:paraId="78C7597C" w14:textId="77777777" w:rsidR="00563A4B" w:rsidRDefault="00563A4B" w:rsidP="004C72C5"/>
    <w:p w14:paraId="12C0E17C" w14:textId="77777777" w:rsidR="00563A4B" w:rsidRDefault="00563A4B" w:rsidP="004C72C5"/>
    <w:p w14:paraId="0C971A35" w14:textId="77777777" w:rsidR="00563A4B" w:rsidRDefault="00563A4B" w:rsidP="004C72C5"/>
    <w:p w14:paraId="1BD513A9" w14:textId="77777777" w:rsidR="00563A4B" w:rsidRDefault="00563A4B" w:rsidP="004C72C5"/>
    <w:p w14:paraId="585FFAE8" w14:textId="77777777" w:rsidR="00563A4B" w:rsidRDefault="00563A4B" w:rsidP="004C72C5"/>
    <w:p w14:paraId="75297F2E" w14:textId="77777777" w:rsidR="00563A4B" w:rsidRDefault="00563A4B" w:rsidP="004C72C5"/>
    <w:p w14:paraId="5400ECF0" w14:textId="77777777" w:rsidR="00563A4B" w:rsidRDefault="00563A4B" w:rsidP="004C72C5"/>
    <w:p w14:paraId="428E9C50" w14:textId="77777777" w:rsidR="00563A4B" w:rsidRDefault="00563A4B" w:rsidP="004C72C5"/>
    <w:p w14:paraId="740F7CD4" w14:textId="77777777" w:rsidR="00563A4B" w:rsidRDefault="00563A4B" w:rsidP="004C72C5"/>
    <w:p w14:paraId="1134D412" w14:textId="77777777" w:rsidR="000D6588" w:rsidRDefault="000D6588" w:rsidP="000D6588">
      <w:pPr>
        <w:pStyle w:val="Heading3"/>
      </w:pPr>
      <w:bookmarkStart w:id="1850" w:name="_Toc390091903"/>
      <w:r>
        <w:t>3.11.28Create and Upload News</w:t>
      </w:r>
      <w:bookmarkEnd w:id="18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1D6583" w:rsidRPr="005717B9" w14:paraId="23917F4F"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32B85E2D"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601C18E"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C6B634A"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ECCEDA3"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6C58BD0" w14:textId="77777777" w:rsidR="001D6583" w:rsidRPr="005717B9" w:rsidRDefault="001D6583" w:rsidP="00010891">
            <w:pPr>
              <w:autoSpaceDE w:val="0"/>
              <w:autoSpaceDN w:val="0"/>
              <w:adjustRightInd w:val="0"/>
              <w:spacing w:after="0" w:line="240" w:lineRule="auto"/>
              <w:rPr>
                <w:rFonts w:cstheme="minorHAnsi"/>
                <w:sz w:val="24"/>
                <w:szCs w:val="24"/>
              </w:rPr>
            </w:pPr>
          </w:p>
        </w:tc>
      </w:tr>
      <w:tr w:rsidR="001D6583" w:rsidRPr="005717B9" w14:paraId="4C14FBD3"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FCDBDE3"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32FA6C2E"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1D6583" w:rsidRPr="005717B9" w14:paraId="6F11E415"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C0DA2B2" w14:textId="77777777" w:rsidR="001D6583" w:rsidRPr="005717B9" w:rsidRDefault="001D658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22766BA" w14:textId="77777777" w:rsidR="001D6583" w:rsidRPr="005717B9" w:rsidRDefault="001D658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news</w:t>
            </w:r>
          </w:p>
          <w:p w14:paraId="0C9C9BCE"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create and upload news for a selected level</w:t>
            </w:r>
          </w:p>
        </w:tc>
      </w:tr>
      <w:tr w:rsidR="001D6583" w:rsidRPr="005717B9" w14:paraId="40D447CF"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C67E6F4" w14:textId="77777777" w:rsidR="001D6583" w:rsidRDefault="001D658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5913D2B7" w14:textId="77777777" w:rsidR="001D6583" w:rsidRPr="005717B9" w:rsidRDefault="001D6583" w:rsidP="00010891">
            <w:pPr>
              <w:autoSpaceDE w:val="0"/>
              <w:autoSpaceDN w:val="0"/>
              <w:adjustRightInd w:val="0"/>
              <w:spacing w:after="0" w:line="240" w:lineRule="auto"/>
              <w:rPr>
                <w:rFonts w:cstheme="minorHAnsi"/>
                <w:b/>
                <w:bCs/>
                <w:sz w:val="24"/>
                <w:szCs w:val="24"/>
              </w:rPr>
            </w:pPr>
          </w:p>
          <w:p w14:paraId="68879989" w14:textId="77777777" w:rsidR="001D6583" w:rsidRDefault="001D6583" w:rsidP="00010891">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0F19D068" wp14:editId="6C5CDDAD">
                  <wp:extent cx="4781550" cy="4086225"/>
                  <wp:effectExtent l="19050" t="0" r="0" b="0"/>
                  <wp:docPr id="4" name="Picture 4" descr="C:\Users\melakaa\Desktop\Top Cima\new new\upload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new new\upload news.png"/>
                          <pic:cNvPicPr>
                            <a:picLocks noChangeAspect="1" noChangeArrowheads="1"/>
                          </pic:cNvPicPr>
                        </pic:nvPicPr>
                        <pic:blipFill>
                          <a:blip r:embed="rId123"/>
                          <a:srcRect/>
                          <a:stretch>
                            <a:fillRect/>
                          </a:stretch>
                        </pic:blipFill>
                        <pic:spPr bwMode="auto">
                          <a:xfrm>
                            <a:off x="0" y="0"/>
                            <a:ext cx="4781550" cy="4086225"/>
                          </a:xfrm>
                          <a:prstGeom prst="rect">
                            <a:avLst/>
                          </a:prstGeom>
                          <a:noFill/>
                          <a:ln w="9525">
                            <a:noFill/>
                            <a:miter lim="800000"/>
                            <a:headEnd/>
                            <a:tailEnd/>
                          </a:ln>
                        </pic:spPr>
                      </pic:pic>
                    </a:graphicData>
                  </a:graphic>
                </wp:inline>
              </w:drawing>
            </w:r>
          </w:p>
          <w:p w14:paraId="3519FB8E" w14:textId="77777777" w:rsidR="001D6583" w:rsidRPr="004037FB" w:rsidRDefault="001D6583" w:rsidP="00010891">
            <w:pPr>
              <w:autoSpaceDE w:val="0"/>
              <w:autoSpaceDN w:val="0"/>
              <w:adjustRightInd w:val="0"/>
              <w:spacing w:after="0" w:line="240" w:lineRule="auto"/>
              <w:jc w:val="center"/>
              <w:rPr>
                <w:rFonts w:cstheme="minorHAnsi"/>
                <w:b/>
                <w:color w:val="E36C0A" w:themeColor="accent6" w:themeShade="BF"/>
                <w:sz w:val="24"/>
                <w:szCs w:val="24"/>
              </w:rPr>
            </w:pPr>
          </w:p>
        </w:tc>
      </w:tr>
      <w:tr w:rsidR="001D6583" w:rsidRPr="005717B9" w14:paraId="5888C76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AD3A625" w14:textId="77777777" w:rsidR="001D6583" w:rsidRPr="005717B9" w:rsidRDefault="001D658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14999A08" w14:textId="77777777" w:rsidR="001D6583" w:rsidRPr="00C17FC1" w:rsidRDefault="001D6583" w:rsidP="001D658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bytyping the URL.</w:t>
            </w:r>
          </w:p>
          <w:p w14:paraId="63B6EE69" w14:textId="77777777" w:rsidR="001D6583" w:rsidRPr="003621EA"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7BE51340" w14:textId="77777777" w:rsidR="001D6583" w:rsidRPr="00B361F2"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w:t>
            </w:r>
          </w:p>
          <w:p w14:paraId="1E2067AD" w14:textId="77777777" w:rsidR="001D6583" w:rsidRPr="00B361F2"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News” Link</w:t>
            </w:r>
          </w:p>
          <w:p w14:paraId="5C362133" w14:textId="77777777" w:rsidR="001D6583" w:rsidRPr="00B361F2"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the subject of the news, the message, and select the level from the dropdown menu. </w:t>
            </w:r>
          </w:p>
          <w:p w14:paraId="23A49B10" w14:textId="77777777" w:rsidR="001D6583" w:rsidRPr="00B361F2"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new attachment to be uploaded</w:t>
            </w:r>
          </w:p>
          <w:p w14:paraId="7CDD801D" w14:textId="77777777" w:rsidR="001D6583" w:rsidRPr="005717B9" w:rsidRDefault="001D6583" w:rsidP="001D658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1D6583" w:rsidRPr="005717B9" w14:paraId="4272672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2579A36" w14:textId="77777777" w:rsidR="001D6583" w:rsidRPr="005717B9" w:rsidRDefault="001D658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45C3B586" w14:textId="77777777" w:rsidR="001D6583" w:rsidRPr="00261B72" w:rsidRDefault="001D6583" w:rsidP="001D658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017C075" w14:textId="77777777" w:rsidR="001D6583" w:rsidRPr="00EC7A11" w:rsidRDefault="001D6583" w:rsidP="00010891">
            <w:pPr>
              <w:pStyle w:val="ListParagraph"/>
              <w:autoSpaceDE w:val="0"/>
              <w:autoSpaceDN w:val="0"/>
              <w:adjustRightInd w:val="0"/>
              <w:spacing w:after="0" w:line="240" w:lineRule="auto"/>
              <w:rPr>
                <w:rFonts w:cstheme="minorHAnsi"/>
                <w:bCs/>
                <w:sz w:val="24"/>
                <w:szCs w:val="24"/>
              </w:rPr>
            </w:pPr>
          </w:p>
          <w:p w14:paraId="2A3EF5C3" w14:textId="77777777" w:rsidR="001D6583" w:rsidRPr="00A20B99" w:rsidRDefault="001D658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4C670897" w14:textId="77777777" w:rsidR="001D6583" w:rsidRPr="006B3A7E" w:rsidRDefault="001D6583" w:rsidP="001D658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7C16CA9" w14:textId="77777777" w:rsidR="001D6583" w:rsidRPr="00E408A4" w:rsidRDefault="001D6583" w:rsidP="00010891">
            <w:pPr>
              <w:autoSpaceDE w:val="0"/>
              <w:autoSpaceDN w:val="0"/>
              <w:adjustRightInd w:val="0"/>
              <w:spacing w:after="0" w:line="240" w:lineRule="auto"/>
              <w:rPr>
                <w:rFonts w:cstheme="minorHAnsi"/>
                <w:sz w:val="24"/>
                <w:szCs w:val="24"/>
              </w:rPr>
            </w:pPr>
          </w:p>
        </w:tc>
      </w:tr>
      <w:tr w:rsidR="001D6583" w:rsidRPr="005717B9" w14:paraId="196AE40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9EB7817"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1D6583" w:rsidRPr="005717B9" w14:paraId="13FBCE5A"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BB6418" w14:textId="77777777" w:rsidR="001D6583" w:rsidRPr="005717B9" w:rsidRDefault="001D658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E28202C" w14:textId="77777777" w:rsidR="001D6583" w:rsidRDefault="001D6583" w:rsidP="001D6583"/>
    <w:p w14:paraId="24670AC8" w14:textId="77777777" w:rsidR="00212426" w:rsidRDefault="00212426" w:rsidP="001D6583"/>
    <w:p w14:paraId="2015697C" w14:textId="77777777" w:rsidR="00212426" w:rsidRDefault="00212426" w:rsidP="001D6583"/>
    <w:p w14:paraId="707C70D1" w14:textId="77777777" w:rsidR="00212426" w:rsidRDefault="00212426" w:rsidP="001D6583"/>
    <w:p w14:paraId="7100F9A9" w14:textId="77777777" w:rsidR="00212426" w:rsidRDefault="00212426" w:rsidP="001D6583"/>
    <w:p w14:paraId="4D76AC6C" w14:textId="77777777" w:rsidR="00212426" w:rsidRDefault="00212426" w:rsidP="001D6583"/>
    <w:p w14:paraId="5CC197F4" w14:textId="77777777" w:rsidR="00212426" w:rsidRDefault="00212426" w:rsidP="001D6583"/>
    <w:p w14:paraId="09EF5AFD" w14:textId="77777777" w:rsidR="00212426" w:rsidRDefault="00212426" w:rsidP="001D6583"/>
    <w:p w14:paraId="3E824C3D" w14:textId="77777777" w:rsidR="00212426" w:rsidRDefault="00212426" w:rsidP="001D6583"/>
    <w:p w14:paraId="27B3A012" w14:textId="77777777" w:rsidR="00212426" w:rsidRDefault="00212426" w:rsidP="001D6583"/>
    <w:p w14:paraId="31109933" w14:textId="77777777" w:rsidR="00212426" w:rsidRDefault="00212426" w:rsidP="001D6583"/>
    <w:p w14:paraId="64D1F804" w14:textId="77777777" w:rsidR="00212426" w:rsidRDefault="00212426" w:rsidP="001D6583"/>
    <w:p w14:paraId="66249E06" w14:textId="77777777" w:rsidR="00212426" w:rsidRDefault="00212426" w:rsidP="001D6583"/>
    <w:p w14:paraId="25CF2D97" w14:textId="77777777" w:rsidR="00212426" w:rsidRDefault="00212426" w:rsidP="001D6583"/>
    <w:p w14:paraId="1814B26E" w14:textId="77777777" w:rsidR="00212426" w:rsidRDefault="00212426" w:rsidP="001D6583"/>
    <w:p w14:paraId="6D0DDEC1" w14:textId="77777777" w:rsidR="00212426" w:rsidRDefault="00212426" w:rsidP="001D6583"/>
    <w:p w14:paraId="4827862D" w14:textId="77777777" w:rsidR="00212426" w:rsidRDefault="00212426" w:rsidP="001D6583"/>
    <w:p w14:paraId="2F535420" w14:textId="77777777" w:rsidR="00212426" w:rsidRDefault="00212426" w:rsidP="001D6583"/>
    <w:p w14:paraId="2ACF190E" w14:textId="77777777" w:rsidR="00212426" w:rsidRDefault="00212426" w:rsidP="001D6583"/>
    <w:p w14:paraId="66010839" w14:textId="77777777" w:rsidR="00212426" w:rsidRDefault="00212426" w:rsidP="001D6583"/>
    <w:p w14:paraId="50A56040" w14:textId="77777777" w:rsidR="00212426" w:rsidRPr="001D6583" w:rsidRDefault="00212426" w:rsidP="001D6583"/>
    <w:p w14:paraId="736A6684" w14:textId="77777777" w:rsidR="000D6588" w:rsidRDefault="000D6588" w:rsidP="000D6588">
      <w:pPr>
        <w:pStyle w:val="Heading3"/>
      </w:pPr>
      <w:bookmarkStart w:id="1851" w:name="_Toc390091904"/>
      <w:r>
        <w:t>3.11.29 View Exam Summary with marks</w:t>
      </w:r>
      <w:bookmarkEnd w:id="1851"/>
    </w:p>
    <w:p w14:paraId="53EBCC0A" w14:textId="77777777" w:rsidR="000D6588" w:rsidRDefault="000D6588" w:rsidP="004C72C5"/>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A077F" w:rsidRPr="005717B9" w14:paraId="36B21D4D"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7FF7FAA"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FD1630A"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ED15F02"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136AA8B"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9394FAB" w14:textId="77777777" w:rsidR="007A077F" w:rsidRPr="005717B9" w:rsidRDefault="007A077F" w:rsidP="00010891">
            <w:pPr>
              <w:autoSpaceDE w:val="0"/>
              <w:autoSpaceDN w:val="0"/>
              <w:adjustRightInd w:val="0"/>
              <w:spacing w:after="0" w:line="240" w:lineRule="auto"/>
              <w:rPr>
                <w:rFonts w:cstheme="minorHAnsi"/>
                <w:sz w:val="24"/>
                <w:szCs w:val="24"/>
              </w:rPr>
            </w:pPr>
          </w:p>
        </w:tc>
      </w:tr>
      <w:tr w:rsidR="007A077F" w:rsidRPr="005717B9" w14:paraId="003CD208"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A1AE611"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4F904E0"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A077F" w:rsidRPr="005717B9" w14:paraId="6DC981D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852296A" w14:textId="77777777" w:rsidR="007A077F" w:rsidRPr="005717B9" w:rsidRDefault="007A077F"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430B9D4D" w14:textId="77777777" w:rsidR="007A077F" w:rsidRPr="005717B9" w:rsidRDefault="007A077F"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the summary of the exam</w:t>
            </w:r>
          </w:p>
          <w:p w14:paraId="2F9E7A60"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score for the exam, along with the number of correct answers and other details</w:t>
            </w:r>
          </w:p>
        </w:tc>
      </w:tr>
      <w:tr w:rsidR="007A077F" w:rsidRPr="005717B9" w14:paraId="5F0924F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866A65" w14:textId="77777777" w:rsidR="007A077F" w:rsidRDefault="007A077F"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DAC9083" w14:textId="77777777" w:rsidR="007A077F" w:rsidRPr="005717B9" w:rsidRDefault="007A077F" w:rsidP="00010891">
            <w:pPr>
              <w:autoSpaceDE w:val="0"/>
              <w:autoSpaceDN w:val="0"/>
              <w:adjustRightInd w:val="0"/>
              <w:spacing w:after="0" w:line="240" w:lineRule="auto"/>
              <w:rPr>
                <w:rFonts w:cstheme="minorHAnsi"/>
                <w:b/>
                <w:bCs/>
                <w:sz w:val="24"/>
                <w:szCs w:val="24"/>
              </w:rPr>
            </w:pPr>
          </w:p>
          <w:p w14:paraId="7030DA0A" w14:textId="77777777" w:rsidR="007A077F" w:rsidRPr="00CD6265" w:rsidRDefault="007A077F"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1B12305" wp14:editId="43994351">
                  <wp:extent cx="4972050" cy="4219575"/>
                  <wp:effectExtent l="19050" t="0" r="0" b="0"/>
                  <wp:docPr id="5" name="Picture 2" descr="C:\Users\melakaa\Desktop\Top Cima\new new\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new new\marks.png"/>
                          <pic:cNvPicPr>
                            <a:picLocks noChangeAspect="1" noChangeArrowheads="1"/>
                          </pic:cNvPicPr>
                        </pic:nvPicPr>
                        <pic:blipFill>
                          <a:blip r:embed="rId124"/>
                          <a:srcRect/>
                          <a:stretch>
                            <a:fillRect/>
                          </a:stretch>
                        </pic:blipFill>
                        <pic:spPr bwMode="auto">
                          <a:xfrm>
                            <a:off x="0" y="0"/>
                            <a:ext cx="4972050" cy="4219575"/>
                          </a:xfrm>
                          <a:prstGeom prst="rect">
                            <a:avLst/>
                          </a:prstGeom>
                          <a:noFill/>
                          <a:ln w="9525">
                            <a:noFill/>
                            <a:miter lim="800000"/>
                            <a:headEnd/>
                            <a:tailEnd/>
                          </a:ln>
                        </pic:spPr>
                      </pic:pic>
                    </a:graphicData>
                  </a:graphic>
                </wp:inline>
              </w:drawing>
            </w:r>
          </w:p>
          <w:p w14:paraId="1D29936B" w14:textId="77777777" w:rsidR="007A077F" w:rsidRPr="00B21C17" w:rsidRDefault="007A077F" w:rsidP="00010891">
            <w:pPr>
              <w:autoSpaceDE w:val="0"/>
              <w:autoSpaceDN w:val="0"/>
              <w:adjustRightInd w:val="0"/>
              <w:spacing w:after="0" w:line="240" w:lineRule="auto"/>
              <w:rPr>
                <w:rFonts w:cstheme="minorHAnsi"/>
                <w:b/>
                <w:color w:val="76923C" w:themeColor="accent3" w:themeShade="BF"/>
                <w:sz w:val="24"/>
                <w:szCs w:val="24"/>
              </w:rPr>
            </w:pPr>
          </w:p>
        </w:tc>
      </w:tr>
      <w:tr w:rsidR="007A077F" w:rsidRPr="005717B9" w14:paraId="3E1095BD"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CDD1C28" w14:textId="77777777" w:rsidR="007A077F" w:rsidRPr="005717B9" w:rsidRDefault="007A077F"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98E1C59" w14:textId="77777777" w:rsidR="007A077F" w:rsidRPr="005717B9" w:rsidRDefault="007A077F" w:rsidP="00010891">
            <w:pPr>
              <w:autoSpaceDE w:val="0"/>
              <w:autoSpaceDN w:val="0"/>
              <w:adjustRightInd w:val="0"/>
              <w:spacing w:after="0" w:line="240" w:lineRule="auto"/>
              <w:rPr>
                <w:rFonts w:cstheme="minorHAnsi"/>
                <w:sz w:val="24"/>
                <w:szCs w:val="24"/>
              </w:rPr>
            </w:pPr>
          </w:p>
          <w:p w14:paraId="6BE258DF" w14:textId="77777777" w:rsidR="007A077F" w:rsidRPr="00C17FC1" w:rsidRDefault="007A077F" w:rsidP="007A077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14:paraId="65785B58" w14:textId="77777777" w:rsidR="007A077F" w:rsidRPr="005717B9" w:rsidRDefault="007A077F" w:rsidP="007A077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14:paraId="55553461" w14:textId="77777777" w:rsidR="007A077F" w:rsidRPr="00990989"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14:paraId="40C75F48" w14:textId="77777777" w:rsidR="007A077F" w:rsidRPr="009F4604"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14:paraId="3B9F122A" w14:textId="77777777" w:rsidR="007A077F" w:rsidRPr="009F4604"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14:paraId="6088BA42" w14:textId="77777777" w:rsidR="007A077F" w:rsidRPr="009F4604"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14:paraId="785E707B" w14:textId="77777777" w:rsidR="007A077F" w:rsidRPr="005C02E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14:paraId="5A0E1E36" w14:textId="77777777" w:rsidR="007A077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14:paraId="6AA9DD73" w14:textId="77777777" w:rsidR="007A077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14:paraId="11A16AD5" w14:textId="77777777" w:rsidR="007A077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14:paraId="788C2FFD" w14:textId="77777777" w:rsidR="007A077F" w:rsidRDefault="007A077F" w:rsidP="007A077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14:paraId="3519E91C" w14:textId="77777777" w:rsidR="007A077F" w:rsidRPr="005717B9" w:rsidRDefault="007A077F" w:rsidP="00010891">
            <w:pPr>
              <w:pStyle w:val="ListParagraph"/>
              <w:autoSpaceDE w:val="0"/>
              <w:autoSpaceDN w:val="0"/>
              <w:adjustRightInd w:val="0"/>
              <w:spacing w:after="0" w:line="240" w:lineRule="auto"/>
              <w:rPr>
                <w:rFonts w:cstheme="minorHAnsi"/>
                <w:sz w:val="24"/>
                <w:szCs w:val="24"/>
              </w:rPr>
            </w:pPr>
          </w:p>
        </w:tc>
      </w:tr>
      <w:tr w:rsidR="007A077F" w:rsidRPr="005717B9" w14:paraId="486B37E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D4D40D7" w14:textId="77777777" w:rsidR="007A077F" w:rsidRPr="005717B9" w:rsidRDefault="007A077F"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7BD2F07" w14:textId="77777777" w:rsidR="007A077F" w:rsidRPr="00EC7A11" w:rsidRDefault="007A077F" w:rsidP="007A077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FC1FED9" w14:textId="77777777" w:rsidR="007A077F" w:rsidRPr="00EC7A11" w:rsidRDefault="007A077F" w:rsidP="00010891">
            <w:pPr>
              <w:pStyle w:val="ListParagraph"/>
              <w:autoSpaceDE w:val="0"/>
              <w:autoSpaceDN w:val="0"/>
              <w:adjustRightInd w:val="0"/>
              <w:spacing w:after="0" w:line="240" w:lineRule="auto"/>
              <w:rPr>
                <w:rFonts w:cstheme="minorHAnsi"/>
                <w:bCs/>
                <w:sz w:val="24"/>
                <w:szCs w:val="24"/>
              </w:rPr>
            </w:pPr>
          </w:p>
          <w:p w14:paraId="005ACCD6" w14:textId="77777777" w:rsidR="007A077F" w:rsidRPr="005717B9" w:rsidRDefault="007A077F"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670E6EA" w14:textId="77777777" w:rsidR="007A077F" w:rsidRPr="00B906EC" w:rsidRDefault="007A077F" w:rsidP="007A077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24576931" w14:textId="77777777" w:rsidR="007A077F" w:rsidRPr="005717B9" w:rsidRDefault="007A077F" w:rsidP="00010891">
            <w:pPr>
              <w:pStyle w:val="ListParagraph"/>
              <w:autoSpaceDE w:val="0"/>
              <w:autoSpaceDN w:val="0"/>
              <w:adjustRightInd w:val="0"/>
              <w:spacing w:after="0" w:line="240" w:lineRule="auto"/>
              <w:rPr>
                <w:rFonts w:cstheme="minorHAnsi"/>
                <w:sz w:val="24"/>
                <w:szCs w:val="24"/>
              </w:rPr>
            </w:pPr>
          </w:p>
        </w:tc>
      </w:tr>
      <w:tr w:rsidR="007A077F" w:rsidRPr="005717B9" w14:paraId="6CE999A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44D1846" w14:textId="77777777" w:rsidR="007A077F" w:rsidRPr="005717B9" w:rsidRDefault="007A077F"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CA91078"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A077F" w:rsidRPr="005717B9" w14:paraId="500C7344"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8B9194D" w14:textId="77777777" w:rsidR="007A077F" w:rsidRPr="005717B9" w:rsidRDefault="007A077F"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8AEDECF" w14:textId="77777777" w:rsidR="000D6588" w:rsidRDefault="000D6588" w:rsidP="004C72C5"/>
    <w:p w14:paraId="37A65C47" w14:textId="77777777" w:rsidR="007A077F" w:rsidRDefault="007A077F" w:rsidP="004C72C5"/>
    <w:p w14:paraId="042EE8A9" w14:textId="77777777" w:rsidR="007A077F" w:rsidRDefault="007A077F" w:rsidP="004C72C5"/>
    <w:p w14:paraId="16A05F35" w14:textId="77777777" w:rsidR="007A077F" w:rsidRDefault="007A077F" w:rsidP="004C72C5"/>
    <w:p w14:paraId="2171367E" w14:textId="77777777" w:rsidR="007A077F" w:rsidRDefault="007A077F" w:rsidP="004C72C5"/>
    <w:p w14:paraId="0F444922" w14:textId="77777777" w:rsidR="007A077F" w:rsidRDefault="007A077F" w:rsidP="004C72C5"/>
    <w:p w14:paraId="49B64A29" w14:textId="77777777" w:rsidR="007A077F" w:rsidRDefault="007A077F" w:rsidP="004C72C5"/>
    <w:p w14:paraId="7147D232" w14:textId="77777777" w:rsidR="007A077F" w:rsidRDefault="007A077F" w:rsidP="004C72C5"/>
    <w:p w14:paraId="6B57B70E" w14:textId="77777777" w:rsidR="007A077F" w:rsidRDefault="007A077F" w:rsidP="004C72C5"/>
    <w:p w14:paraId="1F168DB2" w14:textId="77777777" w:rsidR="007A077F" w:rsidRDefault="007A077F" w:rsidP="004C72C5"/>
    <w:p w14:paraId="3F46B803" w14:textId="77777777" w:rsidR="007A077F" w:rsidRDefault="007A077F" w:rsidP="004C72C5"/>
    <w:p w14:paraId="170E1678" w14:textId="77777777" w:rsidR="007A077F" w:rsidRDefault="007A077F" w:rsidP="004C72C5"/>
    <w:p w14:paraId="1280C919" w14:textId="77777777" w:rsidR="00B93749" w:rsidRDefault="00B93749" w:rsidP="004C72C5"/>
    <w:p w14:paraId="71AF6CD7" w14:textId="77777777" w:rsidR="00B93749" w:rsidRDefault="00B93749" w:rsidP="004C72C5"/>
    <w:p w14:paraId="71EF6D1D" w14:textId="77777777" w:rsidR="00B93749" w:rsidRDefault="00B93749" w:rsidP="00B93749">
      <w:pPr>
        <w:pStyle w:val="Heading3"/>
      </w:pPr>
      <w:bookmarkStart w:id="1852" w:name="_Toc388986190"/>
      <w:bookmarkStart w:id="1853" w:name="_Toc390091905"/>
      <w:r>
        <w:t xml:space="preserve">3.11.30 View Registered </w:t>
      </w:r>
      <w:bookmarkEnd w:id="1852"/>
      <w:r>
        <w:t>News</w:t>
      </w:r>
      <w:bookmarkEnd w:id="185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62FF9F68"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39D8D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B415C59"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5806F70"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B4002D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1BAB6B2"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3FBDEC55"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3934355"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438AD298"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1756DB1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4204DEB"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165A36CC"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broadcast news</w:t>
            </w:r>
          </w:p>
          <w:p w14:paraId="1DF4DE7E"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14:paraId="56084BF5"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2514F74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1F8FBD"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7DA4112" w14:textId="77777777" w:rsidR="00B93749" w:rsidRDefault="00B93749" w:rsidP="00010891">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69B865B9" wp14:editId="6223483E">
                  <wp:extent cx="3514725" cy="2257425"/>
                  <wp:effectExtent l="19050" t="0" r="9525" b="0"/>
                  <wp:docPr id="8" name="Picture 5" descr="C:\Users\melakaa\Desktop\Top Cima\new new new\admin view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kaa\Desktop\Top Cima\new new new\admin view news.png"/>
                          <pic:cNvPicPr>
                            <a:picLocks noChangeAspect="1" noChangeArrowheads="1"/>
                          </pic:cNvPicPr>
                        </pic:nvPicPr>
                        <pic:blipFill>
                          <a:blip r:embed="rId125"/>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14:paraId="7AFF094E" w14:textId="77777777" w:rsidR="00B93749" w:rsidRPr="005717B9" w:rsidRDefault="00B93749" w:rsidP="00010891">
            <w:pPr>
              <w:autoSpaceDE w:val="0"/>
              <w:autoSpaceDN w:val="0"/>
              <w:adjustRightInd w:val="0"/>
              <w:spacing w:after="0" w:line="240" w:lineRule="auto"/>
              <w:jc w:val="center"/>
              <w:rPr>
                <w:rFonts w:cstheme="minorHAnsi"/>
                <w:sz w:val="24"/>
                <w:szCs w:val="24"/>
              </w:rPr>
            </w:pPr>
          </w:p>
        </w:tc>
      </w:tr>
      <w:tr w:rsidR="00B93749" w:rsidRPr="005717B9" w14:paraId="130E338A"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05E9DFB"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8DF7B74" w14:textId="77777777" w:rsidR="00B93749" w:rsidRPr="005717B9" w:rsidRDefault="00B93749" w:rsidP="00010891">
            <w:pPr>
              <w:autoSpaceDE w:val="0"/>
              <w:autoSpaceDN w:val="0"/>
              <w:adjustRightInd w:val="0"/>
              <w:spacing w:after="0" w:line="240" w:lineRule="auto"/>
              <w:rPr>
                <w:rFonts w:cstheme="minorHAnsi"/>
                <w:sz w:val="24"/>
                <w:szCs w:val="24"/>
              </w:rPr>
            </w:pPr>
          </w:p>
          <w:p w14:paraId="708FDFBD"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5A874441"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12524F5A"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7ABAEC16"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14:paraId="6FFFF144" w14:textId="77777777" w:rsidR="00B93749" w:rsidRPr="00BC0C97"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News</w:t>
            </w:r>
          </w:p>
          <w:p w14:paraId="48D79F7C"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1895CAB8"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DBE04B"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83868B2" w14:textId="77777777" w:rsidR="00B93749"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14:paraId="5715717E"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6CAFE023"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3236981A"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7375DACF"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14:paraId="0B582E57"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14:paraId="50F66BE3" w14:textId="77777777" w:rsidR="00B93749" w:rsidRPr="00E408A4" w:rsidRDefault="00B93749" w:rsidP="00010891">
            <w:pPr>
              <w:autoSpaceDE w:val="0"/>
              <w:autoSpaceDN w:val="0"/>
              <w:adjustRightInd w:val="0"/>
              <w:spacing w:after="0" w:line="240" w:lineRule="auto"/>
              <w:rPr>
                <w:rFonts w:cstheme="minorHAnsi"/>
                <w:sz w:val="24"/>
                <w:szCs w:val="24"/>
              </w:rPr>
            </w:pPr>
          </w:p>
        </w:tc>
      </w:tr>
      <w:tr w:rsidR="00B93749" w:rsidRPr="005717B9" w14:paraId="4AA4F26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58EB3DC"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0E96CF8C"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93749" w:rsidRPr="005717B9" w14:paraId="2F864678"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4F4D46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D4A4083" w14:textId="77777777" w:rsidR="00B93749" w:rsidRDefault="00B93749" w:rsidP="00B93749"/>
    <w:p w14:paraId="3499B00A" w14:textId="77777777" w:rsidR="00B93749" w:rsidRDefault="00B93749" w:rsidP="00B93749">
      <w:pPr>
        <w:pStyle w:val="Heading3"/>
      </w:pPr>
      <w:bookmarkStart w:id="1854" w:name="_Toc388986191"/>
      <w:bookmarkStart w:id="1855" w:name="_Toc390091906"/>
      <w:r>
        <w:t xml:space="preserve">3.11.31 Create new </w:t>
      </w:r>
      <w:bookmarkEnd w:id="1854"/>
      <w:r>
        <w:t>News</w:t>
      </w:r>
      <w:bookmarkEnd w:id="185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2AF39EA9"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703504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52C0CD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5F635E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17FB56A"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B5F8810"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7EC96187"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F1A92D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1980D71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209174A9"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EAF6AC3"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A9F71E9"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News</w:t>
            </w:r>
          </w:p>
          <w:p w14:paraId="51E1E4E4"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News into the system by entering their information</w:t>
            </w:r>
          </w:p>
          <w:p w14:paraId="6216D25F"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614C2B2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7352B53"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1DCBBDE9" w14:textId="77777777" w:rsidR="00B93749" w:rsidRDefault="00B9374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E974AC9" wp14:editId="0D1D002D">
                  <wp:extent cx="3752850" cy="2272642"/>
                  <wp:effectExtent l="19050" t="0" r="0" b="0"/>
                  <wp:docPr id="11" name="Picture 6" descr="C:\Users\melakaa\Desktop\Top Cima\new new new\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new new new\broadcast news.png"/>
                          <pic:cNvPicPr>
                            <a:picLocks noChangeAspect="1" noChangeArrowheads="1"/>
                          </pic:cNvPicPr>
                        </pic:nvPicPr>
                        <pic:blipFill>
                          <a:blip r:embed="rId126"/>
                          <a:srcRect/>
                          <a:stretch>
                            <a:fillRect/>
                          </a:stretch>
                        </pic:blipFill>
                        <pic:spPr bwMode="auto">
                          <a:xfrm>
                            <a:off x="0" y="0"/>
                            <a:ext cx="3752850" cy="2272642"/>
                          </a:xfrm>
                          <a:prstGeom prst="rect">
                            <a:avLst/>
                          </a:prstGeom>
                          <a:noFill/>
                          <a:ln w="9525">
                            <a:noFill/>
                            <a:miter lim="800000"/>
                            <a:headEnd/>
                            <a:tailEnd/>
                          </a:ln>
                        </pic:spPr>
                      </pic:pic>
                    </a:graphicData>
                  </a:graphic>
                </wp:inline>
              </w:drawing>
            </w:r>
          </w:p>
          <w:p w14:paraId="2C41544F" w14:textId="77777777" w:rsidR="00B93749" w:rsidRPr="00675D58" w:rsidRDefault="00B93749" w:rsidP="00010891">
            <w:pPr>
              <w:autoSpaceDE w:val="0"/>
              <w:autoSpaceDN w:val="0"/>
              <w:adjustRightInd w:val="0"/>
              <w:spacing w:after="0" w:line="240" w:lineRule="auto"/>
              <w:jc w:val="center"/>
              <w:rPr>
                <w:rFonts w:cstheme="minorHAnsi"/>
                <w:b/>
                <w:bCs/>
                <w:sz w:val="24"/>
                <w:szCs w:val="24"/>
              </w:rPr>
            </w:pPr>
          </w:p>
        </w:tc>
      </w:tr>
      <w:tr w:rsidR="00B93749" w:rsidRPr="005717B9" w14:paraId="5F6DE57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22113F8"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A07FAE5" w14:textId="77777777" w:rsidR="00B93749" w:rsidRPr="005717B9" w:rsidRDefault="00B93749" w:rsidP="00010891">
            <w:pPr>
              <w:autoSpaceDE w:val="0"/>
              <w:autoSpaceDN w:val="0"/>
              <w:adjustRightInd w:val="0"/>
              <w:spacing w:after="0" w:line="240" w:lineRule="auto"/>
              <w:rPr>
                <w:rFonts w:cstheme="minorHAnsi"/>
                <w:sz w:val="24"/>
                <w:szCs w:val="24"/>
              </w:rPr>
            </w:pPr>
          </w:p>
          <w:p w14:paraId="6F30E8F2"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4265903D"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4D5B459B"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418A3628"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News” Link</w:t>
            </w:r>
          </w:p>
          <w:p w14:paraId="6E4C771E" w14:textId="77777777" w:rsidR="00B93749" w:rsidRPr="009F1A1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to enter the subject and message of the News.</w:t>
            </w:r>
          </w:p>
          <w:p w14:paraId="0682AAE5" w14:textId="77777777" w:rsidR="00B93749" w:rsidRPr="00BC0C97"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14:paraId="5DE2C35E"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67C57ED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60994F3"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08A3EC06"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13A24912"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53D9F56E"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BA95825"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5AA785D1" w14:textId="77777777" w:rsidR="00B93749" w:rsidRPr="00E408A4" w:rsidRDefault="00B93749" w:rsidP="00010891">
            <w:pPr>
              <w:autoSpaceDE w:val="0"/>
              <w:autoSpaceDN w:val="0"/>
              <w:adjustRightInd w:val="0"/>
              <w:spacing w:after="0" w:line="240" w:lineRule="auto"/>
              <w:rPr>
                <w:rFonts w:cstheme="minorHAnsi"/>
                <w:sz w:val="24"/>
                <w:szCs w:val="24"/>
              </w:rPr>
            </w:pPr>
          </w:p>
        </w:tc>
      </w:tr>
      <w:tr w:rsidR="00B93749" w:rsidRPr="005717B9" w14:paraId="0866911C"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EA0B942"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16EFCBB5"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93749" w:rsidRPr="005717B9" w14:paraId="7337B7D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1D9950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B947BB6" w14:textId="77777777" w:rsidR="00B93749" w:rsidRDefault="00B93749" w:rsidP="00B93749">
      <w:pPr>
        <w:pStyle w:val="Heading3"/>
      </w:pPr>
      <w:bookmarkStart w:id="1856" w:name="_Toc388986192"/>
    </w:p>
    <w:p w14:paraId="4A5ACF68" w14:textId="77777777" w:rsidR="00B93749" w:rsidRDefault="00B93749" w:rsidP="00B93749">
      <w:pPr>
        <w:pStyle w:val="Heading3"/>
      </w:pPr>
    </w:p>
    <w:p w14:paraId="18D39DE7" w14:textId="77777777" w:rsidR="00B93749" w:rsidRDefault="00B93749" w:rsidP="00B93749">
      <w:pPr>
        <w:pStyle w:val="Heading3"/>
      </w:pPr>
      <w:bookmarkStart w:id="1857" w:name="_Toc390091907"/>
      <w:r>
        <w:t>3.11.32 Edit News</w:t>
      </w:r>
      <w:bookmarkEnd w:id="1856"/>
      <w:bookmarkEnd w:id="185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731ED01D"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95D6796"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F5B8F9A"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6A0E3E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75550B4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5A9DCF19"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0152E250"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022E72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560B0F3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74B6B8F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C0BD33"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742738D3"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News</w:t>
            </w:r>
          </w:p>
          <w:p w14:paraId="1FBBE027"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News</w:t>
            </w:r>
          </w:p>
          <w:p w14:paraId="0593086C"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21C7A6F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E23871"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9C0BC3" w14:textId="77777777" w:rsidR="00B93749" w:rsidRPr="00CD6265" w:rsidRDefault="00B93749" w:rsidP="00010891">
            <w:pPr>
              <w:autoSpaceDE w:val="0"/>
              <w:autoSpaceDN w:val="0"/>
              <w:adjustRightInd w:val="0"/>
              <w:spacing w:after="0" w:line="240" w:lineRule="auto"/>
              <w:jc w:val="center"/>
              <w:rPr>
                <w:rFonts w:cstheme="minorHAnsi"/>
                <w:b/>
                <w:bCs/>
                <w:sz w:val="24"/>
                <w:szCs w:val="24"/>
              </w:rPr>
            </w:pPr>
          </w:p>
          <w:p w14:paraId="7A7C00F7" w14:textId="77777777" w:rsidR="00B93749" w:rsidRDefault="00B93749" w:rsidP="00010891">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2C9C7B44" wp14:editId="0A31AD08">
                  <wp:extent cx="3419475" cy="2070758"/>
                  <wp:effectExtent l="19050" t="0" r="9525" b="0"/>
                  <wp:docPr id="12" name="Picture 7" descr="C:\Users\melakaa\Desktop\Top Cima\new new new\edit 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new new new\edit broadcast news.png"/>
                          <pic:cNvPicPr>
                            <a:picLocks noChangeAspect="1" noChangeArrowheads="1"/>
                          </pic:cNvPicPr>
                        </pic:nvPicPr>
                        <pic:blipFill>
                          <a:blip r:embed="rId127"/>
                          <a:srcRect/>
                          <a:stretch>
                            <a:fillRect/>
                          </a:stretch>
                        </pic:blipFill>
                        <pic:spPr bwMode="auto">
                          <a:xfrm>
                            <a:off x="0" y="0"/>
                            <a:ext cx="3419475" cy="2070758"/>
                          </a:xfrm>
                          <a:prstGeom prst="rect">
                            <a:avLst/>
                          </a:prstGeom>
                          <a:noFill/>
                          <a:ln w="9525">
                            <a:noFill/>
                            <a:miter lim="800000"/>
                            <a:headEnd/>
                            <a:tailEnd/>
                          </a:ln>
                        </pic:spPr>
                      </pic:pic>
                    </a:graphicData>
                  </a:graphic>
                </wp:inline>
              </w:drawing>
            </w:r>
          </w:p>
          <w:p w14:paraId="023E0EBA" w14:textId="77777777" w:rsidR="00B93749" w:rsidRPr="005717B9" w:rsidRDefault="00B93749" w:rsidP="00010891">
            <w:pPr>
              <w:autoSpaceDE w:val="0"/>
              <w:autoSpaceDN w:val="0"/>
              <w:adjustRightInd w:val="0"/>
              <w:spacing w:after="0" w:line="240" w:lineRule="auto"/>
              <w:jc w:val="center"/>
              <w:rPr>
                <w:rFonts w:cstheme="minorHAnsi"/>
                <w:sz w:val="24"/>
                <w:szCs w:val="24"/>
              </w:rPr>
            </w:pPr>
          </w:p>
        </w:tc>
      </w:tr>
      <w:tr w:rsidR="00B93749" w:rsidRPr="005717B9" w14:paraId="3C9713E8"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35C86A9"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0FA6A55D" w14:textId="77777777" w:rsidR="00B93749" w:rsidRPr="005717B9" w:rsidRDefault="00B93749" w:rsidP="00010891">
            <w:pPr>
              <w:autoSpaceDE w:val="0"/>
              <w:autoSpaceDN w:val="0"/>
              <w:adjustRightInd w:val="0"/>
              <w:spacing w:after="0" w:line="240" w:lineRule="auto"/>
              <w:rPr>
                <w:rFonts w:cstheme="minorHAnsi"/>
                <w:sz w:val="24"/>
                <w:szCs w:val="24"/>
              </w:rPr>
            </w:pPr>
          </w:p>
          <w:p w14:paraId="07229B75"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adminpanel</w:t>
            </w:r>
            <w:r w:rsidRPr="00C17FC1">
              <w:rPr>
                <w:rFonts w:cstheme="minorHAnsi"/>
                <w:color w:val="00000A"/>
                <w:sz w:val="24"/>
                <w:szCs w:val="24"/>
              </w:rPr>
              <w:t xml:space="preserve"> directly bytyping the URL.</w:t>
            </w:r>
          </w:p>
          <w:p w14:paraId="55B29398"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ED521FC"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11858C61"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14:paraId="4B6711D2" w14:textId="77777777" w:rsidR="00B93749" w:rsidRPr="009F1A1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14:paraId="4C23820D"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w14:anchorId="2EC7D0C4">
                <v:shape id="_x0000_i1047" type="#_x0000_t75" style="width:13.8pt;height:10.2pt" o:ole="">
                  <v:imagedata r:id="rId40" o:title=""/>
                </v:shape>
                <o:OLEObject Type="Embed" ProgID="PBrush" ShapeID="_x0000_i1047" DrawAspect="Content" ObjectID="_1645611281" r:id="rId128"/>
              </w:object>
            </w:r>
            <w:r>
              <w:t xml:space="preserve">) </w:t>
            </w:r>
            <w:r w:rsidRPr="00C96B02">
              <w:rPr>
                <w:sz w:val="24"/>
                <w:szCs w:val="24"/>
              </w:rPr>
              <w:t xml:space="preserve">on the </w:t>
            </w:r>
            <w:r>
              <w:rPr>
                <w:sz w:val="24"/>
                <w:szCs w:val="24"/>
              </w:rPr>
              <w:t>“Actions” column</w:t>
            </w:r>
          </w:p>
          <w:p w14:paraId="0941019F"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news page</w:t>
            </w:r>
          </w:p>
          <w:p w14:paraId="1DE7DC86"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news</w:t>
            </w:r>
          </w:p>
          <w:p w14:paraId="6303B727" w14:textId="77777777" w:rsidR="00B93749" w:rsidRPr="00BC0C97"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14:paraId="20962F08"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1BCCB97F"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AE3887F"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55F8221D"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B41924C"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0D962655" w14:textId="77777777" w:rsidR="00B93749" w:rsidRPr="00B65668"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5449519C" w14:textId="77777777" w:rsidR="00B93749" w:rsidRPr="00B65668"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tc>
      </w:tr>
      <w:tr w:rsidR="00B93749" w:rsidRPr="005717B9" w14:paraId="108F09D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7F4FF3A"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2CF00F7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93749" w:rsidRPr="005717B9" w14:paraId="62BFF6D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A78AE34"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796CF91B" w14:textId="77777777" w:rsidR="00B93749" w:rsidRDefault="00B93749" w:rsidP="00B93749">
      <w:pPr>
        <w:pStyle w:val="Heading3"/>
      </w:pPr>
      <w:bookmarkStart w:id="1858" w:name="_Toc388986193"/>
      <w:bookmarkStart w:id="1859" w:name="_Toc390091908"/>
      <w:r>
        <w:t>3.11.33 Delete News</w:t>
      </w:r>
      <w:bookmarkEnd w:id="1858"/>
      <w:bookmarkEnd w:id="185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6CA321E8"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9D75B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7B9154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27299B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6180CA0A"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4D3CE6E"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7238A394"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958BA37"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6BECB069"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7526C295"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1E8534A"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8CFEE5C"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Delete News</w:t>
            </w:r>
          </w:p>
          <w:p w14:paraId="6BF82D44"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remove News</w:t>
            </w:r>
          </w:p>
          <w:p w14:paraId="2AED857C"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79B0C115"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03B47B" w14:textId="77777777" w:rsidR="00B9374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82FB152" w14:textId="77777777" w:rsidR="00B93749" w:rsidRPr="005717B9" w:rsidRDefault="00B93749" w:rsidP="00010891">
            <w:pPr>
              <w:autoSpaceDE w:val="0"/>
              <w:autoSpaceDN w:val="0"/>
              <w:adjustRightInd w:val="0"/>
              <w:spacing w:after="0" w:line="240" w:lineRule="auto"/>
              <w:rPr>
                <w:rFonts w:cstheme="minorHAnsi"/>
                <w:b/>
                <w:bCs/>
                <w:sz w:val="24"/>
                <w:szCs w:val="24"/>
              </w:rPr>
            </w:pPr>
          </w:p>
          <w:p w14:paraId="28B25A27" w14:textId="77777777" w:rsidR="00B93749" w:rsidRDefault="00B9374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2A0C645" wp14:editId="2CE32174">
                  <wp:extent cx="2571750" cy="2120055"/>
                  <wp:effectExtent l="19050" t="0" r="0" b="0"/>
                  <wp:docPr id="13" name="Picture 8" descr="C:\Users\melakaa\Desktop\Top Cima\new new new\admin delet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kaa\Desktop\Top Cima\new new new\admin deletenews.png"/>
                          <pic:cNvPicPr>
                            <a:picLocks noChangeAspect="1" noChangeArrowheads="1"/>
                          </pic:cNvPicPr>
                        </pic:nvPicPr>
                        <pic:blipFill>
                          <a:blip r:embed="rId129"/>
                          <a:srcRect/>
                          <a:stretch>
                            <a:fillRect/>
                          </a:stretch>
                        </pic:blipFill>
                        <pic:spPr bwMode="auto">
                          <a:xfrm>
                            <a:off x="0" y="0"/>
                            <a:ext cx="2576682" cy="2124120"/>
                          </a:xfrm>
                          <a:prstGeom prst="rect">
                            <a:avLst/>
                          </a:prstGeom>
                          <a:noFill/>
                          <a:ln w="9525">
                            <a:noFill/>
                            <a:miter lim="800000"/>
                            <a:headEnd/>
                            <a:tailEnd/>
                          </a:ln>
                        </pic:spPr>
                      </pic:pic>
                    </a:graphicData>
                  </a:graphic>
                </wp:inline>
              </w:drawing>
            </w:r>
          </w:p>
          <w:p w14:paraId="5D3948F5" w14:textId="77777777" w:rsidR="00B93749" w:rsidRPr="00CA698C" w:rsidRDefault="00B93749" w:rsidP="00010891">
            <w:pPr>
              <w:autoSpaceDE w:val="0"/>
              <w:autoSpaceDN w:val="0"/>
              <w:adjustRightInd w:val="0"/>
              <w:spacing w:after="0" w:line="240" w:lineRule="auto"/>
              <w:jc w:val="center"/>
              <w:rPr>
                <w:rFonts w:cstheme="minorHAnsi"/>
                <w:b/>
                <w:bCs/>
                <w:sz w:val="24"/>
                <w:szCs w:val="24"/>
              </w:rPr>
            </w:pPr>
          </w:p>
        </w:tc>
      </w:tr>
      <w:tr w:rsidR="00B93749" w:rsidRPr="005717B9" w14:paraId="4D846E61"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CEC39EB" w14:textId="77777777" w:rsidR="00B93749" w:rsidRPr="00352AEC"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5D76A670"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byt</w:t>
            </w:r>
            <w:r>
              <w:rPr>
                <w:rFonts w:cstheme="minorHAnsi"/>
                <w:color w:val="00000A"/>
                <w:sz w:val="24"/>
                <w:szCs w:val="24"/>
              </w:rPr>
              <w:t xml:space="preserve"> </w:t>
            </w:r>
            <w:r w:rsidRPr="00C17FC1">
              <w:rPr>
                <w:rFonts w:cstheme="minorHAnsi"/>
                <w:color w:val="00000A"/>
                <w:sz w:val="24"/>
                <w:szCs w:val="24"/>
              </w:rPr>
              <w:t>yping the URL.</w:t>
            </w:r>
          </w:p>
          <w:p w14:paraId="2BDC0E20"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416A9A2"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647674AE"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14:paraId="2F672655" w14:textId="77777777" w:rsidR="00B93749" w:rsidRPr="009F1A1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14:paraId="23364CAB"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Remove icon (</w:t>
            </w:r>
            <w:r>
              <w:object w:dxaOrig="210" w:dyaOrig="150" w14:anchorId="2087378F">
                <v:shape id="_x0000_i1048" type="#_x0000_t75" style="width:10.2pt;height:9pt" o:ole="">
                  <v:imagedata r:id="rId43" o:title=""/>
                </v:shape>
                <o:OLEObject Type="Embed" ProgID="PBrush" ShapeID="_x0000_i1048" DrawAspect="Content" ObjectID="_1645611282" r:id="rId130"/>
              </w:object>
            </w:r>
            <w:r>
              <w:t xml:space="preserve">) </w:t>
            </w:r>
            <w:r w:rsidRPr="00C96B02">
              <w:rPr>
                <w:sz w:val="24"/>
                <w:szCs w:val="24"/>
              </w:rPr>
              <w:t xml:space="preserve">on the </w:t>
            </w:r>
            <w:r>
              <w:rPr>
                <w:sz w:val="24"/>
                <w:szCs w:val="24"/>
              </w:rPr>
              <w:t>“Actions” column</w:t>
            </w:r>
          </w:p>
          <w:p w14:paraId="75280207" w14:textId="77777777" w:rsidR="00B93749" w:rsidRPr="009927F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delete this News?”</w:t>
            </w:r>
          </w:p>
          <w:p w14:paraId="1AE2B271" w14:textId="77777777" w:rsidR="00B93749"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News will be deleted.</w:t>
            </w:r>
          </w:p>
          <w:p w14:paraId="05E4621C" w14:textId="77777777" w:rsidR="00B93749" w:rsidRPr="00C96B0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News.</w:t>
            </w:r>
          </w:p>
          <w:p w14:paraId="25948379"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0BB1113A"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C8B6CA2"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BD3642F" w14:textId="77777777" w:rsidR="00B93749" w:rsidRPr="00352AEC"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37B7371E"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ACA3DC9" w14:textId="77777777" w:rsidR="00B93749" w:rsidRPr="00352AEC"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tc>
      </w:tr>
      <w:tr w:rsidR="00B93749" w:rsidRPr="005717B9" w14:paraId="4F3D37E2"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2EEA34E"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7FBBAE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93749" w:rsidRPr="005717B9" w14:paraId="5C0FD872"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A95B363"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66EF7470" w14:textId="77777777" w:rsidR="00B93749" w:rsidRDefault="00B93749" w:rsidP="00B93749">
      <w:pPr>
        <w:pStyle w:val="Heading3"/>
      </w:pPr>
      <w:bookmarkStart w:id="1860" w:name="_Toc388986195"/>
      <w:bookmarkStart w:id="1861" w:name="_Toc390091909"/>
      <w:r>
        <w:t>3.11.34 Manage News</w:t>
      </w:r>
      <w:bookmarkEnd w:id="1860"/>
      <w:bookmarkEnd w:id="186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4C2208C7"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B52E387"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05EF68A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C8F2B8E"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2B86D2B6"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6E4E47B6"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054054FB"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0B79747"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E336898"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734830F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1008D8C9"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3E7141F4"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News</w:t>
            </w:r>
          </w:p>
          <w:p w14:paraId="19FC0A8E"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News in one format in a table, where the admin can search each field</w:t>
            </w:r>
          </w:p>
          <w:p w14:paraId="752DA60D"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0D9C83E4"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38B5178"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2C12511" w14:textId="77777777" w:rsidR="00B93749" w:rsidRPr="00CD6265" w:rsidRDefault="00B9374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E6B294F" wp14:editId="701CBD06">
                  <wp:extent cx="2905125" cy="2394876"/>
                  <wp:effectExtent l="19050" t="0" r="9525" b="0"/>
                  <wp:docPr id="14" name="Picture 11" descr="C:\Users\melakaa\Desktop\Top Cima\new new new\admin Manage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new new new\admin Manage news.png"/>
                          <pic:cNvPicPr>
                            <a:picLocks noChangeAspect="1" noChangeArrowheads="1"/>
                          </pic:cNvPicPr>
                        </pic:nvPicPr>
                        <pic:blipFill>
                          <a:blip r:embed="rId129"/>
                          <a:srcRect/>
                          <a:stretch>
                            <a:fillRect/>
                          </a:stretch>
                        </pic:blipFill>
                        <pic:spPr bwMode="auto">
                          <a:xfrm>
                            <a:off x="0" y="0"/>
                            <a:ext cx="2905125" cy="2394876"/>
                          </a:xfrm>
                          <a:prstGeom prst="rect">
                            <a:avLst/>
                          </a:prstGeom>
                          <a:noFill/>
                          <a:ln w="9525">
                            <a:noFill/>
                            <a:miter lim="800000"/>
                            <a:headEnd/>
                            <a:tailEnd/>
                          </a:ln>
                        </pic:spPr>
                      </pic:pic>
                    </a:graphicData>
                  </a:graphic>
                </wp:inline>
              </w:drawing>
            </w:r>
          </w:p>
          <w:p w14:paraId="46B7A0B1" w14:textId="77777777" w:rsidR="00B93749" w:rsidRPr="005717B9" w:rsidRDefault="00B93749" w:rsidP="00010891">
            <w:pPr>
              <w:autoSpaceDE w:val="0"/>
              <w:autoSpaceDN w:val="0"/>
              <w:adjustRightInd w:val="0"/>
              <w:spacing w:after="0" w:line="240" w:lineRule="auto"/>
              <w:jc w:val="center"/>
              <w:rPr>
                <w:rFonts w:cstheme="minorHAnsi"/>
                <w:sz w:val="24"/>
                <w:szCs w:val="24"/>
              </w:rPr>
            </w:pPr>
          </w:p>
        </w:tc>
      </w:tr>
      <w:tr w:rsidR="00B93749" w:rsidRPr="005717B9" w14:paraId="74885E0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87C8749"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6C5EE3F8" w14:textId="77777777" w:rsidR="00B93749" w:rsidRPr="005717B9" w:rsidRDefault="00B93749" w:rsidP="00010891">
            <w:pPr>
              <w:autoSpaceDE w:val="0"/>
              <w:autoSpaceDN w:val="0"/>
              <w:adjustRightInd w:val="0"/>
              <w:spacing w:after="0" w:line="240" w:lineRule="auto"/>
              <w:rPr>
                <w:rFonts w:cstheme="minorHAnsi"/>
                <w:sz w:val="24"/>
                <w:szCs w:val="24"/>
              </w:rPr>
            </w:pPr>
          </w:p>
          <w:p w14:paraId="0F5C82E1"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6B15A6DC"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8AF3DCF"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14:paraId="35E2F9A7"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14:paraId="5F905222" w14:textId="77777777" w:rsidR="00B93749" w:rsidRPr="009F1A12"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14:paraId="3EABD3B8" w14:textId="77777777" w:rsidR="00B93749"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News from here.</w:t>
            </w:r>
          </w:p>
          <w:p w14:paraId="60E60CDD"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6FF6A3B1"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E8B903A"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B28D3B8"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284EFABC"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78F5BD4F"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66C76B0"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0A120280" w14:textId="77777777" w:rsidR="00B93749" w:rsidRPr="00E408A4" w:rsidRDefault="00B93749" w:rsidP="00010891">
            <w:pPr>
              <w:autoSpaceDE w:val="0"/>
              <w:autoSpaceDN w:val="0"/>
              <w:adjustRightInd w:val="0"/>
              <w:spacing w:after="0" w:line="240" w:lineRule="auto"/>
              <w:rPr>
                <w:rFonts w:cstheme="minorHAnsi"/>
                <w:sz w:val="24"/>
                <w:szCs w:val="24"/>
              </w:rPr>
            </w:pPr>
          </w:p>
        </w:tc>
      </w:tr>
      <w:tr w:rsidR="00B93749" w:rsidRPr="005717B9" w14:paraId="6F7730F9"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3F2AA2B"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B93749" w:rsidRPr="005717B9" w14:paraId="46A84CB2"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9EBC3D"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41932F04" w14:textId="77777777" w:rsidR="00B93749" w:rsidRDefault="00B93749" w:rsidP="00B93749"/>
    <w:p w14:paraId="467F8AF0" w14:textId="77777777" w:rsidR="00B93749" w:rsidRDefault="004021E4" w:rsidP="00B93749">
      <w:pPr>
        <w:pStyle w:val="Heading3"/>
      </w:pPr>
      <w:bookmarkStart w:id="1862" w:name="_Toc390091910"/>
      <w:r>
        <w:t>3.</w:t>
      </w:r>
      <w:r w:rsidR="00B93749">
        <w:t>11.</w:t>
      </w:r>
      <w:ins w:id="1863" w:author="EKANAYAKA JEHAN CRISTIAN MAHEESHA WIJESINGJHE" w:date="2014-06-11T14:05:00Z">
        <w:r w:rsidR="00121AE0">
          <w:t>3</w:t>
        </w:r>
      </w:ins>
      <w:del w:id="1864" w:author="EKANAYAKA JEHAN CRISTIAN MAHEESHA WIJESINGJHE" w:date="2014-06-11T14:05:00Z">
        <w:r w:rsidR="00B93749" w:rsidDel="00121AE0">
          <w:delText>2</w:delText>
        </w:r>
      </w:del>
      <w:r w:rsidR="00B93749">
        <w:t>5 View Log every 60 minutes</w:t>
      </w:r>
      <w:bookmarkEnd w:id="186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93749" w:rsidRPr="005717B9" w14:paraId="03619F26"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601F4E7"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1D01FC"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E1DFA3"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F4D47CF"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22C890A4"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31D3F4C6"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32337CA"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09202910"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93749" w:rsidRPr="005717B9" w14:paraId="62F0664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B621EFB"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6E4B4EDC" w14:textId="77777777" w:rsidR="00B93749" w:rsidRPr="005717B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View Log</w:t>
            </w:r>
          </w:p>
          <w:p w14:paraId="5A1D394B" w14:textId="77777777" w:rsidR="00B93749" w:rsidRDefault="00B9374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see who has taken free papers and paid papers every 60 minutes</w:t>
            </w:r>
          </w:p>
          <w:p w14:paraId="2E2BD753" w14:textId="77777777" w:rsidR="00B93749" w:rsidRPr="005717B9" w:rsidRDefault="00B93749" w:rsidP="00010891">
            <w:pPr>
              <w:autoSpaceDE w:val="0"/>
              <w:autoSpaceDN w:val="0"/>
              <w:adjustRightInd w:val="0"/>
              <w:spacing w:after="0" w:line="240" w:lineRule="auto"/>
              <w:rPr>
                <w:rFonts w:cstheme="minorHAnsi"/>
                <w:sz w:val="24"/>
                <w:szCs w:val="24"/>
              </w:rPr>
            </w:pPr>
          </w:p>
        </w:tc>
      </w:tr>
      <w:tr w:rsidR="00B93749" w:rsidRPr="005717B9" w14:paraId="7EA7415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B9013BF"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21526672" w14:textId="77777777" w:rsidR="00B93749" w:rsidRPr="00CD6265" w:rsidRDefault="00B9374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98C7CCD" wp14:editId="3D9C946C">
                  <wp:extent cx="3514725" cy="2257425"/>
                  <wp:effectExtent l="19050" t="0" r="9525" b="0"/>
                  <wp:docPr id="15" name="Picture 12" descr="C:\Users\melakaa\Desktop\Top Cima\new new new\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new new new\log.png"/>
                          <pic:cNvPicPr>
                            <a:picLocks noChangeAspect="1" noChangeArrowheads="1"/>
                          </pic:cNvPicPr>
                        </pic:nvPicPr>
                        <pic:blipFill>
                          <a:blip r:embed="rId131"/>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14:paraId="7130F801" w14:textId="77777777" w:rsidR="00B93749" w:rsidRPr="005717B9" w:rsidRDefault="00B93749" w:rsidP="00010891">
            <w:pPr>
              <w:autoSpaceDE w:val="0"/>
              <w:autoSpaceDN w:val="0"/>
              <w:adjustRightInd w:val="0"/>
              <w:spacing w:after="0" w:line="240" w:lineRule="auto"/>
              <w:jc w:val="center"/>
              <w:rPr>
                <w:rFonts w:cstheme="minorHAnsi"/>
                <w:sz w:val="24"/>
                <w:szCs w:val="24"/>
              </w:rPr>
            </w:pPr>
          </w:p>
        </w:tc>
      </w:tr>
      <w:tr w:rsidR="00B93749" w:rsidRPr="005717B9" w14:paraId="2DD1F425"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71826D8F"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33B207C1" w14:textId="77777777" w:rsidR="00B93749" w:rsidRPr="005717B9" w:rsidRDefault="00B93749" w:rsidP="00010891">
            <w:pPr>
              <w:autoSpaceDE w:val="0"/>
              <w:autoSpaceDN w:val="0"/>
              <w:adjustRightInd w:val="0"/>
              <w:spacing w:after="0" w:line="240" w:lineRule="auto"/>
              <w:rPr>
                <w:rFonts w:cstheme="minorHAnsi"/>
                <w:sz w:val="24"/>
                <w:szCs w:val="24"/>
              </w:rPr>
            </w:pPr>
          </w:p>
          <w:p w14:paraId="4FE033E1" w14:textId="77777777" w:rsidR="00B93749" w:rsidRPr="00C17FC1" w:rsidRDefault="00B93749" w:rsidP="00B93749">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6733247D"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300BC2E0"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14:paraId="4E3FE1B1" w14:textId="77777777" w:rsidR="00B93749" w:rsidRPr="003621EA"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14:paraId="03C226BC" w14:textId="77777777" w:rsidR="00B93749" w:rsidRDefault="00B93749" w:rsidP="00B9374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exams taken per 60 minutes, filtered by type. (Free or Paid)</w:t>
            </w:r>
          </w:p>
          <w:p w14:paraId="4A54AF32" w14:textId="77777777" w:rsidR="00B93749" w:rsidRPr="005717B9" w:rsidRDefault="00B93749" w:rsidP="00010891">
            <w:pPr>
              <w:pStyle w:val="ListParagraph"/>
              <w:autoSpaceDE w:val="0"/>
              <w:autoSpaceDN w:val="0"/>
              <w:adjustRightInd w:val="0"/>
              <w:spacing w:after="0" w:line="240" w:lineRule="auto"/>
              <w:rPr>
                <w:rFonts w:cstheme="minorHAnsi"/>
                <w:sz w:val="24"/>
                <w:szCs w:val="24"/>
              </w:rPr>
            </w:pPr>
          </w:p>
        </w:tc>
      </w:tr>
      <w:tr w:rsidR="00B93749" w:rsidRPr="005717B9" w14:paraId="52A62C2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A900741"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32734452" w14:textId="77777777" w:rsidR="00B93749" w:rsidRPr="006B3A7E" w:rsidRDefault="00B93749" w:rsidP="00B93749">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0B10D35C" w14:textId="77777777" w:rsidR="00B93749" w:rsidRPr="00EC7A11" w:rsidRDefault="00B93749" w:rsidP="00010891">
            <w:pPr>
              <w:pStyle w:val="ListParagraph"/>
              <w:autoSpaceDE w:val="0"/>
              <w:autoSpaceDN w:val="0"/>
              <w:adjustRightInd w:val="0"/>
              <w:spacing w:after="0" w:line="240" w:lineRule="auto"/>
              <w:rPr>
                <w:rFonts w:cstheme="minorHAnsi"/>
                <w:bCs/>
                <w:sz w:val="24"/>
                <w:szCs w:val="24"/>
              </w:rPr>
            </w:pPr>
          </w:p>
          <w:p w14:paraId="1F893489" w14:textId="77777777" w:rsidR="00B93749" w:rsidRPr="005717B9" w:rsidRDefault="00B9374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6DB12384" w14:textId="77777777" w:rsidR="00B93749" w:rsidRPr="006B3A7E" w:rsidRDefault="00B93749" w:rsidP="00B93749">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3FAC5E30" w14:textId="77777777" w:rsidR="00B93749" w:rsidRPr="00E408A4" w:rsidRDefault="00B93749" w:rsidP="00010891">
            <w:pPr>
              <w:autoSpaceDE w:val="0"/>
              <w:autoSpaceDN w:val="0"/>
              <w:adjustRightInd w:val="0"/>
              <w:spacing w:after="0" w:line="240" w:lineRule="auto"/>
              <w:rPr>
                <w:rFonts w:cstheme="minorHAnsi"/>
                <w:sz w:val="24"/>
                <w:szCs w:val="24"/>
              </w:rPr>
            </w:pPr>
          </w:p>
        </w:tc>
      </w:tr>
      <w:tr w:rsidR="00B93749" w:rsidRPr="005717B9" w14:paraId="48F7880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BF9CB42"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B93749" w:rsidRPr="005717B9" w14:paraId="297CE59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B2B5C33" w14:textId="77777777" w:rsidR="00B93749" w:rsidRPr="005717B9" w:rsidRDefault="00B9374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377FF219" w14:textId="77777777" w:rsidR="00B93749" w:rsidRDefault="00B93749" w:rsidP="00B93749"/>
    <w:p w14:paraId="42777DAD" w14:textId="77777777" w:rsidR="00B93749" w:rsidRDefault="00B93749" w:rsidP="00B93749"/>
    <w:p w14:paraId="7D1D3275" w14:textId="77777777" w:rsidR="00545BB9" w:rsidRDefault="00545BB9" w:rsidP="00545BB9">
      <w:pPr>
        <w:pStyle w:val="Heading3"/>
      </w:pPr>
      <w:bookmarkStart w:id="1865" w:name="_Toc390091911"/>
      <w:r>
        <w:t>3.11.</w:t>
      </w:r>
      <w:ins w:id="1866" w:author="EKANAYAKA JEHAN CRISTIAN MAHEESHA WIJESINGJHE" w:date="2014-06-11T14:05:00Z">
        <w:r w:rsidR="00121AE0">
          <w:t>3</w:t>
        </w:r>
      </w:ins>
      <w:del w:id="1867" w:author="EKANAYAKA JEHAN CRISTIAN MAHEESHA WIJESINGJHE" w:date="2014-06-11T14:05:00Z">
        <w:r w:rsidDel="00121AE0">
          <w:delText>2</w:delText>
        </w:r>
      </w:del>
      <w:r>
        <w:t>6  Add/Schedule Exams for student</w:t>
      </w:r>
      <w:bookmarkEnd w:id="18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45BB9" w:rsidRPr="005717B9" w14:paraId="717C4D84"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64259FD3"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2713C18"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11</w:t>
            </w:r>
            <w:r w:rsidR="0070784A">
              <w:rPr>
                <w:rFonts w:cstheme="minorHAnsi"/>
                <w:sz w:val="24"/>
                <w:szCs w:val="24"/>
              </w:rPr>
              <w:t>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1D1B216A"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34DD97EE"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341A56AF" w14:textId="77777777" w:rsidR="00545BB9" w:rsidRPr="005717B9" w:rsidRDefault="00545BB9" w:rsidP="00010891">
            <w:pPr>
              <w:autoSpaceDE w:val="0"/>
              <w:autoSpaceDN w:val="0"/>
              <w:adjustRightInd w:val="0"/>
              <w:spacing w:after="0" w:line="240" w:lineRule="auto"/>
              <w:rPr>
                <w:rFonts w:cstheme="minorHAnsi"/>
                <w:sz w:val="24"/>
                <w:szCs w:val="24"/>
              </w:rPr>
            </w:pPr>
          </w:p>
        </w:tc>
      </w:tr>
      <w:tr w:rsidR="00545BB9" w:rsidRPr="005717B9" w14:paraId="141917DF"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48B6A7E8"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25438F0"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45BB9" w:rsidRPr="005717B9" w14:paraId="59103AE9"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1B580D5" w14:textId="77777777" w:rsidR="00545BB9" w:rsidRPr="005717B9" w:rsidRDefault="00545BB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14:paraId="4B1C3568" w14:textId="77777777" w:rsidR="00545BB9" w:rsidRPr="005717B9" w:rsidRDefault="00545BB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add exams to student</w:t>
            </w:r>
          </w:p>
          <w:p w14:paraId="1439C24E" w14:textId="77777777" w:rsidR="00545BB9" w:rsidRDefault="00545BB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schedule exams for the students who register by paying for both the exam and the course</w:t>
            </w:r>
          </w:p>
          <w:p w14:paraId="06DFF6EB" w14:textId="77777777" w:rsidR="00545BB9" w:rsidRPr="005717B9" w:rsidRDefault="00545BB9" w:rsidP="00010891">
            <w:pPr>
              <w:autoSpaceDE w:val="0"/>
              <w:autoSpaceDN w:val="0"/>
              <w:adjustRightInd w:val="0"/>
              <w:spacing w:after="0" w:line="240" w:lineRule="auto"/>
              <w:rPr>
                <w:rFonts w:cstheme="minorHAnsi"/>
                <w:sz w:val="24"/>
                <w:szCs w:val="24"/>
              </w:rPr>
            </w:pPr>
          </w:p>
        </w:tc>
      </w:tr>
      <w:tr w:rsidR="00545BB9" w:rsidRPr="005717B9" w14:paraId="72B29C39"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5EB0D68F" w14:textId="77777777" w:rsidR="00545BB9" w:rsidRPr="005717B9" w:rsidRDefault="00545BB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41240497" w14:textId="77777777" w:rsidR="00545BB9" w:rsidRPr="00CD6265" w:rsidRDefault="00545BB9"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AF6C5CE" wp14:editId="280F501F">
                  <wp:extent cx="4595495" cy="4025900"/>
                  <wp:effectExtent l="19050" t="0" r="0" b="0"/>
                  <wp:docPr id="19" name="Picture 25" descr="C:\Users\melakaa\Desktop\Top Cima\NEW NEW NEW NEW\add exam o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 NEW NEW NEW\add exam o student.png"/>
                          <pic:cNvPicPr>
                            <a:picLocks noChangeAspect="1" noChangeArrowheads="1"/>
                          </pic:cNvPicPr>
                        </pic:nvPicPr>
                        <pic:blipFill>
                          <a:blip r:embed="rId132"/>
                          <a:srcRect/>
                          <a:stretch>
                            <a:fillRect/>
                          </a:stretch>
                        </pic:blipFill>
                        <pic:spPr bwMode="auto">
                          <a:xfrm>
                            <a:off x="0" y="0"/>
                            <a:ext cx="4595495" cy="4025900"/>
                          </a:xfrm>
                          <a:prstGeom prst="rect">
                            <a:avLst/>
                          </a:prstGeom>
                          <a:noFill/>
                          <a:ln w="9525">
                            <a:noFill/>
                            <a:miter lim="800000"/>
                            <a:headEnd/>
                            <a:tailEnd/>
                          </a:ln>
                        </pic:spPr>
                      </pic:pic>
                    </a:graphicData>
                  </a:graphic>
                </wp:inline>
              </w:drawing>
            </w:r>
          </w:p>
          <w:p w14:paraId="1DD0EA20" w14:textId="77777777" w:rsidR="00545BB9" w:rsidRPr="005717B9" w:rsidRDefault="00545BB9" w:rsidP="00010891">
            <w:pPr>
              <w:autoSpaceDE w:val="0"/>
              <w:autoSpaceDN w:val="0"/>
              <w:adjustRightInd w:val="0"/>
              <w:spacing w:after="0" w:line="240" w:lineRule="auto"/>
              <w:jc w:val="center"/>
              <w:rPr>
                <w:rFonts w:cstheme="minorHAnsi"/>
                <w:sz w:val="24"/>
                <w:szCs w:val="24"/>
              </w:rPr>
            </w:pPr>
          </w:p>
        </w:tc>
      </w:tr>
      <w:tr w:rsidR="00545BB9" w:rsidRPr="005717B9" w14:paraId="1AF53DCD"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920254D" w14:textId="77777777" w:rsidR="00545BB9" w:rsidRPr="005717B9" w:rsidRDefault="00545BB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7143D8B5" w14:textId="77777777" w:rsidR="00545BB9" w:rsidRPr="005717B9" w:rsidRDefault="00545BB9" w:rsidP="00010891">
            <w:pPr>
              <w:autoSpaceDE w:val="0"/>
              <w:autoSpaceDN w:val="0"/>
              <w:adjustRightInd w:val="0"/>
              <w:spacing w:after="0" w:line="240" w:lineRule="auto"/>
              <w:rPr>
                <w:rFonts w:cstheme="minorHAnsi"/>
                <w:sz w:val="24"/>
                <w:szCs w:val="24"/>
              </w:rPr>
            </w:pPr>
          </w:p>
          <w:p w14:paraId="52DD7A82" w14:textId="77777777" w:rsidR="00545BB9" w:rsidRPr="00C17FC1" w:rsidRDefault="00545BB9"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14:paraId="15B1B6A7" w14:textId="77777777" w:rsidR="00545BB9" w:rsidRPr="003621EA"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14:paraId="5DB8EDF2" w14:textId="77777777" w:rsidR="00545BB9" w:rsidRPr="003621EA"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14:paraId="1A8D4F7B" w14:textId="77777777" w:rsidR="00545BB9" w:rsidRPr="003621EA"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to Student” Link</w:t>
            </w:r>
          </w:p>
          <w:p w14:paraId="3A2EF11C"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Student ID of the student from the drop down</w:t>
            </w:r>
          </w:p>
          <w:p w14:paraId="35E48754"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14:paraId="1B287849"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expiry date for the exam from the date picker.</w:t>
            </w:r>
          </w:p>
          <w:p w14:paraId="7A9B4908"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Button</w:t>
            </w:r>
          </w:p>
          <w:p w14:paraId="324DA0CF"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 will be shown on the list box below.</w:t>
            </w:r>
          </w:p>
          <w:p w14:paraId="671EE410" w14:textId="77777777" w:rsidR="00545BB9" w:rsidRP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from the list and click on “Delete Selected Exam” if he wishes to remove it.</w:t>
            </w:r>
          </w:p>
          <w:p w14:paraId="272022DD" w14:textId="77777777" w:rsidR="00545BB9" w:rsidRDefault="00545BB9"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“Finish”</w:t>
            </w:r>
          </w:p>
          <w:p w14:paraId="16E64517" w14:textId="77777777" w:rsidR="00545BB9" w:rsidRPr="005717B9" w:rsidRDefault="00545BB9" w:rsidP="00010891">
            <w:pPr>
              <w:pStyle w:val="ListParagraph"/>
              <w:autoSpaceDE w:val="0"/>
              <w:autoSpaceDN w:val="0"/>
              <w:adjustRightInd w:val="0"/>
              <w:spacing w:after="0" w:line="240" w:lineRule="auto"/>
              <w:rPr>
                <w:rFonts w:cstheme="minorHAnsi"/>
                <w:sz w:val="24"/>
                <w:szCs w:val="24"/>
              </w:rPr>
            </w:pPr>
          </w:p>
        </w:tc>
      </w:tr>
      <w:tr w:rsidR="00545BB9" w:rsidRPr="005717B9" w14:paraId="082E199A"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D50AF06" w14:textId="77777777" w:rsidR="00545BB9" w:rsidRPr="005717B9" w:rsidRDefault="00545BB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2B5752F2" w14:textId="77777777" w:rsidR="00545BB9" w:rsidRPr="006B3A7E" w:rsidRDefault="00545BB9" w:rsidP="0001089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14:paraId="5015D89E" w14:textId="77777777" w:rsidR="00545BB9" w:rsidRPr="00EC7A11" w:rsidRDefault="00545BB9" w:rsidP="00010891">
            <w:pPr>
              <w:pStyle w:val="ListParagraph"/>
              <w:autoSpaceDE w:val="0"/>
              <w:autoSpaceDN w:val="0"/>
              <w:adjustRightInd w:val="0"/>
              <w:spacing w:after="0" w:line="240" w:lineRule="auto"/>
              <w:rPr>
                <w:rFonts w:cstheme="minorHAnsi"/>
                <w:bCs/>
                <w:sz w:val="24"/>
                <w:szCs w:val="24"/>
              </w:rPr>
            </w:pPr>
          </w:p>
          <w:p w14:paraId="712402E8" w14:textId="77777777" w:rsidR="00545BB9" w:rsidRPr="005717B9" w:rsidRDefault="00545BB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0D907280" w14:textId="77777777" w:rsidR="00545BB9" w:rsidRPr="006B3A7E" w:rsidRDefault="00545BB9" w:rsidP="0001089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14:paraId="7985417C" w14:textId="77777777" w:rsidR="00545BB9" w:rsidRPr="00E408A4" w:rsidRDefault="00545BB9" w:rsidP="00010891">
            <w:pPr>
              <w:autoSpaceDE w:val="0"/>
              <w:autoSpaceDN w:val="0"/>
              <w:adjustRightInd w:val="0"/>
              <w:spacing w:after="0" w:line="240" w:lineRule="auto"/>
              <w:rPr>
                <w:rFonts w:cstheme="minorHAnsi"/>
                <w:sz w:val="24"/>
                <w:szCs w:val="24"/>
              </w:rPr>
            </w:pPr>
          </w:p>
        </w:tc>
      </w:tr>
      <w:tr w:rsidR="00545BB9" w:rsidRPr="005717B9" w14:paraId="627AEAD6"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B98DD9E"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545BB9" w:rsidRPr="005717B9" w14:paraId="4E2CACB2"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08FF813" w14:textId="77777777" w:rsidR="00545BB9" w:rsidRPr="005717B9" w:rsidRDefault="00545BB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22EA008F" w14:textId="77777777" w:rsidR="00545BB9" w:rsidRDefault="00545BB9" w:rsidP="00545BB9"/>
    <w:p w14:paraId="062423E7" w14:textId="77777777" w:rsidR="00545BB9" w:rsidRDefault="00545BB9" w:rsidP="00545BB9"/>
    <w:p w14:paraId="33820001" w14:textId="77777777" w:rsidR="0070784A" w:rsidRDefault="0070784A" w:rsidP="00545BB9"/>
    <w:p w14:paraId="1D46EADA" w14:textId="77777777" w:rsidR="0070784A" w:rsidRDefault="0070784A" w:rsidP="00545BB9"/>
    <w:p w14:paraId="44AC616C" w14:textId="77777777" w:rsidR="003543C9" w:rsidRDefault="003543C9" w:rsidP="00545BB9"/>
    <w:p w14:paraId="242236DD" w14:textId="77777777" w:rsidR="003543C9" w:rsidRDefault="003543C9" w:rsidP="00545BB9"/>
    <w:p w14:paraId="4F9F92D4" w14:textId="77777777" w:rsidR="003543C9" w:rsidRDefault="003543C9" w:rsidP="00545BB9"/>
    <w:p w14:paraId="37D0A0FD" w14:textId="77777777" w:rsidR="003543C9" w:rsidRDefault="003543C9" w:rsidP="00545BB9"/>
    <w:p w14:paraId="59BCD8CF" w14:textId="77777777" w:rsidR="003543C9" w:rsidRDefault="003543C9" w:rsidP="00545BB9"/>
    <w:p w14:paraId="3CD6614E" w14:textId="77777777" w:rsidR="003543C9" w:rsidRDefault="003543C9" w:rsidP="00545BB9"/>
    <w:p w14:paraId="075FBA97" w14:textId="77777777" w:rsidR="003543C9" w:rsidRDefault="003543C9" w:rsidP="00545BB9"/>
    <w:p w14:paraId="7E85F0BE" w14:textId="77777777" w:rsidR="003543C9" w:rsidRDefault="003543C9" w:rsidP="00545BB9"/>
    <w:p w14:paraId="7371AA92" w14:textId="77777777" w:rsidR="003543C9" w:rsidRDefault="003543C9" w:rsidP="00545BB9"/>
    <w:p w14:paraId="6AA9A57D" w14:textId="77777777" w:rsidR="003543C9" w:rsidRDefault="003543C9" w:rsidP="00545BB9"/>
    <w:p w14:paraId="093E8F65" w14:textId="77777777" w:rsidR="003543C9" w:rsidRDefault="003543C9" w:rsidP="00545BB9"/>
    <w:p w14:paraId="400FC725" w14:textId="77777777" w:rsidR="003543C9" w:rsidRDefault="003543C9" w:rsidP="00545BB9"/>
    <w:p w14:paraId="3857ABC9" w14:textId="77777777" w:rsidR="003543C9" w:rsidRDefault="003543C9" w:rsidP="00545BB9"/>
    <w:p w14:paraId="16661397" w14:textId="77777777" w:rsidR="003543C9" w:rsidRDefault="003543C9" w:rsidP="00545BB9"/>
    <w:p w14:paraId="650A4BF7" w14:textId="77777777" w:rsidR="00545BB9" w:rsidRDefault="00545BB9" w:rsidP="00545BB9">
      <w:pPr>
        <w:pStyle w:val="Heading3"/>
      </w:pPr>
      <w:bookmarkStart w:id="1868" w:name="_Toc390091912"/>
      <w:r>
        <w:t>3.</w:t>
      </w:r>
      <w:r w:rsidR="00EB388B">
        <w:t>11.</w:t>
      </w:r>
      <w:ins w:id="1869" w:author="EKANAYAKA JEHAN CRISTIAN MAHEESHA WIJESINGJHE" w:date="2014-06-11T14:05:00Z">
        <w:r w:rsidR="00121AE0">
          <w:t>3</w:t>
        </w:r>
      </w:ins>
      <w:del w:id="1870" w:author="EKANAYAKA JEHAN CRISTIAN MAHEESHA WIJESINGJHE" w:date="2014-06-11T14:05:00Z">
        <w:r w:rsidR="00EB388B" w:rsidDel="00121AE0">
          <w:delText>2</w:delText>
        </w:r>
      </w:del>
      <w:r w:rsidR="00D15F2B">
        <w:t>7</w:t>
      </w:r>
      <w:r>
        <w:t xml:space="preserve"> </w:t>
      </w:r>
      <w:r w:rsidR="00EB388B">
        <w:t>View Scheduled Exams</w:t>
      </w:r>
      <w:bookmarkEnd w:id="186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543C9" w:rsidRPr="005717B9" w14:paraId="252F85D6"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571120D7"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4725B757" w14:textId="77777777" w:rsidR="003543C9" w:rsidRPr="005717B9" w:rsidRDefault="00EB388B" w:rsidP="00010891">
            <w:pPr>
              <w:autoSpaceDE w:val="0"/>
              <w:autoSpaceDN w:val="0"/>
              <w:adjustRightInd w:val="0"/>
              <w:spacing w:after="0" w:line="240" w:lineRule="auto"/>
              <w:rPr>
                <w:rFonts w:cstheme="minorHAnsi"/>
                <w:sz w:val="24"/>
                <w:szCs w:val="24"/>
              </w:rPr>
            </w:pPr>
            <w:r>
              <w:rPr>
                <w:rFonts w:cstheme="minorHAnsi"/>
                <w:sz w:val="24"/>
                <w:szCs w:val="24"/>
              </w:rPr>
              <w:t>US_112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0CF75947"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14:paraId="0828B603"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14:paraId="1CDB53EE" w14:textId="77777777" w:rsidR="003543C9" w:rsidRPr="005717B9" w:rsidRDefault="003543C9" w:rsidP="00010891">
            <w:pPr>
              <w:autoSpaceDE w:val="0"/>
              <w:autoSpaceDN w:val="0"/>
              <w:adjustRightInd w:val="0"/>
              <w:spacing w:after="0" w:line="240" w:lineRule="auto"/>
              <w:rPr>
                <w:rFonts w:cstheme="minorHAnsi"/>
                <w:sz w:val="24"/>
                <w:szCs w:val="24"/>
              </w:rPr>
            </w:pPr>
          </w:p>
        </w:tc>
      </w:tr>
      <w:tr w:rsidR="003543C9" w:rsidRPr="005717B9" w14:paraId="295A16B9" w14:textId="77777777"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14:paraId="2B2E3B4F"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14:paraId="27A61400"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543C9" w:rsidRPr="005717B9" w14:paraId="570A8C1B"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00267F11" w14:textId="77777777" w:rsidR="003543C9" w:rsidRPr="005717B9" w:rsidRDefault="003543C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14:paraId="5FE56A11" w14:textId="77777777" w:rsidR="003543C9" w:rsidRPr="005717B9" w:rsidRDefault="003543C9"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w:t>
            </w:r>
            <w:r w:rsidR="00EB388B">
              <w:rPr>
                <w:rFonts w:cstheme="minorHAnsi"/>
                <w:color w:val="00000A"/>
                <w:sz w:val="24"/>
                <w:szCs w:val="24"/>
              </w:rPr>
              <w:t xml:space="preserve"> scheduled exam</w:t>
            </w:r>
          </w:p>
          <w:p w14:paraId="7F230589" w14:textId="77777777" w:rsidR="003543C9" w:rsidRDefault="003543C9" w:rsidP="00A72114">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r w:rsidR="00047F81" w:rsidRPr="005717B9">
              <w:rPr>
                <w:rFonts w:cstheme="minorHAnsi"/>
                <w:color w:val="00000A"/>
                <w:sz w:val="24"/>
                <w:szCs w:val="24"/>
              </w:rPr>
              <w:t>can: Can</w:t>
            </w:r>
            <w:r w:rsidR="00A72114">
              <w:rPr>
                <w:rFonts w:cstheme="minorHAnsi"/>
                <w:color w:val="00000A"/>
                <w:sz w:val="24"/>
                <w:szCs w:val="24"/>
              </w:rPr>
              <w:t xml:space="preserve"> see the exams that I am entitled for, and take them if needed.</w:t>
            </w:r>
          </w:p>
          <w:p w14:paraId="7D984E8E" w14:textId="77777777" w:rsidR="00047F81" w:rsidRPr="005717B9" w:rsidRDefault="00047F81" w:rsidP="00A72114">
            <w:pPr>
              <w:autoSpaceDE w:val="0"/>
              <w:autoSpaceDN w:val="0"/>
              <w:adjustRightInd w:val="0"/>
              <w:spacing w:after="0" w:line="240" w:lineRule="auto"/>
              <w:rPr>
                <w:rFonts w:cstheme="minorHAnsi"/>
                <w:sz w:val="24"/>
                <w:szCs w:val="24"/>
              </w:rPr>
            </w:pPr>
          </w:p>
        </w:tc>
      </w:tr>
      <w:tr w:rsidR="003543C9" w:rsidRPr="005717B9" w14:paraId="0F47AF6E"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AADBEA6" w14:textId="77777777" w:rsidR="003543C9" w:rsidRDefault="003543C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14:paraId="0677D427" w14:textId="77777777" w:rsidR="00047F81" w:rsidRPr="005717B9" w:rsidRDefault="00047F81" w:rsidP="00010891">
            <w:pPr>
              <w:autoSpaceDE w:val="0"/>
              <w:autoSpaceDN w:val="0"/>
              <w:adjustRightInd w:val="0"/>
              <w:spacing w:after="0" w:line="240" w:lineRule="auto"/>
              <w:rPr>
                <w:rFonts w:cstheme="minorHAnsi"/>
                <w:b/>
                <w:bCs/>
                <w:sz w:val="24"/>
                <w:szCs w:val="24"/>
              </w:rPr>
            </w:pPr>
          </w:p>
          <w:p w14:paraId="3E129A95" w14:textId="77777777" w:rsidR="003543C9" w:rsidRPr="005717B9" w:rsidRDefault="00EB388B" w:rsidP="00010891">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E817865" wp14:editId="77F4B14D">
                  <wp:extent cx="5937885" cy="3159125"/>
                  <wp:effectExtent l="19050" t="0" r="5715" b="0"/>
                  <wp:docPr id="32" name="Picture 26" descr="C:\Users\melakaa\Desktop\Top Cima\NEW NEW NEW NEW\view scheduled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view scheduled exams.png"/>
                          <pic:cNvPicPr>
                            <a:picLocks noChangeAspect="1" noChangeArrowheads="1"/>
                          </pic:cNvPicPr>
                        </pic:nvPicPr>
                        <pic:blipFill>
                          <a:blip r:embed="rId133"/>
                          <a:srcRect/>
                          <a:stretch>
                            <a:fillRect/>
                          </a:stretch>
                        </pic:blipFill>
                        <pic:spPr bwMode="auto">
                          <a:xfrm>
                            <a:off x="0" y="0"/>
                            <a:ext cx="5937885" cy="3159125"/>
                          </a:xfrm>
                          <a:prstGeom prst="rect">
                            <a:avLst/>
                          </a:prstGeom>
                          <a:noFill/>
                          <a:ln w="9525">
                            <a:noFill/>
                            <a:miter lim="800000"/>
                            <a:headEnd/>
                            <a:tailEnd/>
                          </a:ln>
                        </pic:spPr>
                      </pic:pic>
                    </a:graphicData>
                  </a:graphic>
                </wp:inline>
              </w:drawing>
            </w:r>
          </w:p>
          <w:p w14:paraId="6AC12BBB" w14:textId="77777777" w:rsidR="003543C9" w:rsidRDefault="003543C9" w:rsidP="00010891">
            <w:pPr>
              <w:autoSpaceDE w:val="0"/>
              <w:autoSpaceDN w:val="0"/>
              <w:adjustRightInd w:val="0"/>
              <w:spacing w:after="0" w:line="240" w:lineRule="auto"/>
              <w:rPr>
                <w:rFonts w:cstheme="minorHAnsi"/>
                <w:sz w:val="24"/>
                <w:szCs w:val="24"/>
              </w:rPr>
            </w:pPr>
          </w:p>
          <w:p w14:paraId="0FB78A77" w14:textId="77777777" w:rsidR="00047F81" w:rsidRPr="005717B9" w:rsidRDefault="00047F81" w:rsidP="00010891">
            <w:pPr>
              <w:autoSpaceDE w:val="0"/>
              <w:autoSpaceDN w:val="0"/>
              <w:adjustRightInd w:val="0"/>
              <w:spacing w:after="0" w:line="240" w:lineRule="auto"/>
              <w:rPr>
                <w:rFonts w:cstheme="minorHAnsi"/>
                <w:sz w:val="24"/>
                <w:szCs w:val="24"/>
              </w:rPr>
            </w:pPr>
          </w:p>
        </w:tc>
      </w:tr>
      <w:tr w:rsidR="003543C9" w:rsidRPr="005717B9" w14:paraId="082AA19F"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4C21CB47" w14:textId="77777777" w:rsidR="003543C9" w:rsidRPr="005717B9" w:rsidRDefault="003543C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14:paraId="47804519" w14:textId="77777777" w:rsidR="003543C9" w:rsidRPr="005717B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14:paraId="1EE7B5E9" w14:textId="77777777" w:rsidR="003543C9" w:rsidRPr="005717B9" w:rsidRDefault="003543C9" w:rsidP="0001089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14:paraId="3A3A7FB7" w14:textId="77777777" w:rsidR="003543C9" w:rsidRPr="005717B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14:paraId="714261AD" w14:textId="77777777" w:rsidR="003543C9" w:rsidRPr="005717B9" w:rsidRDefault="003543C9" w:rsidP="0001089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14:paraId="1AAA0DA8" w14:textId="77777777" w:rsidR="003543C9" w:rsidRPr="005717B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14:paraId="08DA976A" w14:textId="77777777" w:rsidR="003543C9" w:rsidRDefault="003543C9" w:rsidP="0001089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14:paraId="44EF6585" w14:textId="77777777" w:rsidR="003543C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w:t>
            </w:r>
            <w:r w:rsidR="00047F81">
              <w:rPr>
                <w:rFonts w:cstheme="minorHAnsi"/>
                <w:color w:val="00000A"/>
                <w:sz w:val="24"/>
                <w:szCs w:val="24"/>
              </w:rPr>
              <w:t>Scheduled Exams</w:t>
            </w:r>
            <w:r>
              <w:rPr>
                <w:rFonts w:cstheme="minorHAnsi"/>
                <w:color w:val="00000A"/>
                <w:sz w:val="24"/>
                <w:szCs w:val="24"/>
              </w:rPr>
              <w:t>” tab</w:t>
            </w:r>
          </w:p>
          <w:p w14:paraId="2F167902" w14:textId="77777777" w:rsidR="003543C9" w:rsidRDefault="003543C9"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Registered Student will be shown a list of the exams that the student </w:t>
            </w:r>
            <w:r w:rsidR="00047F81">
              <w:rPr>
                <w:rFonts w:cstheme="minorHAnsi"/>
                <w:color w:val="00000A"/>
                <w:sz w:val="24"/>
                <w:szCs w:val="24"/>
              </w:rPr>
              <w:t>is entitled for.</w:t>
            </w:r>
          </w:p>
          <w:p w14:paraId="0C2D0577" w14:textId="77777777" w:rsidR="00047F81" w:rsidRDefault="00047F81"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select an exam and click on “Take Exam”</w:t>
            </w:r>
          </w:p>
          <w:p w14:paraId="36376180" w14:textId="77777777" w:rsidR="00047F81" w:rsidRPr="00716080" w:rsidRDefault="00047F81"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presented with the selected Exam.</w:t>
            </w:r>
          </w:p>
          <w:p w14:paraId="05A438FB" w14:textId="77777777" w:rsidR="003543C9" w:rsidRPr="005717B9" w:rsidRDefault="003543C9" w:rsidP="00010891">
            <w:pPr>
              <w:pStyle w:val="ListParagraph"/>
              <w:autoSpaceDE w:val="0"/>
              <w:autoSpaceDN w:val="0"/>
              <w:adjustRightInd w:val="0"/>
              <w:spacing w:after="0" w:line="240" w:lineRule="auto"/>
              <w:rPr>
                <w:rFonts w:cstheme="minorHAnsi"/>
                <w:sz w:val="24"/>
                <w:szCs w:val="24"/>
              </w:rPr>
            </w:pPr>
          </w:p>
        </w:tc>
      </w:tr>
      <w:tr w:rsidR="003543C9" w:rsidRPr="005717B9" w14:paraId="053AAB80"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6686F939" w14:textId="77777777" w:rsidR="003543C9" w:rsidRPr="005717B9" w:rsidRDefault="003543C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14:paraId="6313DCD7" w14:textId="77777777" w:rsidR="003543C9" w:rsidRPr="005717B9" w:rsidRDefault="003543C9" w:rsidP="00010891">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14:paraId="0C0C1BD8" w14:textId="77777777" w:rsidR="003543C9" w:rsidRPr="005717B9" w:rsidRDefault="003543C9" w:rsidP="00010891">
            <w:pPr>
              <w:autoSpaceDE w:val="0"/>
              <w:autoSpaceDN w:val="0"/>
              <w:adjustRightInd w:val="0"/>
              <w:spacing w:after="0" w:line="240" w:lineRule="auto"/>
              <w:rPr>
                <w:rFonts w:cstheme="minorHAnsi"/>
                <w:b/>
                <w:bCs/>
                <w:sz w:val="24"/>
                <w:szCs w:val="24"/>
              </w:rPr>
            </w:pPr>
          </w:p>
          <w:p w14:paraId="4794EAFC" w14:textId="77777777" w:rsidR="003543C9" w:rsidRPr="005717B9" w:rsidRDefault="003543C9"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14:paraId="3707A442" w14:textId="77777777" w:rsidR="003543C9" w:rsidRPr="005717B9" w:rsidRDefault="003543C9" w:rsidP="0001089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14:paraId="3B35423B" w14:textId="77777777" w:rsidR="003543C9" w:rsidRPr="005717B9" w:rsidRDefault="003543C9" w:rsidP="00010891">
            <w:pPr>
              <w:autoSpaceDE w:val="0"/>
              <w:autoSpaceDN w:val="0"/>
              <w:adjustRightInd w:val="0"/>
              <w:spacing w:after="0" w:line="240" w:lineRule="auto"/>
              <w:rPr>
                <w:rFonts w:cstheme="minorHAnsi"/>
                <w:sz w:val="24"/>
                <w:szCs w:val="24"/>
              </w:rPr>
            </w:pPr>
          </w:p>
        </w:tc>
      </w:tr>
      <w:tr w:rsidR="003543C9" w:rsidRPr="005717B9" w14:paraId="42B83493"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36D20DB7" w14:textId="77777777" w:rsidR="003543C9" w:rsidRPr="005717B9" w:rsidRDefault="003543C9" w:rsidP="00010891">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14:paraId="3364F282"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543C9" w:rsidRPr="005717B9" w14:paraId="533AB587" w14:textId="77777777"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14:paraId="2FC5D2F4" w14:textId="77777777" w:rsidR="003543C9" w:rsidRPr="005717B9" w:rsidRDefault="003543C9"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14:paraId="0E52E28C" w14:textId="77777777" w:rsidR="00701E78" w:rsidRDefault="00701E78" w:rsidP="009A5468">
      <w:pPr>
        <w:pStyle w:val="Heading1"/>
      </w:pPr>
    </w:p>
    <w:p w14:paraId="1CC9DAEB" w14:textId="77777777" w:rsidR="00701E78" w:rsidRDefault="00701E78" w:rsidP="009A5468">
      <w:pPr>
        <w:pStyle w:val="Heading1"/>
      </w:pPr>
    </w:p>
    <w:p w14:paraId="06E03CD8" w14:textId="77777777" w:rsidR="00701E78" w:rsidRDefault="00701E78" w:rsidP="009A5468">
      <w:pPr>
        <w:pStyle w:val="Heading1"/>
      </w:pPr>
    </w:p>
    <w:p w14:paraId="638AEB48" w14:textId="77777777" w:rsidR="00701E78" w:rsidRDefault="00701E78" w:rsidP="009A5468">
      <w:pPr>
        <w:pStyle w:val="Heading1"/>
      </w:pPr>
    </w:p>
    <w:p w14:paraId="63710790" w14:textId="77777777" w:rsidR="00701E78" w:rsidRDefault="00701E78" w:rsidP="009A5468">
      <w:pPr>
        <w:pStyle w:val="Heading1"/>
      </w:pPr>
    </w:p>
    <w:p w14:paraId="023C1A6C" w14:textId="77777777" w:rsidR="00701E78" w:rsidRDefault="00701E78" w:rsidP="009A5468">
      <w:pPr>
        <w:pStyle w:val="Heading1"/>
      </w:pPr>
    </w:p>
    <w:p w14:paraId="56CE656B" w14:textId="77777777" w:rsidR="00B713EC" w:rsidRDefault="00B713EC" w:rsidP="00B713EC"/>
    <w:p w14:paraId="47159EF4" w14:textId="77777777" w:rsidR="00B713EC" w:rsidRDefault="00B713EC" w:rsidP="00B713EC"/>
    <w:p w14:paraId="237FC265" w14:textId="77777777" w:rsidR="00B713EC" w:rsidRPr="00B713EC" w:rsidRDefault="00B713EC" w:rsidP="00B713EC"/>
    <w:p w14:paraId="775168AA" w14:textId="77777777" w:rsidR="00701E78" w:rsidRDefault="00701E78" w:rsidP="009A5468">
      <w:pPr>
        <w:pStyle w:val="Heading1"/>
      </w:pPr>
    </w:p>
    <w:p w14:paraId="09294902" w14:textId="77777777" w:rsidR="00B713EC" w:rsidRDefault="00B713EC" w:rsidP="00B713EC"/>
    <w:p w14:paraId="0FE27FF6" w14:textId="77777777" w:rsidR="00B713EC" w:rsidRPr="00B713EC" w:rsidRDefault="00B713EC" w:rsidP="00B713EC"/>
    <w:p w14:paraId="7F53B69D" w14:textId="77777777" w:rsidR="009A5468" w:rsidRPr="00E17C5A" w:rsidRDefault="009A5468" w:rsidP="009A5468">
      <w:pPr>
        <w:pStyle w:val="Heading1"/>
      </w:pPr>
      <w:bookmarkStart w:id="1871" w:name="_Toc390091913"/>
      <w:r w:rsidRPr="00E17C5A">
        <w:t>4. Non-Functional Requirements</w:t>
      </w:r>
      <w:bookmarkEnd w:id="1871"/>
    </w:p>
    <w:p w14:paraId="4991925B" w14:textId="77777777" w:rsidR="009A5468" w:rsidRPr="00E17C5A" w:rsidRDefault="009A5468" w:rsidP="009A5468">
      <w:pPr>
        <w:pStyle w:val="Heading2"/>
      </w:pPr>
      <w:bookmarkStart w:id="1872" w:name="_Toc390091914"/>
      <w:r w:rsidRPr="00E17C5A">
        <w:t>4.1 Security</w:t>
      </w:r>
      <w:bookmarkEnd w:id="1872"/>
    </w:p>
    <w:p w14:paraId="70A8877F" w14:textId="77777777" w:rsidR="009A5468" w:rsidRPr="00E17C5A" w:rsidRDefault="009A5468" w:rsidP="009A5468">
      <w:pPr>
        <w:pStyle w:val="Heading3"/>
      </w:pPr>
    </w:p>
    <w:p w14:paraId="0C62F632" w14:textId="77777777" w:rsidR="009A5468" w:rsidRPr="00E17C5A" w:rsidRDefault="009A5468" w:rsidP="009A5468">
      <w:pPr>
        <w:pStyle w:val="Heading3"/>
      </w:pPr>
      <w:bookmarkStart w:id="1873" w:name="_Toc390091915"/>
      <w:r w:rsidRPr="00E17C5A">
        <w:t>4.1.1Data Transfer</w:t>
      </w:r>
      <w:bookmarkEnd w:id="1873"/>
    </w:p>
    <w:p w14:paraId="4B8B94BC" w14:textId="77777777" w:rsidR="00E17C5A" w:rsidRDefault="00E17C5A" w:rsidP="009A5468">
      <w:pPr>
        <w:autoSpaceDE w:val="0"/>
        <w:autoSpaceDN w:val="0"/>
        <w:adjustRightInd w:val="0"/>
        <w:spacing w:after="0" w:line="240" w:lineRule="auto"/>
        <w:rPr>
          <w:rFonts w:cstheme="minorHAnsi"/>
          <w:color w:val="00000A"/>
          <w:sz w:val="24"/>
          <w:szCs w:val="24"/>
        </w:rPr>
      </w:pPr>
    </w:p>
    <w:p w14:paraId="44D5CF75"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The system shall use secure sockets in all transactions that include</w:t>
      </w:r>
      <w:ins w:id="1874" w:author="Ellipsis" w:date="2014-06-09T15:33:00Z">
        <w:r w:rsidR="00820D1D">
          <w:rPr>
            <w:rFonts w:cstheme="minorHAnsi"/>
            <w:color w:val="00000A"/>
            <w:sz w:val="24"/>
            <w:szCs w:val="24"/>
          </w:rPr>
          <w:t xml:space="preserve"> </w:t>
        </w:r>
      </w:ins>
      <w:r w:rsidRPr="00E17C5A">
        <w:rPr>
          <w:rFonts w:cstheme="minorHAnsi"/>
          <w:color w:val="00000A"/>
          <w:sz w:val="24"/>
          <w:szCs w:val="24"/>
        </w:rPr>
        <w:t xml:space="preserve">any confidential </w:t>
      </w:r>
      <w:r w:rsidR="00E17C5A" w:rsidRPr="00E17C5A">
        <w:rPr>
          <w:rFonts w:cstheme="minorHAnsi"/>
          <w:color w:val="00000A"/>
          <w:sz w:val="24"/>
          <w:szCs w:val="24"/>
        </w:rPr>
        <w:t>Student</w:t>
      </w:r>
      <w:r w:rsidRPr="00E17C5A">
        <w:rPr>
          <w:rFonts w:cstheme="minorHAnsi"/>
          <w:color w:val="00000A"/>
          <w:sz w:val="24"/>
          <w:szCs w:val="24"/>
        </w:rPr>
        <w:t xml:space="preserve"> information.</w:t>
      </w:r>
    </w:p>
    <w:p w14:paraId="59848934"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automatically log out all </w:t>
      </w:r>
      <w:r w:rsidR="00E17C5A" w:rsidRPr="00E17C5A">
        <w:rPr>
          <w:rFonts w:cstheme="minorHAnsi"/>
          <w:color w:val="00000A"/>
          <w:sz w:val="24"/>
          <w:szCs w:val="24"/>
        </w:rPr>
        <w:t>Student</w:t>
      </w:r>
      <w:ins w:id="1875" w:author="Ellipsis" w:date="2014-06-09T15:33:00Z">
        <w:r w:rsidR="00820D1D">
          <w:rPr>
            <w:rFonts w:cstheme="minorHAnsi"/>
            <w:color w:val="00000A"/>
            <w:sz w:val="24"/>
            <w:szCs w:val="24"/>
          </w:rPr>
          <w:t xml:space="preserve"> </w:t>
        </w:r>
      </w:ins>
      <w:r w:rsidRPr="00E17C5A">
        <w:rPr>
          <w:rFonts w:cstheme="minorHAnsi"/>
          <w:color w:val="00000A"/>
          <w:sz w:val="24"/>
          <w:szCs w:val="24"/>
        </w:rPr>
        <w:t>after a period</w:t>
      </w:r>
      <w:r w:rsidR="0065154C">
        <w:rPr>
          <w:rFonts w:cstheme="minorHAnsi"/>
          <w:color w:val="00000A"/>
          <w:sz w:val="24"/>
          <w:szCs w:val="24"/>
        </w:rPr>
        <w:t xml:space="preserve"> o</w:t>
      </w:r>
      <w:r w:rsidRPr="00E17C5A">
        <w:rPr>
          <w:rFonts w:cstheme="minorHAnsi"/>
          <w:color w:val="00000A"/>
          <w:sz w:val="24"/>
          <w:szCs w:val="24"/>
        </w:rPr>
        <w:t>f inactivity.</w:t>
      </w:r>
    </w:p>
    <w:p w14:paraId="4C907797"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confirm all transactions with the </w:t>
      </w:r>
      <w:r w:rsidR="00E17C5A" w:rsidRPr="00E17C5A">
        <w:rPr>
          <w:rFonts w:cstheme="minorHAnsi"/>
          <w:color w:val="00000A"/>
          <w:sz w:val="24"/>
          <w:szCs w:val="24"/>
        </w:rPr>
        <w:t xml:space="preserve">Student’s </w:t>
      </w:r>
      <w:r w:rsidR="0065154C" w:rsidRPr="00E17C5A">
        <w:rPr>
          <w:rFonts w:cstheme="minorHAnsi"/>
          <w:color w:val="00000A"/>
          <w:sz w:val="24"/>
          <w:szCs w:val="24"/>
        </w:rPr>
        <w:t>web browser</w:t>
      </w:r>
      <w:r w:rsidRPr="00E17C5A">
        <w:rPr>
          <w:rFonts w:cstheme="minorHAnsi"/>
          <w:color w:val="00000A"/>
          <w:sz w:val="24"/>
          <w:szCs w:val="24"/>
        </w:rPr>
        <w:t>.</w:t>
      </w:r>
    </w:p>
    <w:p w14:paraId="5D48C4AE" w14:textId="77777777"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the user’s password.</w:t>
      </w:r>
    </w:p>
    <w:p w14:paraId="4BAE2578" w14:textId="77777777" w:rsidR="009A5468"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any of the user’s confidential information.</w:t>
      </w:r>
    </w:p>
    <w:p w14:paraId="72E059C3" w14:textId="77777777" w:rsidR="00E17C5A" w:rsidRPr="00E17C5A" w:rsidRDefault="00E17C5A" w:rsidP="00E17C5A">
      <w:pPr>
        <w:pStyle w:val="ListParagraph"/>
        <w:autoSpaceDE w:val="0"/>
        <w:autoSpaceDN w:val="0"/>
        <w:adjustRightInd w:val="0"/>
        <w:spacing w:after="0" w:line="240" w:lineRule="auto"/>
        <w:rPr>
          <w:rFonts w:cstheme="minorHAnsi"/>
          <w:color w:val="00000A"/>
          <w:sz w:val="24"/>
          <w:szCs w:val="24"/>
        </w:rPr>
      </w:pPr>
    </w:p>
    <w:p w14:paraId="23E080A2" w14:textId="77777777" w:rsidR="009A5468" w:rsidRDefault="009A5468" w:rsidP="00E17C5A">
      <w:pPr>
        <w:pStyle w:val="Heading3"/>
      </w:pPr>
      <w:bookmarkStart w:id="1876" w:name="_Toc390091916"/>
      <w:r w:rsidRPr="00E17C5A">
        <w:t>4.1.2Data Storage</w:t>
      </w:r>
      <w:bookmarkEnd w:id="1876"/>
    </w:p>
    <w:p w14:paraId="76B384D0" w14:textId="77777777" w:rsidR="00E17C5A" w:rsidRDefault="00E17C5A" w:rsidP="009A5468">
      <w:pPr>
        <w:autoSpaceDE w:val="0"/>
        <w:autoSpaceDN w:val="0"/>
        <w:adjustRightInd w:val="0"/>
        <w:spacing w:after="0" w:line="240" w:lineRule="auto"/>
        <w:rPr>
          <w:rFonts w:cstheme="minorHAnsi"/>
          <w:color w:val="00000A"/>
          <w:sz w:val="24"/>
          <w:szCs w:val="24"/>
        </w:rPr>
      </w:pPr>
    </w:p>
    <w:p w14:paraId="5FFB2815"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w:t>
      </w:r>
      <w:r w:rsidR="0065154C" w:rsidRPr="00B54E5F">
        <w:rPr>
          <w:rFonts w:cstheme="minorHAnsi"/>
          <w:color w:val="00000A"/>
          <w:sz w:val="24"/>
          <w:szCs w:val="24"/>
        </w:rPr>
        <w:t>customer’s password</w:t>
      </w:r>
      <w:r w:rsidRPr="00B54E5F">
        <w:rPr>
          <w:rFonts w:cstheme="minorHAnsi"/>
          <w:color w:val="00000A"/>
          <w:sz w:val="24"/>
          <w:szCs w:val="24"/>
        </w:rPr>
        <w:t xml:space="preserve">. It shall always be echoed with special </w:t>
      </w:r>
      <w:r w:rsidR="0065154C" w:rsidRPr="00B54E5F">
        <w:rPr>
          <w:rFonts w:cstheme="minorHAnsi"/>
          <w:color w:val="00000A"/>
          <w:sz w:val="24"/>
          <w:szCs w:val="24"/>
        </w:rPr>
        <w:t>characters representing</w:t>
      </w:r>
      <w:r w:rsidRPr="00B54E5F">
        <w:rPr>
          <w:rFonts w:cstheme="minorHAnsi"/>
          <w:color w:val="00000A"/>
          <w:sz w:val="24"/>
          <w:szCs w:val="24"/>
        </w:rPr>
        <w:t xml:space="preserve"> typed characters.</w:t>
      </w:r>
    </w:p>
    <w:p w14:paraId="413D85AB"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customer’s </w:t>
      </w:r>
      <w:r w:rsidR="0065154C" w:rsidRPr="00B54E5F">
        <w:rPr>
          <w:rFonts w:cstheme="minorHAnsi"/>
          <w:color w:val="00000A"/>
          <w:sz w:val="24"/>
          <w:szCs w:val="24"/>
        </w:rPr>
        <w:t>credit card</w:t>
      </w:r>
      <w:r w:rsidRPr="00B54E5F">
        <w:rPr>
          <w:rFonts w:cstheme="minorHAnsi"/>
          <w:color w:val="00000A"/>
          <w:sz w:val="24"/>
          <w:szCs w:val="24"/>
        </w:rPr>
        <w:t xml:space="preserve"> number after retrieving from the database. It shall always </w:t>
      </w:r>
      <w:r w:rsidR="0065154C" w:rsidRPr="00B54E5F">
        <w:rPr>
          <w:rFonts w:cstheme="minorHAnsi"/>
          <w:color w:val="00000A"/>
          <w:sz w:val="24"/>
          <w:szCs w:val="24"/>
        </w:rPr>
        <w:t>be shown</w:t>
      </w:r>
      <w:r w:rsidRPr="00B54E5F">
        <w:rPr>
          <w:rFonts w:cstheme="minorHAnsi"/>
          <w:color w:val="00000A"/>
          <w:sz w:val="24"/>
          <w:szCs w:val="24"/>
        </w:rPr>
        <w:t xml:space="preserve"> with just the last 4 digits of the credit card number.</w:t>
      </w:r>
    </w:p>
    <w:p w14:paraId="703DDB5E"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never display a </w:t>
      </w:r>
      <w:r w:rsidR="008304C4" w:rsidRPr="00E17C5A">
        <w:rPr>
          <w:rFonts w:cstheme="minorHAnsi"/>
          <w:color w:val="00000A"/>
          <w:sz w:val="24"/>
          <w:szCs w:val="24"/>
        </w:rPr>
        <w:t xml:space="preserve">Student’s </w:t>
      </w:r>
      <w:r w:rsidRPr="00B54E5F">
        <w:rPr>
          <w:rFonts w:cstheme="minorHAnsi"/>
          <w:color w:val="00000A"/>
          <w:sz w:val="24"/>
          <w:szCs w:val="24"/>
        </w:rPr>
        <w:t>password. The customer’s password may be reset but never shown.</w:t>
      </w:r>
    </w:p>
    <w:p w14:paraId="101594B8" w14:textId="77777777"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only be accessible </w:t>
      </w:r>
      <w:r w:rsidR="0065154C" w:rsidRPr="00B54E5F">
        <w:rPr>
          <w:rFonts w:cstheme="minorHAnsi"/>
          <w:color w:val="00000A"/>
          <w:sz w:val="24"/>
          <w:szCs w:val="24"/>
        </w:rPr>
        <w:t>to authenticated</w:t>
      </w:r>
      <w:r w:rsidRPr="00B54E5F">
        <w:rPr>
          <w:rFonts w:cstheme="minorHAnsi"/>
          <w:color w:val="00000A"/>
          <w:sz w:val="24"/>
          <w:szCs w:val="24"/>
        </w:rPr>
        <w:t xml:space="preserve"> administrators.</w:t>
      </w:r>
    </w:p>
    <w:p w14:paraId="26F71C27" w14:textId="77777777" w:rsidR="009A5468"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databases shall be encrypted.</w:t>
      </w:r>
    </w:p>
    <w:p w14:paraId="70FFDEAE" w14:textId="77777777" w:rsidR="003540DF" w:rsidRPr="00B54E5F" w:rsidRDefault="003540DF" w:rsidP="003540DF">
      <w:pPr>
        <w:pStyle w:val="ListParagraph"/>
        <w:autoSpaceDE w:val="0"/>
        <w:autoSpaceDN w:val="0"/>
        <w:adjustRightInd w:val="0"/>
        <w:spacing w:after="0" w:line="240" w:lineRule="auto"/>
        <w:rPr>
          <w:rFonts w:cstheme="minorHAnsi"/>
          <w:color w:val="00000A"/>
          <w:sz w:val="24"/>
          <w:szCs w:val="24"/>
        </w:rPr>
      </w:pPr>
    </w:p>
    <w:p w14:paraId="230EA33D" w14:textId="77777777" w:rsidR="009A5468" w:rsidRDefault="009A5468" w:rsidP="003540DF">
      <w:pPr>
        <w:pStyle w:val="Heading2"/>
      </w:pPr>
      <w:bookmarkStart w:id="1877" w:name="_Toc390091917"/>
      <w:r w:rsidRPr="00E17C5A">
        <w:t>4.2 Performance</w:t>
      </w:r>
      <w:bookmarkEnd w:id="1877"/>
    </w:p>
    <w:p w14:paraId="03990F8A" w14:textId="77777777" w:rsidR="003540DF" w:rsidRDefault="003540DF" w:rsidP="009A5468">
      <w:pPr>
        <w:autoSpaceDE w:val="0"/>
        <w:autoSpaceDN w:val="0"/>
        <w:adjustRightInd w:val="0"/>
        <w:spacing w:after="0" w:line="240" w:lineRule="auto"/>
        <w:rPr>
          <w:rFonts w:cstheme="minorHAnsi"/>
          <w:color w:val="00000A"/>
          <w:sz w:val="24"/>
          <w:szCs w:val="24"/>
        </w:rPr>
      </w:pPr>
    </w:p>
    <w:p w14:paraId="21F5D356" w14:textId="77777777"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be based on web and has to be run from a web</w:t>
      </w:r>
      <w:ins w:id="1878" w:author="Ellipsis" w:date="2014-06-09T15:33:00Z">
        <w:r w:rsidR="00820D1D">
          <w:rPr>
            <w:rFonts w:cstheme="minorHAnsi"/>
            <w:color w:val="00000A"/>
            <w:sz w:val="24"/>
            <w:szCs w:val="24"/>
          </w:rPr>
          <w:t xml:space="preserve"> </w:t>
        </w:r>
      </w:ins>
      <w:r w:rsidRPr="00714442">
        <w:rPr>
          <w:rFonts w:cstheme="minorHAnsi"/>
          <w:color w:val="00000A"/>
          <w:sz w:val="24"/>
          <w:szCs w:val="24"/>
        </w:rPr>
        <w:t>server.</w:t>
      </w:r>
    </w:p>
    <w:p w14:paraId="6EB9588A" w14:textId="77777777" w:rsidR="00AE6F15" w:rsidRPr="0065154C" w:rsidRDefault="00AE6F15" w:rsidP="00AE6F15">
      <w:pPr>
        <w:pStyle w:val="ListParagraph"/>
        <w:rPr>
          <w:rFonts w:cstheme="minorHAnsi"/>
          <w:b/>
          <w:color w:val="548DD4" w:themeColor="text2" w:themeTint="99"/>
          <w:sz w:val="24"/>
          <w:szCs w:val="24"/>
        </w:rPr>
      </w:pPr>
      <w:r w:rsidRPr="00AE6F15">
        <w:rPr>
          <w:rFonts w:cstheme="minorHAnsi"/>
          <w:b/>
          <w:color w:val="FF0000"/>
          <w:sz w:val="24"/>
          <w:szCs w:val="24"/>
        </w:rPr>
        <w:t xml:space="preserve">We think the application can be hosted in a cloud server. Please advise </w:t>
      </w:r>
      <w:r w:rsidR="00D3519D">
        <w:rPr>
          <w:rFonts w:cstheme="minorHAnsi"/>
          <w:b/>
          <w:color w:val="FF0000"/>
          <w:sz w:val="24"/>
          <w:szCs w:val="24"/>
        </w:rPr>
        <w:t>whether</w:t>
      </w:r>
      <w:r w:rsidRPr="00AE6F15">
        <w:rPr>
          <w:rFonts w:cstheme="minorHAnsi"/>
          <w:b/>
          <w:color w:val="FF0000"/>
          <w:sz w:val="24"/>
          <w:szCs w:val="24"/>
        </w:rPr>
        <w:t xml:space="preserve"> AWS</w:t>
      </w:r>
      <w:r w:rsidR="00D3519D">
        <w:rPr>
          <w:rFonts w:cstheme="minorHAnsi"/>
          <w:b/>
          <w:color w:val="FF0000"/>
          <w:sz w:val="24"/>
          <w:szCs w:val="24"/>
        </w:rPr>
        <w:t xml:space="preserve"> is suitable to host this</w:t>
      </w:r>
      <w:r w:rsidR="004A1115">
        <w:rPr>
          <w:rFonts w:cstheme="minorHAnsi"/>
          <w:b/>
          <w:color w:val="FF0000"/>
          <w:sz w:val="24"/>
          <w:szCs w:val="24"/>
        </w:rPr>
        <w:t>.</w:t>
      </w:r>
      <w:r w:rsidR="00132FB5">
        <w:rPr>
          <w:rFonts w:cstheme="minorHAnsi"/>
          <w:b/>
          <w:color w:val="FF0000"/>
          <w:sz w:val="24"/>
          <w:szCs w:val="24"/>
        </w:rPr>
        <w:t xml:space="preserve"> Please develop the application supporting the auto scaling facility of AWS.</w:t>
      </w:r>
      <w:ins w:id="1879" w:author="Ellipsis" w:date="2014-06-09T15:33:00Z">
        <w:r w:rsidR="00820D1D">
          <w:rPr>
            <w:rFonts w:cstheme="minorHAnsi"/>
            <w:b/>
            <w:color w:val="FF0000"/>
            <w:sz w:val="24"/>
            <w:szCs w:val="24"/>
          </w:rPr>
          <w:t xml:space="preserve"> </w:t>
        </w:r>
      </w:ins>
      <w:r w:rsidR="0065154C" w:rsidRPr="0065154C">
        <w:rPr>
          <w:rFonts w:cstheme="minorHAnsi"/>
          <w:b/>
          <w:color w:val="548DD4" w:themeColor="text2" w:themeTint="99"/>
          <w:sz w:val="24"/>
          <w:szCs w:val="24"/>
        </w:rPr>
        <w:t>Agreed to proceed with the proposed solution</w:t>
      </w:r>
    </w:p>
    <w:p w14:paraId="57869F37" w14:textId="77777777" w:rsidR="009A5468" w:rsidRPr="00714442"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product shall take initial load time depending on </w:t>
      </w:r>
      <w:r w:rsidR="0065154C" w:rsidRPr="00714442">
        <w:rPr>
          <w:rFonts w:cstheme="minorHAnsi"/>
          <w:color w:val="00000A"/>
          <w:sz w:val="24"/>
          <w:szCs w:val="24"/>
        </w:rPr>
        <w:t>internet connection</w:t>
      </w:r>
      <w:r w:rsidRPr="00714442">
        <w:rPr>
          <w:rFonts w:cstheme="minorHAnsi"/>
          <w:color w:val="00000A"/>
          <w:sz w:val="24"/>
          <w:szCs w:val="24"/>
        </w:rPr>
        <w:t xml:space="preserve"> strength which also depends on the media from </w:t>
      </w:r>
      <w:r w:rsidR="0065154C" w:rsidRPr="00714442">
        <w:rPr>
          <w:rFonts w:cstheme="minorHAnsi"/>
          <w:color w:val="00000A"/>
          <w:sz w:val="24"/>
          <w:szCs w:val="24"/>
        </w:rPr>
        <w:t>which the</w:t>
      </w:r>
      <w:r w:rsidRPr="00714442">
        <w:rPr>
          <w:rFonts w:cstheme="minorHAnsi"/>
          <w:color w:val="00000A"/>
          <w:sz w:val="24"/>
          <w:szCs w:val="24"/>
        </w:rPr>
        <w:t xml:space="preserve"> product is run.</w:t>
      </w:r>
    </w:p>
    <w:p w14:paraId="6296EF33" w14:textId="77777777"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performance shall depend upon hardware components of </w:t>
      </w:r>
      <w:r w:rsidR="0065154C" w:rsidRPr="00714442">
        <w:rPr>
          <w:rFonts w:cstheme="minorHAnsi"/>
          <w:color w:val="00000A"/>
          <w:sz w:val="24"/>
          <w:szCs w:val="24"/>
        </w:rPr>
        <w:t>the client</w:t>
      </w:r>
      <w:r w:rsidRPr="00714442">
        <w:rPr>
          <w:rFonts w:cstheme="minorHAnsi"/>
          <w:color w:val="00000A"/>
          <w:sz w:val="24"/>
          <w:szCs w:val="24"/>
        </w:rPr>
        <w:t>/customer.</w:t>
      </w:r>
    </w:p>
    <w:p w14:paraId="536358C9" w14:textId="77777777" w:rsidR="00714442" w:rsidRPr="00714442" w:rsidRDefault="00714442" w:rsidP="00714442">
      <w:pPr>
        <w:pStyle w:val="ListParagraph"/>
        <w:autoSpaceDE w:val="0"/>
        <w:autoSpaceDN w:val="0"/>
        <w:adjustRightInd w:val="0"/>
        <w:spacing w:after="0" w:line="240" w:lineRule="auto"/>
        <w:rPr>
          <w:rFonts w:cstheme="minorHAnsi"/>
          <w:color w:val="00000A"/>
          <w:sz w:val="24"/>
          <w:szCs w:val="24"/>
        </w:rPr>
      </w:pPr>
    </w:p>
    <w:p w14:paraId="2551E805" w14:textId="77777777" w:rsidR="009A5468" w:rsidRDefault="009A5468" w:rsidP="00714442">
      <w:pPr>
        <w:pStyle w:val="Heading2"/>
      </w:pPr>
      <w:bookmarkStart w:id="1880" w:name="_Toc390091918"/>
      <w:r w:rsidRPr="00E17C5A">
        <w:t>4.3 Usability</w:t>
      </w:r>
      <w:bookmarkEnd w:id="1880"/>
    </w:p>
    <w:p w14:paraId="523EC8DA" w14:textId="77777777"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uniform look and feel between all the</w:t>
      </w:r>
      <w:ins w:id="1881" w:author="Ellipsis" w:date="2014-06-09T15:33:00Z">
        <w:r w:rsidR="00820D1D">
          <w:rPr>
            <w:rFonts w:cstheme="minorHAnsi"/>
            <w:color w:val="00000A"/>
            <w:sz w:val="24"/>
            <w:szCs w:val="24"/>
          </w:rPr>
          <w:t xml:space="preserve"> </w:t>
        </w:r>
      </w:ins>
      <w:r w:rsidRPr="00714442">
        <w:rPr>
          <w:rFonts w:cstheme="minorHAnsi"/>
          <w:color w:val="00000A"/>
          <w:sz w:val="24"/>
          <w:szCs w:val="24"/>
        </w:rPr>
        <w:t>web pages.</w:t>
      </w:r>
    </w:p>
    <w:p w14:paraId="4DAC4682" w14:textId="77777777"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digital image for each product in the</w:t>
      </w:r>
      <w:ins w:id="1882" w:author="Ellipsis" w:date="2014-06-09T15:33:00Z">
        <w:r w:rsidR="00820D1D">
          <w:rPr>
            <w:rFonts w:cstheme="minorHAnsi"/>
            <w:color w:val="00000A"/>
            <w:sz w:val="24"/>
            <w:szCs w:val="24"/>
          </w:rPr>
          <w:t xml:space="preserve"> </w:t>
        </w:r>
      </w:ins>
      <w:r w:rsidRPr="00714442">
        <w:rPr>
          <w:rFonts w:cstheme="minorHAnsi"/>
          <w:color w:val="00000A"/>
          <w:sz w:val="24"/>
          <w:szCs w:val="24"/>
        </w:rPr>
        <w:t>product catalog.</w:t>
      </w:r>
    </w:p>
    <w:p w14:paraId="6519D7F8" w14:textId="77777777" w:rsidR="0049580D" w:rsidRDefault="009A5468" w:rsidP="00714442">
      <w:pPr>
        <w:pStyle w:val="ListParagraph"/>
        <w:numPr>
          <w:ilvl w:val="0"/>
          <w:numId w:val="17"/>
        </w:numPr>
        <w:rPr>
          <w:rFonts w:cstheme="minorHAnsi"/>
          <w:color w:val="00000A"/>
          <w:sz w:val="24"/>
          <w:szCs w:val="24"/>
        </w:rPr>
      </w:pPr>
      <w:r w:rsidRPr="00714442">
        <w:rPr>
          <w:rFonts w:cstheme="minorHAnsi"/>
          <w:color w:val="00000A"/>
          <w:sz w:val="24"/>
          <w:szCs w:val="24"/>
        </w:rPr>
        <w:t>This application shall provide use of icons and logos.</w:t>
      </w:r>
    </w:p>
    <w:p w14:paraId="2B7F30C4" w14:textId="77777777" w:rsidR="00693F59" w:rsidRPr="00693F59" w:rsidRDefault="00693F59" w:rsidP="00693F59">
      <w:pPr>
        <w:pStyle w:val="Heading1"/>
      </w:pPr>
      <w:bookmarkStart w:id="1883" w:name="_Toc390091919"/>
      <w:r w:rsidRPr="00693F59">
        <w:t>5. Interfaces</w:t>
      </w:r>
      <w:bookmarkEnd w:id="1883"/>
    </w:p>
    <w:p w14:paraId="497EA9B7" w14:textId="77777777" w:rsid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There are many types of interfaces as such supported by this </w:t>
      </w:r>
      <w:del w:id="1884" w:author="Ellipsis" w:date="2014-06-09T15:33:00Z">
        <w:r w:rsidRPr="00693F59" w:rsidDel="00820D1D">
          <w:rPr>
            <w:rFonts w:cstheme="minorHAnsi"/>
            <w:color w:val="00000A"/>
            <w:sz w:val="24"/>
            <w:szCs w:val="24"/>
          </w:rPr>
          <w:delText>systemnamely</w:delText>
        </w:r>
      </w:del>
      <w:ins w:id="1885" w:author="Ellipsis" w:date="2014-06-09T15:33:00Z">
        <w:r w:rsidR="00820D1D" w:rsidRPr="00693F59">
          <w:rPr>
            <w:rFonts w:cstheme="minorHAnsi"/>
            <w:color w:val="00000A"/>
            <w:sz w:val="24"/>
            <w:szCs w:val="24"/>
          </w:rPr>
          <w:t>system namely</w:t>
        </w:r>
      </w:ins>
      <w:r w:rsidRPr="00693F59">
        <w:rPr>
          <w:rFonts w:cstheme="minorHAnsi"/>
          <w:color w:val="00000A"/>
          <w:sz w:val="24"/>
          <w:szCs w:val="24"/>
        </w:rPr>
        <w:t>; User Interface, Software Interface and Hardware Interface.</w:t>
      </w:r>
    </w:p>
    <w:p w14:paraId="1B41BB82" w14:textId="77777777" w:rsidR="00693F59" w:rsidRDefault="00693F59" w:rsidP="00693F59">
      <w:pPr>
        <w:autoSpaceDE w:val="0"/>
        <w:autoSpaceDN w:val="0"/>
        <w:adjustRightInd w:val="0"/>
        <w:spacing w:after="0" w:line="240" w:lineRule="auto"/>
        <w:rPr>
          <w:rFonts w:cstheme="minorHAnsi"/>
          <w:color w:val="00000A"/>
          <w:sz w:val="24"/>
          <w:szCs w:val="24"/>
        </w:rPr>
      </w:pPr>
    </w:p>
    <w:p w14:paraId="43C31E87"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protocol used shall be HTTP.</w:t>
      </w:r>
    </w:p>
    <w:p w14:paraId="2F76F2A4"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Port number used will be 80.</w:t>
      </w:r>
    </w:p>
    <w:p w14:paraId="01475001" w14:textId="77777777"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shall be logical address of the system in IPv4 format.</w:t>
      </w:r>
    </w:p>
    <w:p w14:paraId="27D4E259" w14:textId="77777777" w:rsidR="00693F59" w:rsidRDefault="00693F59" w:rsidP="00693F59">
      <w:pPr>
        <w:pStyle w:val="Heading2"/>
      </w:pPr>
      <w:bookmarkStart w:id="1886" w:name="_Toc390091920"/>
      <w:r w:rsidRPr="00693F59">
        <w:t>5.1 User Interfaces</w:t>
      </w:r>
      <w:bookmarkEnd w:id="1886"/>
    </w:p>
    <w:p w14:paraId="2CFC3BB6" w14:textId="77777777" w:rsidR="00693F59" w:rsidRPr="00693F59" w:rsidRDefault="00693F59" w:rsidP="00693F59">
      <w:pPr>
        <w:autoSpaceDE w:val="0"/>
        <w:autoSpaceDN w:val="0"/>
        <w:adjustRightInd w:val="0"/>
        <w:spacing w:after="0" w:line="240" w:lineRule="auto"/>
        <w:rPr>
          <w:rFonts w:cstheme="minorHAnsi"/>
          <w:b/>
          <w:bCs/>
          <w:color w:val="4F82BE"/>
          <w:sz w:val="26"/>
          <w:szCs w:val="26"/>
        </w:rPr>
      </w:pPr>
    </w:p>
    <w:p w14:paraId="638B901E" w14:textId="77777777"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 user interface for the software shall be compatible to any </w:t>
      </w:r>
      <w:del w:id="1887" w:author="Ellipsis" w:date="2014-06-09T15:33:00Z">
        <w:r w:rsidRPr="00693F59" w:rsidDel="00820D1D">
          <w:rPr>
            <w:rFonts w:cstheme="minorHAnsi"/>
            <w:color w:val="00000A"/>
            <w:sz w:val="24"/>
            <w:szCs w:val="24"/>
          </w:rPr>
          <w:delText>browsersuch</w:delText>
        </w:r>
      </w:del>
      <w:ins w:id="1888" w:author="Ellipsis" w:date="2014-06-09T15:33:00Z">
        <w:r w:rsidR="00820D1D" w:rsidRPr="00693F59">
          <w:rPr>
            <w:rFonts w:cstheme="minorHAnsi"/>
            <w:color w:val="00000A"/>
            <w:sz w:val="24"/>
            <w:szCs w:val="24"/>
          </w:rPr>
          <w:t>browser such</w:t>
        </w:r>
      </w:ins>
      <w:r w:rsidRPr="00693F59">
        <w:rPr>
          <w:rFonts w:cstheme="minorHAnsi"/>
          <w:color w:val="00000A"/>
          <w:sz w:val="24"/>
          <w:szCs w:val="24"/>
        </w:rPr>
        <w:t xml:space="preserve"> as Internet Explorer</w:t>
      </w:r>
      <w:r w:rsidR="004E4DFE">
        <w:rPr>
          <w:rFonts w:cstheme="minorHAnsi"/>
          <w:color w:val="00000A"/>
          <w:sz w:val="24"/>
          <w:szCs w:val="24"/>
        </w:rPr>
        <w:t xml:space="preserve"> 8 and above</w:t>
      </w:r>
      <w:r w:rsidRPr="00693F59">
        <w:rPr>
          <w:rFonts w:cstheme="minorHAnsi"/>
          <w:color w:val="00000A"/>
          <w:sz w:val="24"/>
          <w:szCs w:val="24"/>
        </w:rPr>
        <w:t xml:space="preserve">, Mozilla Firefox, Netscape Navigator, </w:t>
      </w:r>
      <w:del w:id="1889" w:author="Ellipsis" w:date="2014-06-09T15:33:00Z">
        <w:r w:rsidRPr="00693F59" w:rsidDel="00820D1D">
          <w:rPr>
            <w:rFonts w:cstheme="minorHAnsi"/>
            <w:color w:val="00000A"/>
            <w:sz w:val="24"/>
            <w:szCs w:val="24"/>
          </w:rPr>
          <w:delText>GoogleChrome</w:delText>
        </w:r>
      </w:del>
      <w:ins w:id="1890" w:author="Ellipsis" w:date="2014-06-09T15:33:00Z">
        <w:r w:rsidR="00820D1D" w:rsidRPr="00693F59">
          <w:rPr>
            <w:rFonts w:cstheme="minorHAnsi"/>
            <w:color w:val="00000A"/>
            <w:sz w:val="24"/>
            <w:szCs w:val="24"/>
          </w:rPr>
          <w:t>Google Chrome</w:t>
        </w:r>
      </w:ins>
      <w:r w:rsidRPr="00693F59">
        <w:rPr>
          <w:rFonts w:cstheme="minorHAnsi"/>
          <w:color w:val="00000A"/>
          <w:sz w:val="24"/>
          <w:szCs w:val="24"/>
        </w:rPr>
        <w:t>, etc. by which user can access to the application.</w:t>
      </w:r>
    </w:p>
    <w:p w14:paraId="7C24ACAB" w14:textId="77777777" w:rsidR="00693F59" w:rsidRDefault="00693F59" w:rsidP="00693F59">
      <w:pPr>
        <w:pStyle w:val="Heading2"/>
      </w:pPr>
      <w:bookmarkStart w:id="1891" w:name="_Toc390091921"/>
      <w:r w:rsidRPr="00693F59">
        <w:t>5.2 Hardware Interfaces</w:t>
      </w:r>
      <w:bookmarkEnd w:id="1891"/>
    </w:p>
    <w:p w14:paraId="26011582" w14:textId="77777777" w:rsidR="00EE6623" w:rsidRDefault="00EE6623" w:rsidP="00693F59">
      <w:pPr>
        <w:autoSpaceDE w:val="0"/>
        <w:autoSpaceDN w:val="0"/>
        <w:adjustRightInd w:val="0"/>
        <w:spacing w:after="0" w:line="240" w:lineRule="auto"/>
        <w:rPr>
          <w:rFonts w:cstheme="minorHAnsi"/>
          <w:color w:val="00000A"/>
          <w:sz w:val="24"/>
          <w:szCs w:val="24"/>
        </w:rPr>
      </w:pPr>
    </w:p>
    <w:p w14:paraId="12A2D999" w14:textId="77777777"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Since the application must run over the internet, all the hardware </w:t>
      </w:r>
      <w:del w:id="1892" w:author="Ellipsis" w:date="2014-06-09T15:33:00Z">
        <w:r w:rsidRPr="00693F59" w:rsidDel="00820D1D">
          <w:rPr>
            <w:rFonts w:cstheme="minorHAnsi"/>
            <w:color w:val="00000A"/>
            <w:sz w:val="24"/>
            <w:szCs w:val="24"/>
          </w:rPr>
          <w:delText>shallrequire</w:delText>
        </w:r>
      </w:del>
      <w:ins w:id="1893" w:author="Ellipsis" w:date="2014-06-09T15:33:00Z">
        <w:r w:rsidR="00820D1D" w:rsidRPr="00693F59">
          <w:rPr>
            <w:rFonts w:cstheme="minorHAnsi"/>
            <w:color w:val="00000A"/>
            <w:sz w:val="24"/>
            <w:szCs w:val="24"/>
          </w:rPr>
          <w:t>shall require</w:t>
        </w:r>
      </w:ins>
      <w:r w:rsidRPr="00693F59">
        <w:rPr>
          <w:rFonts w:cstheme="minorHAnsi"/>
          <w:color w:val="00000A"/>
          <w:sz w:val="24"/>
          <w:szCs w:val="24"/>
        </w:rPr>
        <w:t xml:space="preserve"> to connect internet will be hardware interface for the system. As</w:t>
      </w:r>
      <w:ins w:id="1894" w:author="Ellipsis" w:date="2014-06-09T15:33:00Z">
        <w:r w:rsidR="00820D1D">
          <w:rPr>
            <w:rFonts w:cstheme="minorHAnsi"/>
            <w:color w:val="00000A"/>
            <w:sz w:val="24"/>
            <w:szCs w:val="24"/>
          </w:rPr>
          <w:t xml:space="preserve"> </w:t>
        </w:r>
      </w:ins>
      <w:r w:rsidRPr="00693F59">
        <w:rPr>
          <w:rFonts w:cstheme="minorHAnsi"/>
          <w:color w:val="00000A"/>
          <w:sz w:val="24"/>
          <w:szCs w:val="24"/>
        </w:rPr>
        <w:t>for e.g. Modem, WAN – LAN, Ethernet Cross-Cable.</w:t>
      </w:r>
    </w:p>
    <w:p w14:paraId="0C826CFF" w14:textId="77777777" w:rsidR="00693F59" w:rsidRDefault="00693F59" w:rsidP="00693F59">
      <w:pPr>
        <w:pStyle w:val="Heading2"/>
      </w:pPr>
      <w:bookmarkStart w:id="1895" w:name="_Toc390091922"/>
      <w:r w:rsidRPr="00693F59">
        <w:t>5.3 Software Interfaces</w:t>
      </w:r>
      <w:bookmarkEnd w:id="1895"/>
    </w:p>
    <w:p w14:paraId="029C1EC6" w14:textId="77777777" w:rsidR="00EE6623" w:rsidRDefault="00EE6623" w:rsidP="00693F59">
      <w:pPr>
        <w:autoSpaceDE w:val="0"/>
        <w:autoSpaceDN w:val="0"/>
        <w:adjustRightInd w:val="0"/>
        <w:spacing w:after="0" w:line="240" w:lineRule="auto"/>
        <w:rPr>
          <w:rFonts w:cstheme="minorHAnsi"/>
          <w:color w:val="00000A"/>
          <w:sz w:val="24"/>
          <w:szCs w:val="24"/>
        </w:rPr>
      </w:pPr>
    </w:p>
    <w:p w14:paraId="3A5544E2" w14:textId="77777777"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the content manager to</w:t>
      </w:r>
      <w:ins w:id="1896" w:author="Ellipsis" w:date="2014-06-09T15:33:00Z">
        <w:r w:rsidR="00820D1D">
          <w:rPr>
            <w:rFonts w:cstheme="minorHAnsi"/>
            <w:color w:val="00000A"/>
            <w:sz w:val="24"/>
            <w:szCs w:val="24"/>
          </w:rPr>
          <w:t xml:space="preserve"> </w:t>
        </w:r>
      </w:ins>
      <w:r w:rsidRPr="00F632FD">
        <w:rPr>
          <w:rFonts w:cstheme="minorHAnsi"/>
          <w:color w:val="00000A"/>
          <w:sz w:val="24"/>
          <w:szCs w:val="24"/>
        </w:rPr>
        <w:t xml:space="preserve">get the </w:t>
      </w:r>
      <w:r w:rsidR="00570F66">
        <w:rPr>
          <w:rFonts w:cstheme="minorHAnsi"/>
          <w:color w:val="00000A"/>
          <w:sz w:val="24"/>
          <w:szCs w:val="24"/>
        </w:rPr>
        <w:t>exam specifications, offerings and availabilities.</w:t>
      </w:r>
    </w:p>
    <w:p w14:paraId="7440595C" w14:textId="77777777"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payment gateway</w:t>
      </w:r>
      <w:ins w:id="1897" w:author="Ellipsis" w:date="2014-06-09T15:33:00Z">
        <w:r w:rsidR="00820D1D">
          <w:rPr>
            <w:rFonts w:cstheme="minorHAnsi"/>
            <w:color w:val="00000A"/>
            <w:sz w:val="24"/>
            <w:szCs w:val="24"/>
          </w:rPr>
          <w:t xml:space="preserve"> </w:t>
        </w:r>
      </w:ins>
      <w:r w:rsidRPr="00F632FD">
        <w:rPr>
          <w:rFonts w:cstheme="minorHAnsi"/>
          <w:color w:val="00000A"/>
          <w:sz w:val="24"/>
          <w:szCs w:val="24"/>
        </w:rPr>
        <w:t>system to identify available payment methods, validate the</w:t>
      </w:r>
      <w:ins w:id="1898" w:author="Ellipsis" w:date="2014-06-09T15:33:00Z">
        <w:r w:rsidR="00820D1D">
          <w:rPr>
            <w:rFonts w:cstheme="minorHAnsi"/>
            <w:color w:val="00000A"/>
            <w:sz w:val="24"/>
            <w:szCs w:val="24"/>
          </w:rPr>
          <w:t xml:space="preserve"> </w:t>
        </w:r>
      </w:ins>
      <w:r w:rsidRPr="00F632FD">
        <w:rPr>
          <w:rFonts w:cstheme="minorHAnsi"/>
          <w:color w:val="00000A"/>
          <w:sz w:val="24"/>
          <w:szCs w:val="24"/>
        </w:rPr>
        <w:t>payments and process payment.</w:t>
      </w:r>
    </w:p>
    <w:p w14:paraId="63B1054C" w14:textId="77777777" w:rsidR="00693F59" w:rsidRDefault="00693F59" w:rsidP="00693F59">
      <w:pPr>
        <w:pStyle w:val="Heading2"/>
      </w:pPr>
      <w:bookmarkStart w:id="1899" w:name="_Toc390091923"/>
      <w:r w:rsidRPr="00693F59">
        <w:t>5.4 Communication Interfaces</w:t>
      </w:r>
      <w:bookmarkEnd w:id="1899"/>
    </w:p>
    <w:p w14:paraId="19251D96" w14:textId="77777777" w:rsidR="00B8344C" w:rsidRDefault="00B8344C" w:rsidP="00EE6623">
      <w:pPr>
        <w:autoSpaceDE w:val="0"/>
        <w:autoSpaceDN w:val="0"/>
        <w:adjustRightInd w:val="0"/>
        <w:spacing w:after="0" w:line="240" w:lineRule="auto"/>
        <w:rPr>
          <w:rFonts w:cstheme="minorHAnsi"/>
          <w:color w:val="00000A"/>
          <w:sz w:val="24"/>
          <w:szCs w:val="24"/>
        </w:rPr>
      </w:pPr>
    </w:p>
    <w:p w14:paraId="3FECC953" w14:textId="77777777" w:rsidR="0049580D" w:rsidRDefault="00693F59" w:rsidP="00EE6623">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This application shall use the HTTP protocol for communication over the</w:t>
      </w:r>
      <w:ins w:id="1900" w:author="Ellipsis" w:date="2014-06-09T15:33:00Z">
        <w:r w:rsidR="00820D1D">
          <w:rPr>
            <w:rFonts w:cstheme="minorHAnsi"/>
            <w:color w:val="00000A"/>
            <w:sz w:val="24"/>
            <w:szCs w:val="24"/>
          </w:rPr>
          <w:t xml:space="preserve"> </w:t>
        </w:r>
      </w:ins>
      <w:r w:rsidRPr="00693F59">
        <w:rPr>
          <w:rFonts w:cstheme="minorHAnsi"/>
          <w:color w:val="00000A"/>
          <w:sz w:val="24"/>
          <w:szCs w:val="24"/>
        </w:rPr>
        <w:t>internet like any other web based application.</w:t>
      </w:r>
    </w:p>
    <w:p w14:paraId="79F45A14" w14:textId="77777777" w:rsidR="002D2FA6" w:rsidRDefault="002D2FA6" w:rsidP="00EE6623">
      <w:pPr>
        <w:autoSpaceDE w:val="0"/>
        <w:autoSpaceDN w:val="0"/>
        <w:adjustRightInd w:val="0"/>
        <w:spacing w:after="0" w:line="240" w:lineRule="auto"/>
        <w:rPr>
          <w:rFonts w:cstheme="minorHAnsi"/>
          <w:color w:val="00000A"/>
          <w:sz w:val="24"/>
          <w:szCs w:val="24"/>
        </w:rPr>
      </w:pPr>
    </w:p>
    <w:p w14:paraId="2E30A4CE" w14:textId="77777777" w:rsidR="002D2FA6" w:rsidRDefault="002D2FA6" w:rsidP="00EE6623">
      <w:pPr>
        <w:autoSpaceDE w:val="0"/>
        <w:autoSpaceDN w:val="0"/>
        <w:adjustRightInd w:val="0"/>
        <w:spacing w:after="0" w:line="240" w:lineRule="auto"/>
        <w:rPr>
          <w:rFonts w:cstheme="minorHAnsi"/>
          <w:b/>
          <w:color w:val="FF0000"/>
          <w:sz w:val="24"/>
          <w:szCs w:val="24"/>
        </w:rPr>
      </w:pPr>
      <w:r w:rsidRPr="002D2FA6">
        <w:rPr>
          <w:rFonts w:cstheme="minorHAnsi"/>
          <w:b/>
          <w:color w:val="FF0000"/>
          <w:sz w:val="24"/>
          <w:szCs w:val="24"/>
        </w:rPr>
        <w:t xml:space="preserve">How do you handle if </w:t>
      </w:r>
      <w:r w:rsidR="0005032B">
        <w:rPr>
          <w:rFonts w:cstheme="minorHAnsi"/>
          <w:b/>
          <w:color w:val="FF0000"/>
          <w:sz w:val="24"/>
          <w:szCs w:val="24"/>
        </w:rPr>
        <w:t>students get</w:t>
      </w:r>
      <w:r w:rsidRPr="002D2FA6">
        <w:rPr>
          <w:rFonts w:cstheme="minorHAnsi"/>
          <w:b/>
          <w:color w:val="FF0000"/>
          <w:sz w:val="24"/>
          <w:szCs w:val="24"/>
        </w:rPr>
        <w:t xml:space="preserve"> disconnected from the server while doing </w:t>
      </w:r>
      <w:r w:rsidR="00563FE9" w:rsidRPr="002D2FA6">
        <w:rPr>
          <w:rFonts w:cstheme="minorHAnsi"/>
          <w:b/>
          <w:color w:val="FF0000"/>
          <w:sz w:val="24"/>
          <w:szCs w:val="24"/>
        </w:rPr>
        <w:t>exam</w:t>
      </w:r>
      <w:r w:rsidR="0033699F">
        <w:rPr>
          <w:rFonts w:cstheme="minorHAnsi"/>
          <w:b/>
          <w:color w:val="FF0000"/>
          <w:sz w:val="24"/>
          <w:szCs w:val="24"/>
        </w:rPr>
        <w:t>s</w:t>
      </w:r>
      <w:r w:rsidR="00563FE9" w:rsidRPr="002D2FA6">
        <w:rPr>
          <w:rFonts w:cstheme="minorHAnsi"/>
          <w:b/>
          <w:color w:val="FF0000"/>
          <w:sz w:val="24"/>
          <w:szCs w:val="24"/>
        </w:rPr>
        <w:t>?</w:t>
      </w:r>
    </w:p>
    <w:p w14:paraId="1B2F5046" w14:textId="77777777" w:rsidR="00A97B16" w:rsidRDefault="00A97B16" w:rsidP="00EE6623">
      <w:pPr>
        <w:autoSpaceDE w:val="0"/>
        <w:autoSpaceDN w:val="0"/>
        <w:adjustRightInd w:val="0"/>
        <w:spacing w:after="0" w:line="240" w:lineRule="auto"/>
        <w:rPr>
          <w:rFonts w:cstheme="minorHAnsi"/>
          <w:b/>
          <w:color w:val="FF0000"/>
          <w:sz w:val="24"/>
          <w:szCs w:val="24"/>
        </w:rPr>
      </w:pPr>
    </w:p>
    <w:p w14:paraId="01275451" w14:textId="77777777" w:rsidR="007E3C37" w:rsidRPr="00D3405C" w:rsidRDefault="00245AFF" w:rsidP="00EE6623">
      <w:pPr>
        <w:autoSpaceDE w:val="0"/>
        <w:autoSpaceDN w:val="0"/>
        <w:adjustRightInd w:val="0"/>
        <w:spacing w:after="0" w:line="240" w:lineRule="auto"/>
        <w:rPr>
          <w:rFonts w:cstheme="minorHAnsi"/>
          <w:b/>
          <w:color w:val="548DD4" w:themeColor="text2" w:themeTint="99"/>
          <w:sz w:val="24"/>
          <w:szCs w:val="24"/>
        </w:rPr>
      </w:pPr>
      <w:r w:rsidRPr="00D3405C">
        <w:rPr>
          <w:rFonts w:cstheme="minorHAnsi"/>
          <w:b/>
          <w:color w:val="548DD4" w:themeColor="text2" w:themeTint="99"/>
          <w:sz w:val="24"/>
          <w:szCs w:val="24"/>
        </w:rPr>
        <w:t>The Exam will be marked as completed. The student will come and contact the admin, and he can choose either to give the same paper, or a different one.</w:t>
      </w:r>
    </w:p>
    <w:sectPr w:rsidR="007E3C37" w:rsidRPr="00D3405C" w:rsidSect="00847DC9">
      <w:headerReference w:type="default" r:id="rId134"/>
      <w:footerReference w:type="default" r:id="rId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8CECA" w14:textId="77777777" w:rsidR="00207DFD" w:rsidRDefault="00207DFD" w:rsidP="00EF6774">
      <w:pPr>
        <w:spacing w:after="0" w:line="240" w:lineRule="auto"/>
      </w:pPr>
      <w:r>
        <w:separator/>
      </w:r>
    </w:p>
  </w:endnote>
  <w:endnote w:type="continuationSeparator" w:id="0">
    <w:p w14:paraId="43202C17" w14:textId="77777777" w:rsidR="00207DFD" w:rsidRDefault="00207DFD" w:rsidP="00EF6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33529"/>
      <w:docPartObj>
        <w:docPartGallery w:val="Page Numbers (Bottom of Page)"/>
        <w:docPartUnique/>
      </w:docPartObj>
    </w:sdtPr>
    <w:sdtEndPr/>
    <w:sdtContent>
      <w:sdt>
        <w:sdtPr>
          <w:id w:val="565050523"/>
          <w:docPartObj>
            <w:docPartGallery w:val="Page Numbers (Top of Page)"/>
            <w:docPartUnique/>
          </w:docPartObj>
        </w:sdtPr>
        <w:sdtEndPr/>
        <w:sdtContent>
          <w:p w14:paraId="1ABA756E" w14:textId="4BEA7044" w:rsidR="00010891" w:rsidRDefault="0001089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91873">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91873">
              <w:rPr>
                <w:b/>
                <w:noProof/>
              </w:rPr>
              <w:t>212</w:t>
            </w:r>
            <w:r>
              <w:rPr>
                <w:b/>
                <w:sz w:val="24"/>
                <w:szCs w:val="24"/>
              </w:rPr>
              <w:fldChar w:fldCharType="end"/>
            </w:r>
          </w:p>
        </w:sdtContent>
      </w:sdt>
    </w:sdtContent>
  </w:sdt>
  <w:p w14:paraId="7E37D021" w14:textId="77777777" w:rsidR="00010891" w:rsidRDefault="00010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412C78" w14:textId="77777777" w:rsidR="00207DFD" w:rsidRDefault="00207DFD" w:rsidP="00EF6774">
      <w:pPr>
        <w:spacing w:after="0" w:line="240" w:lineRule="auto"/>
      </w:pPr>
      <w:r>
        <w:separator/>
      </w:r>
    </w:p>
  </w:footnote>
  <w:footnote w:type="continuationSeparator" w:id="0">
    <w:p w14:paraId="0009B2D9" w14:textId="77777777" w:rsidR="00207DFD" w:rsidRDefault="00207DFD" w:rsidP="00EF67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4B99" w14:textId="77777777" w:rsidR="00010891" w:rsidRDefault="00010891">
    <w:pPr>
      <w:pStyle w:val="Header"/>
    </w:pPr>
    <w:r w:rsidRPr="00EF6774">
      <w:rPr>
        <w:noProof/>
      </w:rPr>
      <w:drawing>
        <wp:anchor distT="0" distB="0" distL="114300" distR="114300" simplePos="0" relativeHeight="251659264" behindDoc="0" locked="0" layoutInCell="1" allowOverlap="1" wp14:anchorId="6E86936D" wp14:editId="3BD2B11D">
          <wp:simplePos x="0" y="0"/>
          <wp:positionH relativeFrom="column">
            <wp:posOffset>-598467</wp:posOffset>
          </wp:positionH>
          <wp:positionV relativeFrom="paragraph">
            <wp:posOffset>-255319</wp:posOffset>
          </wp:positionV>
          <wp:extent cx="1584119" cy="553695"/>
          <wp:effectExtent l="19050" t="0" r="0" b="4445"/>
          <wp:wrapSquare wrapText="bothSides"/>
          <wp:docPr id="152" name="Picture 152" descr="C:\Users\melakaa\Desktop\10370505_10203800056982616_501258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elakaa\Desktop\10370505_10203800056982616_501258027_n.jpg"/>
                  <pic:cNvPicPr>
                    <a:picLocks noChangeAspect="1" noChangeArrowheads="1"/>
                  </pic:cNvPicPr>
                </pic:nvPicPr>
                <pic:blipFill>
                  <a:blip r:embed="rId1"/>
                  <a:srcRect/>
                  <a:stretch>
                    <a:fillRect/>
                  </a:stretch>
                </pic:blipFill>
                <pic:spPr bwMode="auto">
                  <a:xfrm>
                    <a:off x="0" y="0"/>
                    <a:ext cx="1583690" cy="54800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0314B"/>
    <w:multiLevelType w:val="hybridMultilevel"/>
    <w:tmpl w:val="893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F2BAE"/>
    <w:multiLevelType w:val="hybridMultilevel"/>
    <w:tmpl w:val="CFD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F608E"/>
    <w:multiLevelType w:val="hybridMultilevel"/>
    <w:tmpl w:val="D96E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C5691"/>
    <w:multiLevelType w:val="multilevel"/>
    <w:tmpl w:val="6E96DAD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D5251B"/>
    <w:multiLevelType w:val="hybridMultilevel"/>
    <w:tmpl w:val="5E5E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B3B49"/>
    <w:multiLevelType w:val="hybridMultilevel"/>
    <w:tmpl w:val="9EB8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F45E8"/>
    <w:multiLevelType w:val="hybridMultilevel"/>
    <w:tmpl w:val="E662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C514D"/>
    <w:multiLevelType w:val="hybridMultilevel"/>
    <w:tmpl w:val="7DE2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64C42"/>
    <w:multiLevelType w:val="hybridMultilevel"/>
    <w:tmpl w:val="927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DD42FC"/>
    <w:multiLevelType w:val="hybridMultilevel"/>
    <w:tmpl w:val="F1BA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76805"/>
    <w:multiLevelType w:val="hybridMultilevel"/>
    <w:tmpl w:val="B32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C4"/>
    <w:multiLevelType w:val="hybridMultilevel"/>
    <w:tmpl w:val="C158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D54511"/>
    <w:multiLevelType w:val="hybridMultilevel"/>
    <w:tmpl w:val="B96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709CE"/>
    <w:multiLevelType w:val="multilevel"/>
    <w:tmpl w:val="8C0E6EE4"/>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B16185E"/>
    <w:multiLevelType w:val="hybridMultilevel"/>
    <w:tmpl w:val="0A0EF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11E8C"/>
    <w:multiLevelType w:val="hybridMultilevel"/>
    <w:tmpl w:val="114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E46F4"/>
    <w:multiLevelType w:val="hybridMultilevel"/>
    <w:tmpl w:val="945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0C2005"/>
    <w:multiLevelType w:val="hybridMultilevel"/>
    <w:tmpl w:val="DCEA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3E3F81"/>
    <w:multiLevelType w:val="hybridMultilevel"/>
    <w:tmpl w:val="D4D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0"/>
  </w:num>
  <w:num w:numId="5">
    <w:abstractNumId w:val="0"/>
  </w:num>
  <w:num w:numId="6">
    <w:abstractNumId w:val="1"/>
  </w:num>
  <w:num w:numId="7">
    <w:abstractNumId w:val="15"/>
  </w:num>
  <w:num w:numId="8">
    <w:abstractNumId w:val="8"/>
  </w:num>
  <w:num w:numId="9">
    <w:abstractNumId w:val="2"/>
  </w:num>
  <w:num w:numId="10">
    <w:abstractNumId w:val="6"/>
  </w:num>
  <w:num w:numId="11">
    <w:abstractNumId w:val="18"/>
  </w:num>
  <w:num w:numId="12">
    <w:abstractNumId w:val="11"/>
  </w:num>
  <w:num w:numId="13">
    <w:abstractNumId w:val="7"/>
  </w:num>
  <w:num w:numId="14">
    <w:abstractNumId w:val="3"/>
  </w:num>
  <w:num w:numId="15">
    <w:abstractNumId w:val="12"/>
  </w:num>
  <w:num w:numId="16">
    <w:abstractNumId w:val="16"/>
  </w:num>
  <w:num w:numId="17">
    <w:abstractNumId w:val="4"/>
  </w:num>
  <w:num w:numId="18">
    <w:abstractNumId w:val="9"/>
  </w:num>
  <w:num w:numId="1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pa wijesooriya">
    <w15:presenceInfo w15:providerId="Windows Live" w15:userId="f153aa6ddd7b5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ysjA1tbQwNzE0MDExMTNV0lEKTi0uzszPAykwrAUAHJ5dVywAAAA="/>
  </w:docVars>
  <w:rsids>
    <w:rsidRoot w:val="00EF6774"/>
    <w:rsid w:val="000006F1"/>
    <w:rsid w:val="00002261"/>
    <w:rsid w:val="000041C4"/>
    <w:rsid w:val="000051F1"/>
    <w:rsid w:val="0001060F"/>
    <w:rsid w:val="00010891"/>
    <w:rsid w:val="00017ECB"/>
    <w:rsid w:val="00022414"/>
    <w:rsid w:val="00022B3F"/>
    <w:rsid w:val="000237D1"/>
    <w:rsid w:val="00027D3D"/>
    <w:rsid w:val="000316A0"/>
    <w:rsid w:val="000406A7"/>
    <w:rsid w:val="000411D0"/>
    <w:rsid w:val="00044AB9"/>
    <w:rsid w:val="00047F81"/>
    <w:rsid w:val="0005032B"/>
    <w:rsid w:val="00051842"/>
    <w:rsid w:val="00051910"/>
    <w:rsid w:val="00051A69"/>
    <w:rsid w:val="000522B4"/>
    <w:rsid w:val="0005437E"/>
    <w:rsid w:val="00057746"/>
    <w:rsid w:val="00057A2F"/>
    <w:rsid w:val="000601C7"/>
    <w:rsid w:val="00063299"/>
    <w:rsid w:val="00071715"/>
    <w:rsid w:val="00072CEB"/>
    <w:rsid w:val="00074EDC"/>
    <w:rsid w:val="00075CE1"/>
    <w:rsid w:val="00080059"/>
    <w:rsid w:val="00081250"/>
    <w:rsid w:val="0008267D"/>
    <w:rsid w:val="00093734"/>
    <w:rsid w:val="00094C7A"/>
    <w:rsid w:val="000A07A7"/>
    <w:rsid w:val="000A0926"/>
    <w:rsid w:val="000A1A07"/>
    <w:rsid w:val="000A37F6"/>
    <w:rsid w:val="000A496E"/>
    <w:rsid w:val="000A6BBF"/>
    <w:rsid w:val="000B2DB9"/>
    <w:rsid w:val="000B3B70"/>
    <w:rsid w:val="000B6554"/>
    <w:rsid w:val="000C2E41"/>
    <w:rsid w:val="000C4E10"/>
    <w:rsid w:val="000C6BE6"/>
    <w:rsid w:val="000D0A6D"/>
    <w:rsid w:val="000D28E9"/>
    <w:rsid w:val="000D51E6"/>
    <w:rsid w:val="000D616E"/>
    <w:rsid w:val="000D6588"/>
    <w:rsid w:val="000E5B32"/>
    <w:rsid w:val="000E7FCC"/>
    <w:rsid w:val="000F1489"/>
    <w:rsid w:val="000F4D71"/>
    <w:rsid w:val="00101FB1"/>
    <w:rsid w:val="001023E6"/>
    <w:rsid w:val="00107CFB"/>
    <w:rsid w:val="00107D8B"/>
    <w:rsid w:val="00113A7B"/>
    <w:rsid w:val="00113A7C"/>
    <w:rsid w:val="00121AE0"/>
    <w:rsid w:val="00122197"/>
    <w:rsid w:val="00122A1F"/>
    <w:rsid w:val="00131904"/>
    <w:rsid w:val="00132FB5"/>
    <w:rsid w:val="00133A36"/>
    <w:rsid w:val="00141E38"/>
    <w:rsid w:val="00150AF2"/>
    <w:rsid w:val="001568DF"/>
    <w:rsid w:val="001573A0"/>
    <w:rsid w:val="001619B2"/>
    <w:rsid w:val="001633F1"/>
    <w:rsid w:val="00166A16"/>
    <w:rsid w:val="001730E0"/>
    <w:rsid w:val="001979AC"/>
    <w:rsid w:val="001A130A"/>
    <w:rsid w:val="001A4F76"/>
    <w:rsid w:val="001A6A94"/>
    <w:rsid w:val="001A792A"/>
    <w:rsid w:val="001B2758"/>
    <w:rsid w:val="001B3734"/>
    <w:rsid w:val="001B385E"/>
    <w:rsid w:val="001C403C"/>
    <w:rsid w:val="001C5EFA"/>
    <w:rsid w:val="001C7C0E"/>
    <w:rsid w:val="001D3127"/>
    <w:rsid w:val="001D3459"/>
    <w:rsid w:val="001D6583"/>
    <w:rsid w:val="001E0112"/>
    <w:rsid w:val="001E2FF6"/>
    <w:rsid w:val="001F26BD"/>
    <w:rsid w:val="001F2820"/>
    <w:rsid w:val="0020606E"/>
    <w:rsid w:val="002061DB"/>
    <w:rsid w:val="00207DFD"/>
    <w:rsid w:val="00211631"/>
    <w:rsid w:val="00212426"/>
    <w:rsid w:val="0021584E"/>
    <w:rsid w:val="002227F8"/>
    <w:rsid w:val="00224648"/>
    <w:rsid w:val="00227760"/>
    <w:rsid w:val="00233BBD"/>
    <w:rsid w:val="00236BF3"/>
    <w:rsid w:val="0024482B"/>
    <w:rsid w:val="00245AFF"/>
    <w:rsid w:val="00266441"/>
    <w:rsid w:val="00267284"/>
    <w:rsid w:val="0026770B"/>
    <w:rsid w:val="002709D2"/>
    <w:rsid w:val="00272324"/>
    <w:rsid w:val="00274A31"/>
    <w:rsid w:val="00283F74"/>
    <w:rsid w:val="002845CF"/>
    <w:rsid w:val="00286E7F"/>
    <w:rsid w:val="00293C9E"/>
    <w:rsid w:val="002A33E8"/>
    <w:rsid w:val="002A588B"/>
    <w:rsid w:val="002A7F6C"/>
    <w:rsid w:val="002B0946"/>
    <w:rsid w:val="002B4B45"/>
    <w:rsid w:val="002B4C06"/>
    <w:rsid w:val="002B6B4F"/>
    <w:rsid w:val="002C2EBC"/>
    <w:rsid w:val="002C3C48"/>
    <w:rsid w:val="002D2FA6"/>
    <w:rsid w:val="002D410C"/>
    <w:rsid w:val="002D5770"/>
    <w:rsid w:val="002D7A19"/>
    <w:rsid w:val="002E0FB6"/>
    <w:rsid w:val="002E1C71"/>
    <w:rsid w:val="002E4F95"/>
    <w:rsid w:val="002E515E"/>
    <w:rsid w:val="002E557B"/>
    <w:rsid w:val="002F4DB1"/>
    <w:rsid w:val="002F61F6"/>
    <w:rsid w:val="002F6B46"/>
    <w:rsid w:val="00304E26"/>
    <w:rsid w:val="003078A0"/>
    <w:rsid w:val="0031159B"/>
    <w:rsid w:val="00313789"/>
    <w:rsid w:val="00314FF5"/>
    <w:rsid w:val="00316700"/>
    <w:rsid w:val="003169B6"/>
    <w:rsid w:val="003324A4"/>
    <w:rsid w:val="00335946"/>
    <w:rsid w:val="0033699F"/>
    <w:rsid w:val="00341D3D"/>
    <w:rsid w:val="00344AB7"/>
    <w:rsid w:val="00345C24"/>
    <w:rsid w:val="003537EF"/>
    <w:rsid w:val="003540DF"/>
    <w:rsid w:val="003543C9"/>
    <w:rsid w:val="00356781"/>
    <w:rsid w:val="00357C08"/>
    <w:rsid w:val="0036171D"/>
    <w:rsid w:val="00365748"/>
    <w:rsid w:val="00366635"/>
    <w:rsid w:val="003830F7"/>
    <w:rsid w:val="00383116"/>
    <w:rsid w:val="00391656"/>
    <w:rsid w:val="0039373D"/>
    <w:rsid w:val="00393FD8"/>
    <w:rsid w:val="00395D5F"/>
    <w:rsid w:val="003A5B83"/>
    <w:rsid w:val="003A7C26"/>
    <w:rsid w:val="003B35AD"/>
    <w:rsid w:val="003B7C84"/>
    <w:rsid w:val="003B7F8E"/>
    <w:rsid w:val="003C1166"/>
    <w:rsid w:val="003C1FF1"/>
    <w:rsid w:val="003C6140"/>
    <w:rsid w:val="003D1A77"/>
    <w:rsid w:val="003D5030"/>
    <w:rsid w:val="003E04C2"/>
    <w:rsid w:val="003E5520"/>
    <w:rsid w:val="004021E4"/>
    <w:rsid w:val="004037FB"/>
    <w:rsid w:val="00406350"/>
    <w:rsid w:val="00406AE9"/>
    <w:rsid w:val="00411DC4"/>
    <w:rsid w:val="00425197"/>
    <w:rsid w:val="004346F2"/>
    <w:rsid w:val="004425E0"/>
    <w:rsid w:val="00442B98"/>
    <w:rsid w:val="00443CEF"/>
    <w:rsid w:val="00450A4C"/>
    <w:rsid w:val="004533EE"/>
    <w:rsid w:val="00455C2F"/>
    <w:rsid w:val="00460708"/>
    <w:rsid w:val="00462AEA"/>
    <w:rsid w:val="00466F36"/>
    <w:rsid w:val="0048036D"/>
    <w:rsid w:val="00491B05"/>
    <w:rsid w:val="004932C1"/>
    <w:rsid w:val="004950C6"/>
    <w:rsid w:val="0049580D"/>
    <w:rsid w:val="004A1115"/>
    <w:rsid w:val="004A1627"/>
    <w:rsid w:val="004B29D3"/>
    <w:rsid w:val="004C0E89"/>
    <w:rsid w:val="004C4898"/>
    <w:rsid w:val="004C4FA7"/>
    <w:rsid w:val="004C72C5"/>
    <w:rsid w:val="004D0598"/>
    <w:rsid w:val="004D060A"/>
    <w:rsid w:val="004E157A"/>
    <w:rsid w:val="004E4DFE"/>
    <w:rsid w:val="004E635A"/>
    <w:rsid w:val="004E6A9A"/>
    <w:rsid w:val="004F1156"/>
    <w:rsid w:val="004F16FD"/>
    <w:rsid w:val="004F4E8C"/>
    <w:rsid w:val="004F7310"/>
    <w:rsid w:val="004F7E97"/>
    <w:rsid w:val="00504290"/>
    <w:rsid w:val="0050548A"/>
    <w:rsid w:val="00505A88"/>
    <w:rsid w:val="00507DE0"/>
    <w:rsid w:val="00511AE8"/>
    <w:rsid w:val="00517181"/>
    <w:rsid w:val="0052706A"/>
    <w:rsid w:val="0052728F"/>
    <w:rsid w:val="00533A99"/>
    <w:rsid w:val="00542809"/>
    <w:rsid w:val="00545BB9"/>
    <w:rsid w:val="00551DE7"/>
    <w:rsid w:val="0056110E"/>
    <w:rsid w:val="00562478"/>
    <w:rsid w:val="00563A4B"/>
    <w:rsid w:val="00563FE9"/>
    <w:rsid w:val="005644BC"/>
    <w:rsid w:val="00567ABC"/>
    <w:rsid w:val="00567FEA"/>
    <w:rsid w:val="00570F66"/>
    <w:rsid w:val="0057398A"/>
    <w:rsid w:val="0058659C"/>
    <w:rsid w:val="00587B3E"/>
    <w:rsid w:val="00591F60"/>
    <w:rsid w:val="00592086"/>
    <w:rsid w:val="00594A87"/>
    <w:rsid w:val="00595553"/>
    <w:rsid w:val="005A11DF"/>
    <w:rsid w:val="005A2C67"/>
    <w:rsid w:val="005A40E3"/>
    <w:rsid w:val="005A6244"/>
    <w:rsid w:val="005A6F18"/>
    <w:rsid w:val="005A7817"/>
    <w:rsid w:val="005B74E8"/>
    <w:rsid w:val="005C04EE"/>
    <w:rsid w:val="005C0A0F"/>
    <w:rsid w:val="005C1B40"/>
    <w:rsid w:val="005C2964"/>
    <w:rsid w:val="005C3C00"/>
    <w:rsid w:val="005D6174"/>
    <w:rsid w:val="005E4AA4"/>
    <w:rsid w:val="005E560C"/>
    <w:rsid w:val="005F25D3"/>
    <w:rsid w:val="005F29AD"/>
    <w:rsid w:val="005F55D4"/>
    <w:rsid w:val="006039D6"/>
    <w:rsid w:val="006059D4"/>
    <w:rsid w:val="00612AA9"/>
    <w:rsid w:val="006202B0"/>
    <w:rsid w:val="0062044D"/>
    <w:rsid w:val="00623B4C"/>
    <w:rsid w:val="006409CB"/>
    <w:rsid w:val="00641773"/>
    <w:rsid w:val="00641B0B"/>
    <w:rsid w:val="00641B2E"/>
    <w:rsid w:val="00641E53"/>
    <w:rsid w:val="00643E80"/>
    <w:rsid w:val="00644B93"/>
    <w:rsid w:val="0065154C"/>
    <w:rsid w:val="00651798"/>
    <w:rsid w:val="0065181D"/>
    <w:rsid w:val="006545A7"/>
    <w:rsid w:val="006560F0"/>
    <w:rsid w:val="00670C01"/>
    <w:rsid w:val="00674761"/>
    <w:rsid w:val="00675EAF"/>
    <w:rsid w:val="0069152F"/>
    <w:rsid w:val="00693F59"/>
    <w:rsid w:val="00694DF8"/>
    <w:rsid w:val="006967D1"/>
    <w:rsid w:val="006A1B21"/>
    <w:rsid w:val="006A4583"/>
    <w:rsid w:val="006B0F52"/>
    <w:rsid w:val="006B6FEC"/>
    <w:rsid w:val="006C29D5"/>
    <w:rsid w:val="006D06A3"/>
    <w:rsid w:val="006D5AB5"/>
    <w:rsid w:val="006D6744"/>
    <w:rsid w:val="006E089C"/>
    <w:rsid w:val="006E1A1A"/>
    <w:rsid w:val="006E1B3C"/>
    <w:rsid w:val="006E662E"/>
    <w:rsid w:val="006F19AB"/>
    <w:rsid w:val="006F1CF3"/>
    <w:rsid w:val="006F40EC"/>
    <w:rsid w:val="006F4BCD"/>
    <w:rsid w:val="00701E78"/>
    <w:rsid w:val="0070249D"/>
    <w:rsid w:val="0070406E"/>
    <w:rsid w:val="00706FF9"/>
    <w:rsid w:val="0070784A"/>
    <w:rsid w:val="007122C8"/>
    <w:rsid w:val="007135D8"/>
    <w:rsid w:val="00714118"/>
    <w:rsid w:val="00714442"/>
    <w:rsid w:val="00716080"/>
    <w:rsid w:val="00727E46"/>
    <w:rsid w:val="00727F8B"/>
    <w:rsid w:val="00731AA2"/>
    <w:rsid w:val="00733222"/>
    <w:rsid w:val="007376FD"/>
    <w:rsid w:val="00746C6C"/>
    <w:rsid w:val="00747192"/>
    <w:rsid w:val="00752FDB"/>
    <w:rsid w:val="00754782"/>
    <w:rsid w:val="0075515E"/>
    <w:rsid w:val="00755DDF"/>
    <w:rsid w:val="00760CC8"/>
    <w:rsid w:val="00775A63"/>
    <w:rsid w:val="007768DD"/>
    <w:rsid w:val="00780E4A"/>
    <w:rsid w:val="00781B18"/>
    <w:rsid w:val="0079408D"/>
    <w:rsid w:val="0079618E"/>
    <w:rsid w:val="007A077F"/>
    <w:rsid w:val="007A450A"/>
    <w:rsid w:val="007A49FA"/>
    <w:rsid w:val="007A51B5"/>
    <w:rsid w:val="007B3331"/>
    <w:rsid w:val="007B67CF"/>
    <w:rsid w:val="007D51B6"/>
    <w:rsid w:val="007E101C"/>
    <w:rsid w:val="007E1AF4"/>
    <w:rsid w:val="007E285E"/>
    <w:rsid w:val="007E3A6A"/>
    <w:rsid w:val="007E3C37"/>
    <w:rsid w:val="007E4C55"/>
    <w:rsid w:val="007E6AD7"/>
    <w:rsid w:val="007E7F5C"/>
    <w:rsid w:val="007F0302"/>
    <w:rsid w:val="007F0CD0"/>
    <w:rsid w:val="007F40C2"/>
    <w:rsid w:val="007F5337"/>
    <w:rsid w:val="007F5DCA"/>
    <w:rsid w:val="00800EA9"/>
    <w:rsid w:val="008026DD"/>
    <w:rsid w:val="00804C48"/>
    <w:rsid w:val="00807B1A"/>
    <w:rsid w:val="00811332"/>
    <w:rsid w:val="0081687D"/>
    <w:rsid w:val="00816FB0"/>
    <w:rsid w:val="00820D1D"/>
    <w:rsid w:val="00821952"/>
    <w:rsid w:val="0082517C"/>
    <w:rsid w:val="008254B6"/>
    <w:rsid w:val="008304C4"/>
    <w:rsid w:val="00843BCC"/>
    <w:rsid w:val="00847DC9"/>
    <w:rsid w:val="00856887"/>
    <w:rsid w:val="00862AF0"/>
    <w:rsid w:val="00866A06"/>
    <w:rsid w:val="008730B8"/>
    <w:rsid w:val="008737CC"/>
    <w:rsid w:val="008742D0"/>
    <w:rsid w:val="0088459E"/>
    <w:rsid w:val="008868BB"/>
    <w:rsid w:val="0089053A"/>
    <w:rsid w:val="00891873"/>
    <w:rsid w:val="008A20B6"/>
    <w:rsid w:val="008A5407"/>
    <w:rsid w:val="008A6B36"/>
    <w:rsid w:val="008C1BDA"/>
    <w:rsid w:val="008C38EB"/>
    <w:rsid w:val="008D1BE6"/>
    <w:rsid w:val="008D1F5E"/>
    <w:rsid w:val="008E18E8"/>
    <w:rsid w:val="008E5B2B"/>
    <w:rsid w:val="008E6113"/>
    <w:rsid w:val="00912230"/>
    <w:rsid w:val="00914173"/>
    <w:rsid w:val="00932BF8"/>
    <w:rsid w:val="00936D6F"/>
    <w:rsid w:val="0094512D"/>
    <w:rsid w:val="0094706F"/>
    <w:rsid w:val="00947B94"/>
    <w:rsid w:val="00955703"/>
    <w:rsid w:val="009563C1"/>
    <w:rsid w:val="00962E1D"/>
    <w:rsid w:val="00967D1E"/>
    <w:rsid w:val="00972FF1"/>
    <w:rsid w:val="00973952"/>
    <w:rsid w:val="0098056B"/>
    <w:rsid w:val="00983F73"/>
    <w:rsid w:val="009864A0"/>
    <w:rsid w:val="00994FD0"/>
    <w:rsid w:val="0099719B"/>
    <w:rsid w:val="009A2FAC"/>
    <w:rsid w:val="009A5468"/>
    <w:rsid w:val="009A5740"/>
    <w:rsid w:val="009A6315"/>
    <w:rsid w:val="009B30EA"/>
    <w:rsid w:val="009B74E1"/>
    <w:rsid w:val="009C0C05"/>
    <w:rsid w:val="009E0A91"/>
    <w:rsid w:val="009E31BD"/>
    <w:rsid w:val="009E4B11"/>
    <w:rsid w:val="009F046B"/>
    <w:rsid w:val="009F13F6"/>
    <w:rsid w:val="009F3032"/>
    <w:rsid w:val="009F59CB"/>
    <w:rsid w:val="009F7DF6"/>
    <w:rsid w:val="00A00D13"/>
    <w:rsid w:val="00A01935"/>
    <w:rsid w:val="00A10168"/>
    <w:rsid w:val="00A10782"/>
    <w:rsid w:val="00A11335"/>
    <w:rsid w:val="00A144A6"/>
    <w:rsid w:val="00A21725"/>
    <w:rsid w:val="00A30B34"/>
    <w:rsid w:val="00A30C6D"/>
    <w:rsid w:val="00A31024"/>
    <w:rsid w:val="00A319CD"/>
    <w:rsid w:val="00A31DEB"/>
    <w:rsid w:val="00A32BEA"/>
    <w:rsid w:val="00A377DE"/>
    <w:rsid w:val="00A4191F"/>
    <w:rsid w:val="00A4213E"/>
    <w:rsid w:val="00A50F00"/>
    <w:rsid w:val="00A53F5C"/>
    <w:rsid w:val="00A545E7"/>
    <w:rsid w:val="00A57E52"/>
    <w:rsid w:val="00A6334A"/>
    <w:rsid w:val="00A65A54"/>
    <w:rsid w:val="00A670CC"/>
    <w:rsid w:val="00A70C72"/>
    <w:rsid w:val="00A7121D"/>
    <w:rsid w:val="00A72114"/>
    <w:rsid w:val="00A7424C"/>
    <w:rsid w:val="00A77C4A"/>
    <w:rsid w:val="00A77C95"/>
    <w:rsid w:val="00A8203D"/>
    <w:rsid w:val="00A93D13"/>
    <w:rsid w:val="00A97B16"/>
    <w:rsid w:val="00AA44F2"/>
    <w:rsid w:val="00AA5180"/>
    <w:rsid w:val="00AA5BB9"/>
    <w:rsid w:val="00AB3CED"/>
    <w:rsid w:val="00AC4C66"/>
    <w:rsid w:val="00AC536B"/>
    <w:rsid w:val="00AC64B6"/>
    <w:rsid w:val="00AD49E2"/>
    <w:rsid w:val="00AD67B3"/>
    <w:rsid w:val="00AE106D"/>
    <w:rsid w:val="00AE6BC2"/>
    <w:rsid w:val="00AE6F15"/>
    <w:rsid w:val="00AF2F08"/>
    <w:rsid w:val="00AF44B7"/>
    <w:rsid w:val="00AF6116"/>
    <w:rsid w:val="00AF751B"/>
    <w:rsid w:val="00B013D9"/>
    <w:rsid w:val="00B02A86"/>
    <w:rsid w:val="00B02F8E"/>
    <w:rsid w:val="00B032F0"/>
    <w:rsid w:val="00B11207"/>
    <w:rsid w:val="00B11865"/>
    <w:rsid w:val="00B125A3"/>
    <w:rsid w:val="00B176E2"/>
    <w:rsid w:val="00B1794C"/>
    <w:rsid w:val="00B21C17"/>
    <w:rsid w:val="00B231FC"/>
    <w:rsid w:val="00B24A42"/>
    <w:rsid w:val="00B32311"/>
    <w:rsid w:val="00B33BC8"/>
    <w:rsid w:val="00B3476E"/>
    <w:rsid w:val="00B34D02"/>
    <w:rsid w:val="00B404FD"/>
    <w:rsid w:val="00B424D2"/>
    <w:rsid w:val="00B54260"/>
    <w:rsid w:val="00B5442E"/>
    <w:rsid w:val="00B54976"/>
    <w:rsid w:val="00B54E5F"/>
    <w:rsid w:val="00B60461"/>
    <w:rsid w:val="00B613CB"/>
    <w:rsid w:val="00B65688"/>
    <w:rsid w:val="00B6676D"/>
    <w:rsid w:val="00B713EC"/>
    <w:rsid w:val="00B8272C"/>
    <w:rsid w:val="00B8344C"/>
    <w:rsid w:val="00B93749"/>
    <w:rsid w:val="00B946BE"/>
    <w:rsid w:val="00BA5A95"/>
    <w:rsid w:val="00BB40E3"/>
    <w:rsid w:val="00BC5BBE"/>
    <w:rsid w:val="00BD3389"/>
    <w:rsid w:val="00BD4B51"/>
    <w:rsid w:val="00BD6244"/>
    <w:rsid w:val="00BE0D1F"/>
    <w:rsid w:val="00BE3DB2"/>
    <w:rsid w:val="00BE588E"/>
    <w:rsid w:val="00BF0BEE"/>
    <w:rsid w:val="00BF384E"/>
    <w:rsid w:val="00BF6CC7"/>
    <w:rsid w:val="00C01C72"/>
    <w:rsid w:val="00C04933"/>
    <w:rsid w:val="00C06102"/>
    <w:rsid w:val="00C0770F"/>
    <w:rsid w:val="00C10179"/>
    <w:rsid w:val="00C10513"/>
    <w:rsid w:val="00C10D8D"/>
    <w:rsid w:val="00C13556"/>
    <w:rsid w:val="00C14475"/>
    <w:rsid w:val="00C20CDC"/>
    <w:rsid w:val="00C21098"/>
    <w:rsid w:val="00C213EC"/>
    <w:rsid w:val="00C34AF9"/>
    <w:rsid w:val="00C47BCA"/>
    <w:rsid w:val="00C53C7F"/>
    <w:rsid w:val="00C54EDD"/>
    <w:rsid w:val="00C635AD"/>
    <w:rsid w:val="00C63920"/>
    <w:rsid w:val="00C66D39"/>
    <w:rsid w:val="00C67A07"/>
    <w:rsid w:val="00C7486A"/>
    <w:rsid w:val="00C761E5"/>
    <w:rsid w:val="00C80D0E"/>
    <w:rsid w:val="00C83C3F"/>
    <w:rsid w:val="00C87125"/>
    <w:rsid w:val="00C90591"/>
    <w:rsid w:val="00C908A4"/>
    <w:rsid w:val="00C925A3"/>
    <w:rsid w:val="00C9277E"/>
    <w:rsid w:val="00C92BD6"/>
    <w:rsid w:val="00C943AD"/>
    <w:rsid w:val="00CA2CA1"/>
    <w:rsid w:val="00CB0888"/>
    <w:rsid w:val="00CB5AEC"/>
    <w:rsid w:val="00CB7AA7"/>
    <w:rsid w:val="00CC3500"/>
    <w:rsid w:val="00CC68D8"/>
    <w:rsid w:val="00CD230B"/>
    <w:rsid w:val="00CD5010"/>
    <w:rsid w:val="00CD6F39"/>
    <w:rsid w:val="00CE6B98"/>
    <w:rsid w:val="00D001EB"/>
    <w:rsid w:val="00D15F2B"/>
    <w:rsid w:val="00D16A30"/>
    <w:rsid w:val="00D1787E"/>
    <w:rsid w:val="00D2249A"/>
    <w:rsid w:val="00D22BDD"/>
    <w:rsid w:val="00D269EF"/>
    <w:rsid w:val="00D309E0"/>
    <w:rsid w:val="00D3405C"/>
    <w:rsid w:val="00D34C78"/>
    <w:rsid w:val="00D3519D"/>
    <w:rsid w:val="00D40A5F"/>
    <w:rsid w:val="00D429FD"/>
    <w:rsid w:val="00D438DC"/>
    <w:rsid w:val="00D43CFA"/>
    <w:rsid w:val="00D43DBB"/>
    <w:rsid w:val="00D45E19"/>
    <w:rsid w:val="00D46D7E"/>
    <w:rsid w:val="00D5148A"/>
    <w:rsid w:val="00D53042"/>
    <w:rsid w:val="00D54AD9"/>
    <w:rsid w:val="00D562A4"/>
    <w:rsid w:val="00D62C98"/>
    <w:rsid w:val="00D67BF7"/>
    <w:rsid w:val="00D7380F"/>
    <w:rsid w:val="00D80122"/>
    <w:rsid w:val="00D8147D"/>
    <w:rsid w:val="00D83B4E"/>
    <w:rsid w:val="00D908A0"/>
    <w:rsid w:val="00D92950"/>
    <w:rsid w:val="00D92E57"/>
    <w:rsid w:val="00D978DE"/>
    <w:rsid w:val="00DA6391"/>
    <w:rsid w:val="00DB1CEC"/>
    <w:rsid w:val="00DB3C70"/>
    <w:rsid w:val="00DB45ED"/>
    <w:rsid w:val="00DC175D"/>
    <w:rsid w:val="00DC4B9D"/>
    <w:rsid w:val="00DC612F"/>
    <w:rsid w:val="00DD5B5F"/>
    <w:rsid w:val="00DD6EA7"/>
    <w:rsid w:val="00DE7D82"/>
    <w:rsid w:val="00DF2459"/>
    <w:rsid w:val="00E0266F"/>
    <w:rsid w:val="00E0495F"/>
    <w:rsid w:val="00E05E28"/>
    <w:rsid w:val="00E05F30"/>
    <w:rsid w:val="00E070F4"/>
    <w:rsid w:val="00E120DA"/>
    <w:rsid w:val="00E150A3"/>
    <w:rsid w:val="00E1657A"/>
    <w:rsid w:val="00E17C5A"/>
    <w:rsid w:val="00E22C24"/>
    <w:rsid w:val="00E22C7F"/>
    <w:rsid w:val="00E23E13"/>
    <w:rsid w:val="00E2644C"/>
    <w:rsid w:val="00E277FB"/>
    <w:rsid w:val="00E278E0"/>
    <w:rsid w:val="00E303BC"/>
    <w:rsid w:val="00E3291D"/>
    <w:rsid w:val="00E364D6"/>
    <w:rsid w:val="00E41647"/>
    <w:rsid w:val="00E421F9"/>
    <w:rsid w:val="00E42D2C"/>
    <w:rsid w:val="00E4582F"/>
    <w:rsid w:val="00E47231"/>
    <w:rsid w:val="00E531E1"/>
    <w:rsid w:val="00E73070"/>
    <w:rsid w:val="00E8444C"/>
    <w:rsid w:val="00E86C32"/>
    <w:rsid w:val="00E97821"/>
    <w:rsid w:val="00EA0429"/>
    <w:rsid w:val="00EA2C6A"/>
    <w:rsid w:val="00EB135D"/>
    <w:rsid w:val="00EB1FA2"/>
    <w:rsid w:val="00EB388B"/>
    <w:rsid w:val="00EB3E4A"/>
    <w:rsid w:val="00EC120A"/>
    <w:rsid w:val="00EC40FE"/>
    <w:rsid w:val="00EE2929"/>
    <w:rsid w:val="00EE5457"/>
    <w:rsid w:val="00EE6623"/>
    <w:rsid w:val="00EF2E97"/>
    <w:rsid w:val="00EF4B66"/>
    <w:rsid w:val="00EF4BA2"/>
    <w:rsid w:val="00EF5995"/>
    <w:rsid w:val="00EF60A0"/>
    <w:rsid w:val="00EF6127"/>
    <w:rsid w:val="00EF6774"/>
    <w:rsid w:val="00F00175"/>
    <w:rsid w:val="00F0046F"/>
    <w:rsid w:val="00F0196B"/>
    <w:rsid w:val="00F026A0"/>
    <w:rsid w:val="00F040C5"/>
    <w:rsid w:val="00F1374D"/>
    <w:rsid w:val="00F16849"/>
    <w:rsid w:val="00F2082A"/>
    <w:rsid w:val="00F2464E"/>
    <w:rsid w:val="00F3410F"/>
    <w:rsid w:val="00F3454E"/>
    <w:rsid w:val="00F47B4C"/>
    <w:rsid w:val="00F47E09"/>
    <w:rsid w:val="00F531FB"/>
    <w:rsid w:val="00F61EE9"/>
    <w:rsid w:val="00F62A09"/>
    <w:rsid w:val="00F632FD"/>
    <w:rsid w:val="00F73E5A"/>
    <w:rsid w:val="00F748FC"/>
    <w:rsid w:val="00F77E57"/>
    <w:rsid w:val="00F92C64"/>
    <w:rsid w:val="00F958AF"/>
    <w:rsid w:val="00FA0CD5"/>
    <w:rsid w:val="00FB1C4E"/>
    <w:rsid w:val="00FB46BE"/>
    <w:rsid w:val="00FC1216"/>
    <w:rsid w:val="00FC4CE3"/>
    <w:rsid w:val="00FC5111"/>
    <w:rsid w:val="00FD10BC"/>
    <w:rsid w:val="00FD1125"/>
    <w:rsid w:val="00FD2E20"/>
    <w:rsid w:val="00FF34D5"/>
    <w:rsid w:val="00FF6D68"/>
    <w:rsid w:val="00FF6F5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9"/>
    <o:shapelayout v:ext="edit">
      <o:idmap v:ext="edit" data="1"/>
    </o:shapelayout>
  </w:shapeDefaults>
  <w:decimalSymbol w:val="."/>
  <w:listSeparator w:val=","/>
  <w14:docId w14:val="0EBB7BC3"/>
  <w15:docId w15:val="{D3A32577-5223-4074-886B-E14DF57F7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9AD"/>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 w:type="paragraph" w:styleId="Revision">
    <w:name w:val="Revision"/>
    <w:hidden/>
    <w:uiPriority w:val="99"/>
    <w:semiHidden/>
    <w:rsid w:val="00C0770F"/>
    <w:pPr>
      <w:spacing w:after="0" w:line="240" w:lineRule="auto"/>
    </w:pPr>
  </w:style>
  <w:style w:type="character" w:styleId="FollowedHyperlink">
    <w:name w:val="FollowedHyperlink"/>
    <w:basedOn w:val="DefaultParagraphFont"/>
    <w:uiPriority w:val="99"/>
    <w:semiHidden/>
    <w:unhideWhenUsed/>
    <w:rsid w:val="00C077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48.png"/><Relationship Id="rId84" Type="http://schemas.openxmlformats.org/officeDocument/2006/relationships/oleObject" Target="embeddings/oleObject13.bin"/><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7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png"/><Relationship Id="rId58" Type="http://schemas.openxmlformats.org/officeDocument/2006/relationships/oleObject" Target="embeddings/oleObject6.bin"/><Relationship Id="rId74" Type="http://schemas.openxmlformats.org/officeDocument/2006/relationships/image" Target="media/image59.png"/><Relationship Id="rId79" Type="http://schemas.openxmlformats.org/officeDocument/2006/relationships/image" Target="media/image62.png"/><Relationship Id="rId102" Type="http://schemas.openxmlformats.org/officeDocument/2006/relationships/image" Target="media/image74.png"/><Relationship Id="rId123" Type="http://schemas.openxmlformats.org/officeDocument/2006/relationships/image" Target="media/image94.png"/><Relationship Id="rId128" Type="http://schemas.openxmlformats.org/officeDocument/2006/relationships/oleObject" Target="embeddings/oleObject23.bin"/><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7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oleObject" Target="embeddings/oleObject3.bin"/><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84.png"/><Relationship Id="rId118" Type="http://schemas.openxmlformats.org/officeDocument/2006/relationships/image" Target="media/image89.png"/><Relationship Id="rId134" Type="http://schemas.openxmlformats.org/officeDocument/2006/relationships/header" Target="header1.xml"/><Relationship Id="rId80" Type="http://schemas.openxmlformats.org/officeDocument/2006/relationships/oleObject" Target="embeddings/oleObject11.bin"/><Relationship Id="rId85" Type="http://schemas.openxmlformats.org/officeDocument/2006/relationships/image" Target="media/image6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6.png"/><Relationship Id="rId103" Type="http://schemas.openxmlformats.org/officeDocument/2006/relationships/image" Target="media/image75.png"/><Relationship Id="rId108" Type="http://schemas.openxmlformats.org/officeDocument/2006/relationships/oleObject" Target="embeddings/oleObject22.bin"/><Relationship Id="rId124" Type="http://schemas.openxmlformats.org/officeDocument/2006/relationships/image" Target="media/image95.png"/><Relationship Id="rId129" Type="http://schemas.openxmlformats.org/officeDocument/2006/relationships/image" Target="media/image99.png"/><Relationship Id="rId54" Type="http://schemas.openxmlformats.org/officeDocument/2006/relationships/oleObject" Target="embeddings/oleObject5.bin"/><Relationship Id="rId70" Type="http://schemas.openxmlformats.org/officeDocument/2006/relationships/image" Target="media/image55.png"/><Relationship Id="rId75" Type="http://schemas.openxmlformats.org/officeDocument/2006/relationships/oleObject" Target="embeddings/oleObject9.bin"/><Relationship Id="rId91" Type="http://schemas.openxmlformats.org/officeDocument/2006/relationships/image" Target="media/image68.png"/><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5.png"/><Relationship Id="rId119" Type="http://schemas.openxmlformats.org/officeDocument/2006/relationships/image" Target="media/image90.png"/><Relationship Id="rId44" Type="http://schemas.openxmlformats.org/officeDocument/2006/relationships/oleObject" Target="embeddings/oleObject2.bin"/><Relationship Id="rId60" Type="http://schemas.openxmlformats.org/officeDocument/2006/relationships/oleObject" Target="embeddings/oleObject7.bin"/><Relationship Id="rId65" Type="http://schemas.openxmlformats.org/officeDocument/2006/relationships/image" Target="media/image50.png"/><Relationship Id="rId81" Type="http://schemas.openxmlformats.org/officeDocument/2006/relationships/image" Target="media/image63.png"/><Relationship Id="rId86" Type="http://schemas.openxmlformats.org/officeDocument/2006/relationships/oleObject" Target="embeddings/oleObject14.bin"/><Relationship Id="rId130" Type="http://schemas.openxmlformats.org/officeDocument/2006/relationships/oleObject" Target="embeddings/oleObject24.bin"/><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0.png"/><Relationship Id="rId34" Type="http://schemas.openxmlformats.org/officeDocument/2006/relationships/image" Target="media/image27.png"/><Relationship Id="rId50" Type="http://schemas.openxmlformats.org/officeDocument/2006/relationships/oleObject" Target="embeddings/oleObject4.bin"/><Relationship Id="rId55" Type="http://schemas.openxmlformats.org/officeDocument/2006/relationships/image" Target="media/image43.png"/><Relationship Id="rId76" Type="http://schemas.openxmlformats.org/officeDocument/2006/relationships/image" Target="media/image60.png"/><Relationship Id="rId97" Type="http://schemas.openxmlformats.org/officeDocument/2006/relationships/image" Target="media/image71.png"/><Relationship Id="rId104" Type="http://schemas.openxmlformats.org/officeDocument/2006/relationships/image" Target="media/image76.png"/><Relationship Id="rId120" Type="http://schemas.openxmlformats.org/officeDocument/2006/relationships/image" Target="media/image91.png"/><Relationship Id="rId125"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66.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100.png"/><Relationship Id="rId136"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oleObject" Target="embeddings/oleObject12.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4.png"/><Relationship Id="rId77" Type="http://schemas.openxmlformats.org/officeDocument/2006/relationships/image" Target="media/image61.png"/><Relationship Id="rId100" Type="http://schemas.openxmlformats.org/officeDocument/2006/relationships/oleObject" Target="embeddings/oleObject21.bin"/><Relationship Id="rId105" Type="http://schemas.openxmlformats.org/officeDocument/2006/relationships/image" Target="media/image77.png"/><Relationship Id="rId126"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image" Target="media/image69.png"/><Relationship Id="rId98" Type="http://schemas.openxmlformats.org/officeDocument/2006/relationships/oleObject" Target="embeddings/oleObject20.bin"/><Relationship Id="rId121"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2.png"/><Relationship Id="rId116" Type="http://schemas.openxmlformats.org/officeDocument/2006/relationships/image" Target="media/image87.png"/><Relationship Id="rId137" Type="http://schemas.microsoft.com/office/2011/relationships/people" Target="people.xml"/><Relationship Id="rId20" Type="http://schemas.openxmlformats.org/officeDocument/2006/relationships/image" Target="media/image13.png"/><Relationship Id="rId41" Type="http://schemas.openxmlformats.org/officeDocument/2006/relationships/oleObject" Target="embeddings/oleObject1.bin"/><Relationship Id="rId62" Type="http://schemas.openxmlformats.org/officeDocument/2006/relationships/oleObject" Target="embeddings/oleObject8.bin"/><Relationship Id="rId83" Type="http://schemas.openxmlformats.org/officeDocument/2006/relationships/image" Target="media/image64.png"/><Relationship Id="rId88" Type="http://schemas.openxmlformats.org/officeDocument/2006/relationships/oleObject" Target="embeddings/oleObject15.bin"/><Relationship Id="rId111" Type="http://schemas.openxmlformats.org/officeDocument/2006/relationships/image" Target="media/image82.png"/><Relationship Id="rId132" Type="http://schemas.openxmlformats.org/officeDocument/2006/relationships/image" Target="media/image10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5.png"/><Relationship Id="rId106" Type="http://schemas.openxmlformats.org/officeDocument/2006/relationships/image" Target="media/image78.png"/><Relationship Id="rId127"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oleObject" Target="embeddings/oleObject10.bin"/><Relationship Id="rId94" Type="http://schemas.openxmlformats.org/officeDocument/2006/relationships/oleObject" Target="embeddings/oleObject18.bin"/><Relationship Id="rId99" Type="http://schemas.openxmlformats.org/officeDocument/2006/relationships/image" Target="media/image72.png"/><Relationship Id="rId101" Type="http://schemas.openxmlformats.org/officeDocument/2006/relationships/image" Target="media/image73.png"/><Relationship Id="rId122"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8.png"/><Relationship Id="rId68" Type="http://schemas.openxmlformats.org/officeDocument/2006/relationships/image" Target="media/image53.png"/><Relationship Id="rId89" Type="http://schemas.openxmlformats.org/officeDocument/2006/relationships/image" Target="media/image67.png"/><Relationship Id="rId112" Type="http://schemas.openxmlformats.org/officeDocument/2006/relationships/image" Target="media/image83.png"/><Relationship Id="rId133" Type="http://schemas.openxmlformats.org/officeDocument/2006/relationships/image" Target="media/image102.png"/></Relationships>
</file>

<file path=word/_rels/header1.xml.rels><?xml version="1.0" encoding="UTF-8" standalone="yes"?>
<Relationships xmlns="http://schemas.openxmlformats.org/package/2006/relationships"><Relationship Id="rId1" Type="http://schemas.openxmlformats.org/officeDocument/2006/relationships/image" Target="media/image10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B2966-702A-4445-8297-D9DB2EF3D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212</Pages>
  <Words>26048</Words>
  <Characters>148480</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MelakaA</dc:creator>
  <cp:lastModifiedBy>kalpa wijesooriya</cp:lastModifiedBy>
  <cp:revision>5</cp:revision>
  <cp:lastPrinted>2014-05-28T07:39:00Z</cp:lastPrinted>
  <dcterms:created xsi:type="dcterms:W3CDTF">2014-06-09T10:16:00Z</dcterms:created>
  <dcterms:modified xsi:type="dcterms:W3CDTF">2020-03-13T07:58:00Z</dcterms:modified>
</cp:coreProperties>
</file>